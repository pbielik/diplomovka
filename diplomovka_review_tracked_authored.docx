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comments.xml" ContentType="application/vnd.openxmlformats-officedocument.wordprocessingml.comments+xml"/>
  <Override PartName="/word/commentsExtended.xml" ContentType="application/vnd.openxmlformats-officedocument.wordprocessingml.commentsExtended+xml"/>
  <Override PartName="/word/commentsIds.xml" ContentType="application/vnd.openxmlformats-officedocument.wordprocessingml.commentsIds+xml"/>
  <Override PartName="/word/commentsExtensible.xml" ContentType="application/vnd.openxmlformats-officedocument.wordprocessingml.commentsExtensible+xml"/>
  <Override PartName="/word/fontTable.xml" ContentType="application/vnd.openxmlformats-officedocument.wordprocessingml.fontTable+xml"/>
  <Override PartName="/word/people.xml" ContentType="application/vnd.openxmlformats-officedocument.wordprocessingml.peop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E6474AC" w14:textId="77777777" w:rsidR="00AE0C10" w:rsidRDefault="00000000">
      <w:pPr>
        <w:pStyle w:val="Nadpis1"/>
      </w:pPr>
      <w:bookmarkStart w:id="0" w:name="názov-a-abstrakt"/>
      <w:r>
        <w:t>10 Názov a abstrakt</w:t>
      </w:r>
    </w:p>
    <w:p w14:paraId="0EDCB2CB" w14:textId="77777777" w:rsidR="00AE0C10" w:rsidRDefault="00000000">
      <w:pPr>
        <w:pStyle w:val="Nadpis2"/>
      </w:pPr>
      <w:bookmarkStart w:id="1" w:name="preferovaný-názov"/>
      <w:r>
        <w:t>Preferovaný názov</w:t>
      </w:r>
    </w:p>
    <w:p w14:paraId="43C3D416" w14:textId="77777777" w:rsidR="00AE0C10" w:rsidRDefault="00000000">
      <w:pPr>
        <w:pStyle w:val="FirstParagraph"/>
      </w:pPr>
      <w:r>
        <w:rPr>
          <w:b/>
          <w:bCs/>
        </w:rPr>
        <w:t>Kvalita simulovaných klinických interview s depresívnou symptomatikou generovaných veľkým jazykovým modelom</w:t>
      </w:r>
    </w:p>
    <w:p w14:paraId="4AAC2EA0" w14:textId="77777777" w:rsidR="00AE0C10" w:rsidRDefault="00000000">
      <w:pPr>
        <w:pStyle w:val="Nadpis2"/>
      </w:pPr>
      <w:bookmarkStart w:id="2" w:name="alternatívne-kratšie-varianty"/>
      <w:bookmarkEnd w:id="1"/>
      <w:r>
        <w:t>Alternatívne kratšie varianty</w:t>
      </w:r>
    </w:p>
    <w:p w14:paraId="4A8599C6" w14:textId="77777777" w:rsidR="00AE0C10" w:rsidRDefault="00000000">
      <w:pPr>
        <w:pStyle w:val="Nadpis3"/>
      </w:pPr>
      <w:bookmarkStart w:id="3" w:name="varianta-a"/>
      <w:r>
        <w:t>Varianta A</w:t>
      </w:r>
    </w:p>
    <w:p w14:paraId="02691F1E" w14:textId="77777777" w:rsidR="00AE0C10" w:rsidRDefault="00000000">
      <w:pPr>
        <w:pStyle w:val="FirstParagraph"/>
      </w:pPr>
      <w:r>
        <w:rPr>
          <w:b/>
          <w:bCs/>
        </w:rPr>
        <w:t>Odborné hodnotenie simulovaných klinických interview s depresívnou symptomatikou generovaných veľkým jazykovým modelom</w:t>
      </w:r>
    </w:p>
    <w:p w14:paraId="15DB81BE" w14:textId="77777777" w:rsidR="00AE0C10" w:rsidRDefault="00000000">
      <w:pPr>
        <w:pStyle w:val="Nadpis3"/>
      </w:pPr>
      <w:bookmarkStart w:id="4" w:name="varianta-b"/>
      <w:bookmarkEnd w:id="3"/>
      <w:r>
        <w:t>Varianta B</w:t>
      </w:r>
    </w:p>
    <w:p w14:paraId="210D0036" w14:textId="77777777" w:rsidR="00AE0C10" w:rsidRDefault="00000000">
      <w:pPr>
        <w:pStyle w:val="FirstParagraph"/>
      </w:pPr>
      <w:r>
        <w:rPr>
          <w:b/>
          <w:bCs/>
        </w:rPr>
        <w:t>Klinická vierohodnosť simulovaných klinických interview s depresívnou symptomatikou generovaných veľkým jazykovým modelom</w:t>
      </w:r>
    </w:p>
    <w:p w14:paraId="0ACDEC37" w14:textId="77777777" w:rsidR="00AE0C10" w:rsidRDefault="00000000">
      <w:pPr>
        <w:pStyle w:val="Nadpis2"/>
      </w:pPr>
      <w:bookmarkStart w:id="5" w:name="návrh-abstraktu-sk"/>
      <w:bookmarkEnd w:id="2"/>
      <w:bookmarkEnd w:id="4"/>
      <w:r>
        <w:t>Návrh abstraktu SK</w:t>
      </w:r>
    </w:p>
    <w:p w14:paraId="18EBB03B" w14:textId="77777777" w:rsidR="00AE0C10" w:rsidRDefault="00000000">
      <w:pPr>
        <w:pStyle w:val="FirstParagraph"/>
      </w:pPr>
      <w:r>
        <w:t>Diplomová práca sa zaoberá kvalitou simulovaných klinických interview s depresívnou symptomatikou generovaných veľkým jazykovým modelom. Cieľom práce je navrhnúť a empiricky preskúmať simulačný rámec, v ktorom sú klinicky ukotvené scenáre prepojené s riadením generovania, tvorbou textových transkriptov a ich odborným hodnotením. Pozornosť je sústredená najmä na to, do akej miery takéto interview pôsobia klinicky vierohodne, jazykovo prirodzene, vnútorne konzistentne a primerane vzhľadom na cieľový symptomatický profil, a či majú potenciál pre tréningové, výučbové alebo výskumné využitie. Výskumný dizajn kombinuje prípravu simulovaných prípadov, tvorbu variantov rozhovorov a ich posudzovanie pomocou vopred definovaného hodnotiaceho rámca. Hodnotenie je koncipované flexibilne podľa realizačných možností výskumu ako odborné alebo viaczdrojové posúdenie textových transkriptov, pričom pri interpretácii budú zohľadnené limity použitého postupu. Analytická časť vychádza z deskriptívnych ukazovateľov, posúdenia spoľahlivosti hodnotenia a z porovnania kvality transkriptov medzi zvolenými podmienkami generovania; konkrétne štatistické postupy sa prispôsobujú povahe a štruktúre získaných dát. Práca môže prispieť k metodike hodnotenia simulačných materiálov generovaných umelou inteligenciou a k diskusii o ich možnom využití v psychologickom vzdelávaní, tréningu a ďalšom výskume.</w:t>
      </w:r>
    </w:p>
    <w:p w14:paraId="24D48E65" w14:textId="77777777" w:rsidR="00AE0C10" w:rsidRDefault="00000000">
      <w:pPr>
        <w:pStyle w:val="Zkladntext"/>
      </w:pPr>
      <w:r>
        <w:rPr>
          <w:b/>
          <w:bCs/>
        </w:rPr>
        <w:t>Kľúčové slová:</w:t>
      </w:r>
      <w:r>
        <w:t xml:space="preserve"> veľký jazykový model, generatívna umelá inteligencia, depresívna symptomatika, simulované klinické interview, kvalita, odborné hodnotenie</w:t>
      </w:r>
    </w:p>
    <w:p w14:paraId="09676CB2" w14:textId="77777777" w:rsidR="00AE0C10" w:rsidRDefault="00000000">
      <w:pPr>
        <w:pStyle w:val="Nadpis2"/>
      </w:pPr>
      <w:bookmarkStart w:id="6" w:name="draft-abstract-en"/>
      <w:bookmarkEnd w:id="5"/>
      <w:r>
        <w:lastRenderedPageBreak/>
        <w:t>Draft abstract EN</w:t>
      </w:r>
    </w:p>
    <w:p w14:paraId="5FC19E63" w14:textId="77777777" w:rsidR="00AE0C10" w:rsidRDefault="00000000">
      <w:pPr>
        <w:pStyle w:val="FirstParagraph"/>
      </w:pPr>
      <w:r>
        <w:t>This master’s thesis focuses on the quality of simulated clinical interviews featuring depressive symptomatology generated by a large language model. The aim of the thesis is to design and empirically examine a simulation framework linking clinically anchored scenarios, generation control, transcript production, and expert evaluation. The study pays particular attention to the extent to which such interviews appear clinically credible, linguistically natural, internally consistent, and appropriate to a target symptom profile, and whether they may have potential for training, educational, or research use. The research design combines the preparation of simulated cases, the creation of interview variants, and their assessment using a predefined rating framework. Depending on the practical conditions of the study, the evaluation is conceived as expert or multi-source assessment of text transcripts, with the limits of the chosen approach explicitly considered in interpretation. The analytical part relies on descriptive indicators, assessment reliability, and comparisons of transcript quality across selected generation conditions; specific statistical procedures are adapted to the nature and structure of the collected data. The thesis may contribute to the methodology of evaluating AI-generated simulation materials and to the discussion of their possible use in psychological education, training, and further research.</w:t>
      </w:r>
    </w:p>
    <w:p w14:paraId="21E61EDF" w14:textId="77777777" w:rsidR="00AE0C10" w:rsidRDefault="00000000">
      <w:pPr>
        <w:pStyle w:val="Zkladntext"/>
      </w:pPr>
      <w:r>
        <w:rPr>
          <w:b/>
          <w:bCs/>
        </w:rPr>
        <w:t>Key words:</w:t>
      </w:r>
      <w:r>
        <w:t xml:space="preserve"> large language model, generative artificial intelligence, depressive symptomatology, simulated clinical interview, quality, expert evaluation</w:t>
      </w:r>
    </w:p>
    <w:p w14:paraId="143B21DD" w14:textId="77777777" w:rsidR="00AE0C10" w:rsidRDefault="00000000">
      <w:pPr>
        <w:pStyle w:val="Nadpis1"/>
      </w:pPr>
      <w:bookmarkStart w:id="7" w:name="introduction-úvod"/>
      <w:bookmarkEnd w:id="0"/>
      <w:bookmarkEnd w:id="6"/>
      <w:r>
        <w:t>20 Introduction / Úvod</w:t>
      </w:r>
    </w:p>
    <w:p w14:paraId="3B8ECE63" w14:textId="77777777" w:rsidR="00AE0C10" w:rsidRDefault="00000000">
      <w:pPr>
        <w:pStyle w:val="Nadpis2"/>
      </w:pPr>
      <w:bookmarkStart w:id="8" w:name="úvod"/>
      <w:r>
        <w:t>1 Úvod</w:t>
      </w:r>
    </w:p>
    <w:p w14:paraId="70908128" w14:textId="77777777" w:rsidR="00AE0C10" w:rsidRDefault="00000000">
      <w:pPr>
        <w:pStyle w:val="FirstParagraph"/>
      </w:pPr>
      <w:r>
        <w:t>V posledných rokoch sa v psychologickom a psychiatrickom prostredí výrazne rozšírila diskusia o tom, aké miesto môžu mať nástroje založené na generatívnej umelej inteligencii vo vzdelávaní, tréningu a výskume. Záujem o túto oblasť nesúvisí iba s technickým pokrokom veľkých jazykových modelov, ale aj s praktickou potrebou vytvárať bezpečné, opakovateľné a relatívne štandardizované situácie, v ktorých možno rozvíjať klinické a komunikačné zručnosti bez priameho zaťaženia reálnych pacientov (</w:t>
      </w:r>
      <w:hyperlink w:anchor="ref-ajluni2025psychiatriceducation">
        <w:r>
          <w:rPr>
            <w:rStyle w:val="Hypertextovprepojenie"/>
          </w:rPr>
          <w:t>Ajluni, 2025</w:t>
        </w:r>
      </w:hyperlink>
      <w:r>
        <w:t xml:space="preserve">; </w:t>
      </w:r>
      <w:hyperlink w:anchor="ref-obradovich2024llmpsychiatry">
        <w:r>
          <w:rPr>
            <w:rStyle w:val="Hypertextovprepojenie"/>
          </w:rPr>
          <w:t>Obradovich et al., 2</w:t>
        </w:r>
        <w:r>
          <w:rPr>
            <w:rStyle w:val="Hypertextovprepojenie"/>
          </w:rPr>
          <w:t>0</w:t>
        </w:r>
        <w:r>
          <w:rPr>
            <w:rStyle w:val="Hypertextovprepojenie"/>
          </w:rPr>
          <w:t>24</w:t>
        </w:r>
      </w:hyperlink>
      <w:r>
        <w:t xml:space="preserve">; </w:t>
      </w:r>
      <w:commentRangeStart w:id="9"/>
      <w:r>
        <w:fldChar w:fldCharType="begin"/>
      </w:r>
      <w:r>
        <w:instrText>HYPERLINK \l "ref-who2024lmmguidance" \h</w:instrText>
      </w:r>
      <w:r>
        <w:fldChar w:fldCharType="separate"/>
      </w:r>
      <w:r>
        <w:rPr>
          <w:rStyle w:val="Hypertextovprepojenie"/>
        </w:rPr>
        <w:t>World Health Organization, 2024</w:t>
      </w:r>
      <w:r>
        <w:fldChar w:fldCharType="end"/>
      </w:r>
      <w:commentRangeEnd w:id="9"/>
      <w:r w:rsidR="003466D7">
        <w:rPr>
          <w:rStyle w:val="Odkaznakomentr"/>
          <w:sz w:val="24"/>
          <w:szCs w:val="24"/>
        </w:rPr>
        <w:commentReference w:id="9"/>
      </w:r>
      <w:r>
        <w:t>). V psychológii a psychiatrii je táto téma osobitne citlivá, pretože jadrom odbornej práce nie je iba správne pomenovanie symptómov, ale aj spôsob vedenia rozhovoru, zachytenie významu pacientovej výpovede, udržanie kontextu a primerané porozumenie celkovému klinickému obrazu. Ak sa preto uvažuje o simulovaných AI pacientoch ako o možnom tréningovom alebo výučbovom materiáli, nestačí sledovať iba to, či model vytvorí plynulý text. Potrebné je skúmať aj to, či výsledný rozhovor pôsobí odborne prijateľne a či jeho kvalita zodpovedá nárokom prostredia, v ktorom by sa mohol používať.</w:t>
      </w:r>
    </w:p>
    <w:p w14:paraId="72B7C986" w14:textId="7CBB788B" w:rsidR="00AE0C10" w:rsidRDefault="00000000">
      <w:pPr>
        <w:pStyle w:val="Zkladntext"/>
      </w:pPr>
      <w:r>
        <w:t xml:space="preserve">Predkladaná diplomová práca vstupuje do tejto diskusie cez relatívne úzko vymedzený, no metodologicky dôležitý problém: kvalitu simulovaných klinických interview s depresívnou </w:t>
      </w:r>
      <w:r>
        <w:lastRenderedPageBreak/>
        <w:t xml:space="preserve">symptomatikou generovaných veľkým jazykovým modelom. Depresívna symptomatika predstavuje vhodnú doménu pre takýto typ skúmania, pretože ide o klinicky dobre opísanú oblasť s jasne pomenovanými symptomatickými okruhmi, no zároveň o oblasť, v ktorej záleží aj na jemnejších črtách rozhovoru, ako sú prirodzenosť odpovedí, konzistentnosť prezentácie, miera detailu, primeranosť </w:t>
      </w:r>
      <w:del w:id="10" w:author="Bc. Ing. Pavol Bielik" w:date="2026-04-20T21:44:00Z" w16du:dateUtc="2026-04-20T19:44:00Z">
        <w:r w:rsidDel="003466D7">
          <w:delText xml:space="preserve">disclosure </w:delText>
        </w:r>
      </w:del>
      <w:ins w:id="11" w:author="Bc. Ing. Pavol Bielik" w:date="2026-04-20T21:44:00Z" w16du:dateUtc="2026-04-20T19:44:00Z">
        <w:r w:rsidR="003466D7">
          <w:t>odhlaenie</w:t>
        </w:r>
        <w:r w:rsidR="003466D7">
          <w:t xml:space="preserve"> </w:t>
        </w:r>
      </w:ins>
      <w:r>
        <w:t xml:space="preserve">či celkový dojem klinickej </w:t>
      </w:r>
      <w:del w:id="12" w:author="Bc. Ing. Pavol Bielik" w:date="2026-04-20T21:44:00Z" w16du:dateUtc="2026-04-20T19:44:00Z">
        <w:r w:rsidDel="003466D7">
          <w:delText xml:space="preserve">plausibility </w:delText>
        </w:r>
      </w:del>
      <w:ins w:id="13" w:author="Bc. Ing. Pavol Bielik" w:date="2026-04-20T21:44:00Z" w16du:dateUtc="2026-04-20T19:44:00Z">
        <w:r w:rsidR="003466D7">
          <w:t>hodnovernosti</w:t>
        </w:r>
        <w:r w:rsidR="003466D7">
          <w:t xml:space="preserve"> </w:t>
        </w:r>
      </w:ins>
      <w:r>
        <w:t>(</w:t>
      </w:r>
      <w:commentRangeStart w:id="14"/>
      <w:r>
        <w:fldChar w:fldCharType="begin"/>
      </w:r>
      <w:r>
        <w:instrText>HYPERLINK \l "ref-kroenke2001phq9" \h</w:instrText>
      </w:r>
      <w:r>
        <w:fldChar w:fldCharType="separate"/>
      </w:r>
      <w:r>
        <w:rPr>
          <w:rStyle w:val="Hypertextovprepojenie"/>
        </w:rPr>
        <w:t>Kroenke et al., 2001</w:t>
      </w:r>
      <w:r>
        <w:fldChar w:fldCharType="end"/>
      </w:r>
      <w:r>
        <w:t xml:space="preserve">; </w:t>
      </w:r>
      <w:commentRangeEnd w:id="14"/>
      <w:r w:rsidR="003466D7">
        <w:rPr>
          <w:rStyle w:val="Odkaznakomentr"/>
          <w:sz w:val="24"/>
          <w:szCs w:val="24"/>
        </w:rPr>
        <w:commentReference w:id="14"/>
      </w:r>
      <w:commentRangeStart w:id="15"/>
      <w:r>
        <w:fldChar w:fldCharType="begin"/>
      </w:r>
      <w:r>
        <w:instrText>HYPERLINK \l "ref-maj2020depressioncharacterization" \h</w:instrText>
      </w:r>
      <w:r>
        <w:fldChar w:fldCharType="separate"/>
      </w:r>
      <w:r>
        <w:rPr>
          <w:rStyle w:val="Hypertextovprepojenie"/>
        </w:rPr>
        <w:t>Maj et al., 2020</w:t>
      </w:r>
      <w:r>
        <w:fldChar w:fldCharType="end"/>
      </w:r>
      <w:commentRangeEnd w:id="15"/>
      <w:r w:rsidR="003466D7">
        <w:rPr>
          <w:rStyle w:val="Odkaznakomentr"/>
          <w:sz w:val="24"/>
          <w:szCs w:val="24"/>
        </w:rPr>
        <w:commentReference w:id="15"/>
      </w:r>
      <w:r>
        <w:t xml:space="preserve">; </w:t>
      </w:r>
      <w:hyperlink w:anchor="ref-who2025depression">
        <w:r>
          <w:rPr>
            <w:rStyle w:val="Hypertextovprepojenie"/>
          </w:rPr>
          <w:t>World Health Organization, 2025</w:t>
        </w:r>
      </w:hyperlink>
      <w:r>
        <w:t>). Práve spojenie relatívne stabilného symptomatického jadra a prirodzenej variability klinickej výpovede robí z depresívnej symptomatiky vhodný rámec na overovanie toho, či AI-generovaný rozhovor dokáže pôsobiť nielen tematicky správne, ale aj vierohodne a použiteľne z pohľadu odborného čitateľa.</w:t>
      </w:r>
    </w:p>
    <w:p w14:paraId="0FBB0C66" w14:textId="77777777" w:rsidR="00AE0C10" w:rsidRDefault="00000000">
      <w:pPr>
        <w:pStyle w:val="Zkladntext"/>
      </w:pPr>
      <w:r>
        <w:t>Zároveň platí, že simulovaný klinický rozhovor nemožno redukovať na jednoduchý zoznam „správnych“ symptómov. V tréningovom aj výskumnom kontexte je dôležité, aby bol rozhovor vnútorne koherentný, aby odpovede držali rovnakú líniu prípadu, aby sa v texte nevyskytovali rušivé kontradikcie alebo neprimerané stereotypy a aby celkový obraz prípadu zodpovedal zamýšľanému symptomatickému profilu (</w:t>
      </w:r>
      <w:hyperlink w:anchor="ref-dawood2024standardizedpatient">
        <w:r>
          <w:rPr>
            <w:rStyle w:val="Hypertextovprepojenie"/>
          </w:rPr>
          <w:t>Dawood et al., 2024</w:t>
        </w:r>
      </w:hyperlink>
      <w:r>
        <w:t xml:space="preserve">; </w:t>
      </w:r>
      <w:hyperlink w:anchor="ref-guidi2011clinicalinterviewdepression">
        <w:r>
          <w:rPr>
            <w:rStyle w:val="Hypertextovprepojenie"/>
          </w:rPr>
          <w:t>Guidi et al., 2010</w:t>
        </w:r>
      </w:hyperlink>
      <w:r>
        <w:t xml:space="preserve">; </w:t>
      </w:r>
      <w:hyperlink w:anchor="ref-williams2017simulationmentalhealth">
        <w:r>
          <w:rPr>
            <w:rStyle w:val="Hypertextovprepojenie"/>
          </w:rPr>
          <w:t>Williams et al., 2017</w:t>
        </w:r>
      </w:hyperlink>
      <w:r>
        <w:t>). Táto práca preto vychádza z predpokladu, že pri AI-generovaných simuláciách treba posudzovať viacero vrstiev kvality naraz: klinickú vierohodnosť, jazykovú prirodzenosť, vnútornú konzistentnosť, symptomatickú primeranosť a prítomnosť defektov, ktoré môžu oslabovať ich odbornú alebo pedagogickú hodnotu. Takto postavený prístup je dôležitý aj preto, že v oblasti simulovaných pacientov už dnes nejde len o otázku technologickej novosti, ale čoraz viac o otázku kvality, kontroly a zodpovedného použitia.</w:t>
      </w:r>
    </w:p>
    <w:p w14:paraId="15D75C21" w14:textId="77777777" w:rsidR="00AE0C10" w:rsidRDefault="00000000">
      <w:pPr>
        <w:pStyle w:val="Zkladntext"/>
      </w:pPr>
      <w:r>
        <w:t xml:space="preserve">Práca je koncipovaná ako metodologicky orientované skúmanie simulačného rámca, v ktorom sa prepájajú klinicky ukotvené </w:t>
      </w:r>
      <w:commentRangeStart w:id="16"/>
      <w:r>
        <w:t xml:space="preserve">seed </w:t>
      </w:r>
      <w:commentRangeEnd w:id="16"/>
      <w:r w:rsidR="003466D7">
        <w:rPr>
          <w:rStyle w:val="Odkaznakomentr"/>
          <w:sz w:val="24"/>
          <w:szCs w:val="24"/>
        </w:rPr>
        <w:commentReference w:id="16"/>
      </w:r>
      <w:r>
        <w:t>scenáre, pravidlá generovania, tvorba textových transkriptov a ich odborné hodnotenie. Nezameriava sa na klinické nasadenie modelu ani na diagnostické rozhodovanie v praxi. Jadrom práce je skôr otázka, za akých podmienok môže AI-generovaný rozhovor fungovať ako prijateľný simulovaný materiál pre tréning, výučbu alebo ďalší psychologický výskum (</w:t>
      </w:r>
      <w:hyperlink w:anchor="ref-kim2025mindvoyager">
        <w:r>
          <w:rPr>
            <w:rStyle w:val="Hypertextovprepojenie"/>
          </w:rPr>
          <w:t>Kim et al., 2025</w:t>
        </w:r>
      </w:hyperlink>
      <w:r>
        <w:t xml:space="preserve">; </w:t>
      </w:r>
      <w:hyperlink w:anchor="ref-obradovich2024llmpsychiatry">
        <w:r>
          <w:rPr>
            <w:rStyle w:val="Hypertextovprepojenie"/>
          </w:rPr>
          <w:t>Obradovich et al., 2024</w:t>
        </w:r>
      </w:hyperlink>
      <w:r>
        <w:t xml:space="preserve">; </w:t>
      </w:r>
      <w:hyperlink w:anchor="ref-who2024lmmguidance">
        <w:r>
          <w:rPr>
            <w:rStyle w:val="Hypertextovprepojenie"/>
          </w:rPr>
          <w:t>World Health Organization, 2024</w:t>
        </w:r>
      </w:hyperlink>
      <w:r>
        <w:t>). V tomto zmysle je predkladaný výskum skôr príspevkom k metodike tvorby a hodnotenia simulovaných interview než obhajobou ich nekritického využívania. Dôležitou súčasťou práce je preto aj dôraz na expertne vedenú evaluáciu, na opatrnú interpretáciu výstupov a na jasné rozlíšenie medzi simulačným použitím a reálnou klinickou praxou.</w:t>
      </w:r>
    </w:p>
    <w:p w14:paraId="01F624E0" w14:textId="77777777" w:rsidR="00AE0C10" w:rsidRDefault="00000000">
      <w:pPr>
        <w:pStyle w:val="Zkladntext"/>
      </w:pPr>
      <w:r>
        <w:t>Nasledujúce podkapitoly rozvíjajú túto líniu postupne od širšieho klinického a vzdelávacieho kontextu k presnejšiemu vymedzeniu výskumného problému. Najprv sa venujeme depresívnej symptomatike ako klinickému a metodologickému rámcu práce, potom významu klinického rozhovoru a simulovaných pacientov v psychologickom a psychiatrickom vzdelávaní, následne úlohe veľkých jazykových modelov pri tvorbe novej generácie simulovaných pacientov a potrebe ich systematického odborného hodnotenia. Na tomto základe ďalej vymedzujeme hlavné pojmy, výskumnú medzeru, cieľ práce, výskumné otázky a hypotézy, ktoré vytvárajú prechod k metodickej časti.</w:t>
      </w:r>
    </w:p>
    <w:p w14:paraId="5AF15268" w14:textId="77777777" w:rsidR="00AE0C10" w:rsidRDefault="00000000">
      <w:pPr>
        <w:pStyle w:val="Nadpis3"/>
      </w:pPr>
      <w:bookmarkStart w:id="17" w:name="Xc2ede51baebe4324326c0e86735ef1a22b86076"/>
      <w:r>
        <w:lastRenderedPageBreak/>
        <w:t>1.1 Depresívna symptomatika ako klinický a výskumný problém</w:t>
      </w:r>
    </w:p>
    <w:p w14:paraId="76F33FFD" w14:textId="77777777" w:rsidR="00AE0C10" w:rsidRDefault="00000000">
      <w:pPr>
        <w:pStyle w:val="FirstParagraph"/>
      </w:pPr>
      <w:r>
        <w:t>Depresívna porucha patrí medzi najčastejšie duševné poruchy a zároveň medzi tie stavy, ktoré najvýraznejšie zasahujú prežívanie, fungovanie a kvalitu života jednotlivca. Podľa Svetovej zdravotníckej organizácie ide o bežnú duševnú poruchu, ktorá sa prejavuje depresívnou náladou alebo stratou záujmu a potešenia počas dlhšieho obdobia; globálne odhady WHO rádovo rádujú počty ľudí žijúcich s depresiou v stovkách miliónov a zdôrazňujú, že depresia môže viesť k výraznému funkčnému zhoršeniu a že súvisí so zvýšeným suicidálnym rizikom (</w:t>
      </w:r>
      <w:hyperlink w:anchor="ref-who2025depression">
        <w:r>
          <w:rPr>
            <w:rStyle w:val="Hypertextovprepojenie"/>
          </w:rPr>
          <w:t>World Health Organization, 2025</w:t>
        </w:r>
      </w:hyperlink>
      <w:r>
        <w:t>).</w:t>
      </w:r>
    </w:p>
    <w:p w14:paraId="6CEAC671" w14:textId="77777777" w:rsidR="00AE0C10" w:rsidRDefault="00000000">
      <w:pPr>
        <w:pStyle w:val="Zkladntext"/>
      </w:pPr>
      <w:r>
        <w:t>Po fenomenologickej a klinickej stránke je depresívna symptomatika vhodným objektom skúmania aj preto, že kombinuje viacero navzájom odlišných, no klinicky previazaných oblastí. Počas depresívnej epizódy sa typicky objavuje depresívna nálada alebo strata záujmu a potešenia, pričom sú prítomné aj ďalšie symptómy, napríklad poruchy koncentrácie, pocity nadmernej viny alebo nízkej seba-hodnoty, beznádej, myšlienky na smrť alebo samovraždu, poruchy spánku, zmeny apetítu alebo hmotnosti a znížená energia. Tieto príznaky trvajú väčšinu dňa, takmer každý deň, najmenej dva týždne, a môžu byť sprevádzané rôznym stupňom funkčného dopadu (</w:t>
      </w:r>
      <w:hyperlink w:anchor="ref-kennedy2008coresymptoms">
        <w:r>
          <w:rPr>
            <w:rStyle w:val="Hypertextovprepojenie"/>
          </w:rPr>
          <w:t>Kennedy, 2008</w:t>
        </w:r>
      </w:hyperlink>
      <w:r>
        <w:t xml:space="preserve">; </w:t>
      </w:r>
      <w:hyperlink w:anchor="ref-maj2020depressioncharacterization">
        <w:r>
          <w:rPr>
            <w:rStyle w:val="Hypertextovprepojenie"/>
          </w:rPr>
          <w:t>Maj et al., 2020</w:t>
        </w:r>
      </w:hyperlink>
      <w:r>
        <w:t xml:space="preserve">; </w:t>
      </w:r>
      <w:hyperlink w:anchor="ref-who2025depression">
        <w:r>
          <w:rPr>
            <w:rStyle w:val="Hypertextovprepojenie"/>
          </w:rPr>
          <w:t>World Health Organization, 2025</w:t>
        </w:r>
      </w:hyperlink>
      <w:r>
        <w:t>). Takto štruktúrovaný obraz depresie je výhodný aj pre metodologické účely, pretože umožňuje sledovať nielen všeobecnú „depresívnosť” rozhovoru, ale aj to, či sa v ňom adekvátne a konzistentne prejavujú jednotlivé klinicky významné oblasti symptómov.</w:t>
      </w:r>
    </w:p>
    <w:p w14:paraId="05CBCEB9" w14:textId="77777777" w:rsidR="00AE0C10" w:rsidRDefault="00000000">
      <w:pPr>
        <w:pStyle w:val="Zkladntext"/>
      </w:pPr>
      <w:r>
        <w:t>V tejto práci je klinický obraz depresívnej symptomatiky operacionalizovaný prostredníctvom deviatich obsahových oblastí, ktoré zodpovedajú jadru kritérií veľkej depresívnej epizódy a zároveň logike skríningového nástroja PHQ-9 (</w:t>
      </w:r>
      <w:hyperlink w:anchor="ref-kennedy2008coresymptoms">
        <w:r>
          <w:rPr>
            <w:rStyle w:val="Hypertextovprepojenie"/>
          </w:rPr>
          <w:t>Kennedy, 2008</w:t>
        </w:r>
      </w:hyperlink>
      <w:r>
        <w:t xml:space="preserve">; </w:t>
      </w:r>
      <w:hyperlink w:anchor="ref-kroenke2001phq9">
        <w:r>
          <w:rPr>
            <w:rStyle w:val="Hypertextovprepojenie"/>
          </w:rPr>
          <w:t>Kroenke et al., 2001</w:t>
        </w:r>
      </w:hyperlink>
      <w:r>
        <w:t>): depresívna nálada, strata záujmu alebo anhedónia, poruchy spánku, zmeny apetítu alebo hmotnosti, psychomotorické zmeny, únava alebo nízka energia, pocity viny alebo bezcennosti, zhoršená koncentrácia alebo rozhodovanie a pasívne myšlienky na smrť. Tieto oblasti slúžia ako symptomatické kotvy seed scenárov a zároveň ako rámec odborného hodnotenia v ratingovom nástroji.</w:t>
      </w:r>
    </w:p>
    <w:p w14:paraId="76C63172" w14:textId="77777777" w:rsidR="00AE0C10" w:rsidRDefault="00000000">
      <w:pPr>
        <w:pStyle w:val="Zkladntext"/>
      </w:pPr>
      <w:r>
        <w:t>Pri simulovanom rozhovore však nie je dôležitá len samotná prítomnosť symptómov. Rovnako dôležitý je ich kontext, spôsob disclosure, miera funkčného dopadu, vzájomná previaznutosť a súlad medzi tým, čo postava hovorí, ako to hovorí a aký celkový obraz vzniká (</w:t>
      </w:r>
      <w:hyperlink w:anchor="ref-guidi2011clinicalinterviewdepression">
        <w:r>
          <w:rPr>
            <w:rStyle w:val="Hypertextovprepojenie"/>
          </w:rPr>
          <w:t>Guidi et al., 2010</w:t>
        </w:r>
      </w:hyperlink>
      <w:r>
        <w:t xml:space="preserve">; </w:t>
      </w:r>
      <w:hyperlink w:anchor="ref-maj2020depressioncharacterization">
        <w:r>
          <w:rPr>
            <w:rStyle w:val="Hypertextovprepojenie"/>
          </w:rPr>
          <w:t>Maj et al., 2020</w:t>
        </w:r>
      </w:hyperlink>
      <w:r>
        <w:t>). Inými slovami, klinická vierohodnosť nie je jednoduchým súčtom symptómov, ale výsledkom ich obsahovej, naratívnej a komunikačnej integrácie. Pre predkladanú prácu je preto dôležité, že depresívna symptomatika je súčasne dostatočne klinicky ukotvená aj dostatočne variabilná: ide o dobre opísanú oblasť s relatívne stabilným symptomatickým jadrom, v ktorej sa však reálne rozhovory môžu prejavovať rôznou mierou otvorenosti, spontánnosti, detailnosti a funkčného dopadu. Práve preto predstavuje vhodnú doménu pre overovanie toho, či je AI-generovaný simulovaný rozhovor schopný zachytiť nielen tematickú príslušnosť k depresii, ale aj realistický klinický dojem, vnútornú konzistentnosť a primeranú mieru variability.</w:t>
      </w:r>
    </w:p>
    <w:p w14:paraId="2C63E2FE" w14:textId="77777777" w:rsidR="00AE0C10" w:rsidRDefault="00000000">
      <w:pPr>
        <w:pStyle w:val="Zkladntext"/>
      </w:pPr>
      <w:r>
        <w:lastRenderedPageBreak/>
        <w:t>Zároveň však platí, že samotný depresívny symptomový profil ešte automaticky neuzatvára diferenciálnu diagnostiku. Depresívna prezentácia sa môže klinicky prekrývať napríklad aj s bipolárnou poruchou a bez cielenej anamnézy, sledovania priebehu v čase, rodinnej anamnézy a širšieho klinického kontextu môže byť unipolárna a bipolárna trajektória ľahko zamieňaná (</w:t>
      </w:r>
      <w:hyperlink w:anchor="ref-mcintyre2019mddvsbipolar">
        <w:r>
          <w:rPr>
            <w:rStyle w:val="Hypertextovprepojenie"/>
          </w:rPr>
          <w:t>“Differential Diagnosis of Major Depressive Disorder Versus Bipolar Disorder”, 2019</w:t>
        </w:r>
      </w:hyperlink>
      <w:r>
        <w:t xml:space="preserve">; </w:t>
      </w:r>
      <w:hyperlink w:anchor="ref-hirschfeld2014bipolardifferential">
        <w:r>
          <w:rPr>
            <w:rStyle w:val="Hypertextovprepojenie"/>
          </w:rPr>
          <w:t>Hirschfeld, 2014</w:t>
        </w:r>
      </w:hyperlink>
      <w:r>
        <w:t>). Aj preto je pre potreby tejto práce dôležité nehodnotiť iba „prítomnosť depresie“, ale aj to, či rozhovor pôsobí klinicky primerane, koherentne a bez znakov, ktoré by neprimerane posúvali obraz prípadu iným smerom.</w:t>
      </w:r>
    </w:p>
    <w:p w14:paraId="0F07F86D" w14:textId="77777777" w:rsidR="00AE0C10" w:rsidRDefault="00000000">
      <w:pPr>
        <w:pStyle w:val="Nadpis3"/>
      </w:pPr>
      <w:bookmarkStart w:id="18" w:name="Xa5a8eb65e96f488bffd077d524bd56327626700"/>
      <w:bookmarkEnd w:id="17"/>
      <w:r>
        <w:t>1.2 Klinický rozhovor a simulovaní pacienti v psychologickom a psychiatrickom vzdelávaní</w:t>
      </w:r>
    </w:p>
    <w:p w14:paraId="3FD23262" w14:textId="77777777" w:rsidR="00AE0C10" w:rsidRDefault="00000000">
      <w:pPr>
        <w:pStyle w:val="FirstParagraph"/>
      </w:pPr>
      <w:r>
        <w:t>Komunikácia s pacientom nie je iba prenosom informácií, ale aj vzťahovým a interpretačným procesom, v ktorom sa navzájom ovplyvňujú pacientove a odborníkove verbálne aj neverbálne prejavy. V oblasti psychiatrickej a psychologickej starostlivosti má tento aspekt osobitný význam, pretože kvalita klinického rozhovoru zasahuje do budovania dôvery, vytvárania pracovnej aliancie, zberu údajov, porozumenia pacientovmu prežívaniu aj rozhodovania o ďalšom postupe. Prehľad (</w:t>
      </w:r>
      <w:hyperlink w:anchor="ref-chaby2022embodiedvirtualpatients">
        <w:r>
          <w:rPr>
            <w:rStyle w:val="Hypertextovprepojenie"/>
          </w:rPr>
          <w:t>Chaby et al., 2022</w:t>
        </w:r>
      </w:hyperlink>
      <w:r>
        <w:t>) zdôrazňuje, že komunikácia v psychiatrii je v zásade interpersonálny proces a že virtuálni pacienti predstavujú zaujímavý rámec na tréning komunikačných zručností v oblastiach, kde sú klinické interakcie obzvlášť citlivé a náročné, vrátane depresie, suicidality či posttraumatických stavov.</w:t>
      </w:r>
    </w:p>
    <w:p w14:paraId="7DE3A9B2" w14:textId="77777777" w:rsidR="00AE0C10" w:rsidRDefault="00000000">
      <w:pPr>
        <w:pStyle w:val="Zkladntext"/>
      </w:pPr>
      <w:r>
        <w:t>V profesionálne orientovanom psychologickom vzdelávaní má táto téma aj priamy kurikulárny rozmer. Pri príprave psychológov je kontakt s klientom a supervidovaná prax kľúčový, no nie vždy je rovnako dostupný, rovnako široký a rovnako opakovateľný naprieč pracoviskami či kohortami študentov. Guidelines skupiny APPESWG rámcujú placementy ako jadrovú súčasť tréningu registrovaných psychológov a zároveň opisujú simulation-based learning ako už etablovaný spôsob, ako scaffoldovať prechod od teórie k psychologickej praxi (</w:t>
      </w:r>
      <w:hyperlink w:anchor="ref-appeswg2021newreality">
        <w:r>
          <w:rPr>
            <w:rStyle w:val="Hypertextovprepojenie"/>
          </w:rPr>
          <w:t>Australian Postgraduate Psychology Simulation Education Working Group (APPESWG), 2021</w:t>
        </w:r>
      </w:hyperlink>
      <w:r>
        <w:t>). Nadväzujúci text o simulated placements potom túto líniu posúva ďalej tým, že simuláciu predstavuje ako legitímny doplnok profesionálneho tréningu, ktorý môže pomáhať so štandardizáciou skúsenosti medzi študentmi, s ochranou klientov pri prvých pokusoch a s opakovanou zámernou praxou so spätnou väzbou (</w:t>
      </w:r>
      <w:hyperlink w:anchor="ref-rice2022simulatedplacements">
        <w:r>
          <w:rPr>
            <w:rStyle w:val="Hypertextovprepojenie"/>
          </w:rPr>
          <w:t>Rice et al., 2022</w:t>
        </w:r>
      </w:hyperlink>
      <w:r>
        <w:t>).</w:t>
      </w:r>
    </w:p>
    <w:p w14:paraId="21F2188A" w14:textId="77777777" w:rsidR="00AE0C10" w:rsidRDefault="00000000">
      <w:pPr>
        <w:pStyle w:val="Zkladntext"/>
      </w:pPr>
      <w:r>
        <w:t>Simulovaní pacienti a virtuálni pacienti sa preto dlhodobo využívajú ako spôsob, ako vytvoriť realistické, no bezpečné a kontrolované prostredie pre nácvik klinickej komunikácie (</w:t>
      </w:r>
      <w:hyperlink w:anchor="ref-dawood2024standardizedpatient">
        <w:r>
          <w:rPr>
            <w:rStyle w:val="Hypertextovprepojenie"/>
          </w:rPr>
          <w:t>Dawood et al., 2024</w:t>
        </w:r>
      </w:hyperlink>
      <w:r>
        <w:t xml:space="preserve">; </w:t>
      </w:r>
      <w:hyperlink w:anchor="ref-kononowicz2019virtualpatients">
        <w:r>
          <w:rPr>
            <w:rStyle w:val="Hypertextovprepojenie"/>
          </w:rPr>
          <w:t>Kononowicz et al., 2019</w:t>
        </w:r>
      </w:hyperlink>
      <w:r>
        <w:t xml:space="preserve">; </w:t>
      </w:r>
      <w:hyperlink w:anchor="ref-williams2017simulationmentalhealth">
        <w:r>
          <w:rPr>
            <w:rStyle w:val="Hypertextovprepojenie"/>
          </w:rPr>
          <w:t>Williams et al., 2017</w:t>
        </w:r>
      </w:hyperlink>
      <w:r>
        <w:t>). V psychiatrii a príbuzných odboroch umožňujú trénovať nielen kladenie otázok a orientáciu v symptomatike, ale aj empatiu, prácu s neistotou, reguláciu vlastnej reakcie a schopnosť udržať tematickú a vzťahovú kontinuitu rozhovoru. (</w:t>
      </w:r>
      <w:hyperlink w:anchor="ref-chaby2022embodiedvirtualpatients">
        <w:r>
          <w:rPr>
            <w:rStyle w:val="Hypertextovprepojenie"/>
          </w:rPr>
          <w:t>Chaby et al., 2022</w:t>
        </w:r>
      </w:hyperlink>
      <w:r>
        <w:t xml:space="preserve">) zároveň ukazujú, že už pred nástupom veľkých jazykových modelov existovali virtuálni pacienti využívaní pri psychiatrických interview, vrátane simulácií rozhovorov s pacientmi s afektívnymi poruchami, ktoré boli hodnotené ako užitočné, realistické a dôveryhodné. V ich </w:t>
      </w:r>
      <w:r>
        <w:lastRenderedPageBreak/>
        <w:t>anotovanom prehľade 14 takýchto pred-LLM virtual patient nástrojov je minimálne štvorica prác zameraná priamo na depresívnu symptomatiku — od webovej platformy pre tréning posudzovania suicidálneho rizika u depresívneho dieťaťa, cez pacientku Ms. Cynthia Young s veľkou depresívnou epizódou simulovanou v prostredí komerčnej počítačovej hry, až po dosiaľ najbohatší pred-LLM dizajn, v ktorom 35 medicínskych a psychiatrických študentov absolvovalo 35-minútový psychiatrický rozhovor so stredne starým virtuálnym pacientom s veľkou depresívnou poruchou, pričom boli zachytávané aj non-verbálne reakcie pacienta aj študenta (</w:t>
      </w:r>
      <w:hyperlink w:anchor="ref-chaby2022embodiedvirtualpatients">
        <w:r>
          <w:rPr>
            <w:rStyle w:val="Hypertextovprepojenie"/>
          </w:rPr>
          <w:t>Chaby et al., 2022</w:t>
        </w:r>
      </w:hyperlink>
      <w:r>
        <w:t>). Tieto staršie prístupy však často stáli na preddefinovaných scenároch, nahraných klipoch, Wizard-of-Oz postupoch alebo obmedzene flexibilných dialógových vetvách.</w:t>
      </w:r>
    </w:p>
    <w:p w14:paraId="5FA417CF" w14:textId="77777777" w:rsidR="00AE0C10" w:rsidRDefault="00000000">
      <w:pPr>
        <w:pStyle w:val="Zkladntext"/>
      </w:pPr>
      <w:r>
        <w:t>Vo vzdelávaní a vo výskume sa v tomto rámci dlhšie využívajú aj rôzne formy štandardizovaných prípadov, viniet a modelových scenárov (</w:t>
      </w:r>
      <w:hyperlink w:anchor="ref-baguley2022vignettedata">
        <w:r>
          <w:rPr>
            <w:rStyle w:val="Hypertextovprepojenie"/>
          </w:rPr>
          <w:t>Baguley et al., 2022</w:t>
        </w:r>
      </w:hyperlink>
      <w:r>
        <w:t xml:space="preserve">; </w:t>
      </w:r>
      <w:hyperlink w:anchor="ref-evans2015vignettes">
        <w:r>
          <w:rPr>
            <w:rStyle w:val="Hypertextovprepojenie"/>
          </w:rPr>
          <w:t>Evans et al., 2015</w:t>
        </w:r>
      </w:hyperlink>
      <w:r>
        <w:t>). Ich výhodou je možnosť kontrolovať obsah, porovnávať reakcie hodnotiteľov na rovnaký materiál a pracovať s eticky menej rizikovým vstupom než pri reálnych klinických dátach. Zároveň však štandardizácia často vedie k zjednodušeniu, neprirodzenosti alebo k tomu, že materiál pôsobí skôr ako didaktický text než ako živý rozhovor. Pre výučbové účely preto nemusí byť vždy postačujúce, ak text obsahuje iba „správne symptómy”. Ak má slúžiť na trénovanie citlivosti na jazyk, otázky, odpovede a celkový tok rozhovoru, musí byť zároveň dostatočne prirodzený a konzistentný (</w:t>
      </w:r>
      <w:hyperlink w:anchor="ref-dawood2024standardizedpatient">
        <w:r>
          <w:rPr>
            <w:rStyle w:val="Hypertextovprepojenie"/>
          </w:rPr>
          <w:t>Dawood et al., 2024</w:t>
        </w:r>
      </w:hyperlink>
      <w:r>
        <w:t xml:space="preserve">; </w:t>
      </w:r>
      <w:hyperlink w:anchor="ref-williams2017simulationmentalhealth">
        <w:r>
          <w:rPr>
            <w:rStyle w:val="Hypertextovprepojenie"/>
          </w:rPr>
          <w:t>Williams et al., 2017</w:t>
        </w:r>
      </w:hyperlink>
      <w:r>
        <w:t>).</w:t>
      </w:r>
    </w:p>
    <w:p w14:paraId="35324A73" w14:textId="77777777" w:rsidR="00AE0C10" w:rsidRDefault="00000000">
      <w:pPr>
        <w:pStyle w:val="Zkladntext"/>
      </w:pPr>
      <w:r>
        <w:t>Zároveň klasické programy so simulovanými pacientmi narážajú na limity dostupnosti, času, ceny a škálovateľnosti. V psychologickom a psychiatrickom vzdelávaní sa opakovane objavuje argument, že bezpečné a štandardizované tréningové prostredie je cenné, ale personálne a organizačne náročné, najmä ak má byť dostupné vo väčšom rozsahu a pre širší case mix (</w:t>
      </w:r>
      <w:hyperlink w:anchor="ref-ajluni2025psychiatriceducation">
        <w:r>
          <w:rPr>
            <w:rStyle w:val="Hypertextovprepojenie"/>
          </w:rPr>
          <w:t>Ajluni, 2025</w:t>
        </w:r>
      </w:hyperlink>
      <w:r>
        <w:t xml:space="preserve">; </w:t>
      </w:r>
      <w:hyperlink w:anchor="ref-chaby2022embodiedvirtualpatients">
        <w:r>
          <w:rPr>
            <w:rStyle w:val="Hypertextovprepojenie"/>
          </w:rPr>
          <w:t>Chaby et al., 2022</w:t>
        </w:r>
      </w:hyperlink>
      <w:r>
        <w:t xml:space="preserve">; </w:t>
      </w:r>
      <w:hyperlink w:anchor="ref-li2024curefun">
        <w:r>
          <w:rPr>
            <w:rStyle w:val="Hypertextovprepojenie"/>
          </w:rPr>
          <w:t>Li et al., 2024</w:t>
        </w:r>
      </w:hyperlink>
      <w:r>
        <w:t>). Tento problém je v psychológii obzvlášť dôležitý tam, kde počet študentov, dostupnosť supervízie a šírka case mixu neumožňujú, aby každý študent zažil porovnateľne bohatý kontakt s klientmi.</w:t>
      </w:r>
    </w:p>
    <w:p w14:paraId="655EE6FB" w14:textId="77777777" w:rsidR="00AE0C10" w:rsidRDefault="00000000">
      <w:pPr>
        <w:pStyle w:val="Zkladntext"/>
      </w:pPr>
      <w:r>
        <w:t>Novšie empirické práce z klinickopsychologického a širšieho psychologického vzdelávania naznačujú, že simulation-based prvky môžu mať konkrétny edukačný prínos. (</w:t>
      </w:r>
      <w:hyperlink w:anchor="ref-sheen2021simulationeducation">
        <w:r>
          <w:rPr>
            <w:rStyle w:val="Hypertextovprepojenie"/>
          </w:rPr>
          <w:t>Sheen et al., 2021</w:t>
        </w:r>
      </w:hyperlink>
      <w:r>
        <w:t>) ukazujú, že simulácia môže zvyšovať vnímanú pripravenosť aplikovať vedomosti do situácií bližších reálnej praxi, aj keď dôkazy o priamom zlepšení objektívneho výkonu treba čítať opatrne. (</w:t>
      </w:r>
      <w:hyperlink w:anchor="ref-glatz2022simulationelements">
        <w:r>
          <w:rPr>
            <w:rStyle w:val="Hypertextovprepojenie"/>
          </w:rPr>
          <w:t>Glatz et al., 2022</w:t>
        </w:r>
      </w:hyperlink>
      <w:r>
        <w:t>) opisujú, že študenti na kurikule s väčším podielom simulation-based prvkov počas practica narástli vo vnímanej kompetencii výraznejšie než študenti staršieho kurikula, pričom lepší výkon na OSCE sa spájal s tým, že ich supervízori vnímali ako pripravenejších na practicum. Ešte bližšie k virtuálnym klientom je štúdia (</w:t>
      </w:r>
      <w:hyperlink w:anchor="ref-schmidt2025client101">
        <w:r>
          <w:rPr>
            <w:rStyle w:val="Hypertextovprepojenie"/>
          </w:rPr>
          <w:t>Schmidt et al., 2025</w:t>
        </w:r>
      </w:hyperlink>
      <w:r>
        <w:t>), v ktorej študenti a praktici opisovali virtual client chatbot ako bezpečný priestor na budovanie confidence pred prvým kontaktom s reálnym klientom, hoci zároveň pomenovali, že príliš compliantný a málo komplexný klient oslabuje tréningovú hodnotu nástroja. V podobnom duchu (</w:t>
      </w:r>
      <w:hyperlink w:anchor="ref-morrison2025virtuallypsychologist">
        <w:r>
          <w:rPr>
            <w:rStyle w:val="Hypertextovprepojenie"/>
          </w:rPr>
          <w:t>Morrison et al., 2025</w:t>
        </w:r>
      </w:hyperlink>
      <w:r>
        <w:t>) argumentujú, že virtual clients môžu v psychologickom kurikule fungovať ako flexibilný, opakovateľný a kontrolovaný doplnok placement-based learning, ktorý pomáha vytvárať most medzi teoretickou výučbou a profesijnou aplikáciou; (</w:t>
      </w:r>
      <w:hyperlink w:anchor="ref-ajluni2025psychiatriceducation">
        <w:r>
          <w:rPr>
            <w:rStyle w:val="Hypertextovprepojenie"/>
          </w:rPr>
          <w:t>Ajluni, 2025</w:t>
        </w:r>
      </w:hyperlink>
      <w:r>
        <w:t>) zároveň upozorňuje, že takýto nástroj má mať postavenie doplnku, nie náhrady reálneho klinického kontaktu.</w:t>
      </w:r>
    </w:p>
    <w:p w14:paraId="04D016C9" w14:textId="77777777" w:rsidR="00AE0C10" w:rsidRDefault="00000000">
      <w:pPr>
        <w:pStyle w:val="Zkladntext"/>
      </w:pPr>
      <w:r>
        <w:lastRenderedPageBreak/>
        <w:t>Súhrnná diskusia (</w:t>
      </w:r>
      <w:hyperlink w:anchor="ref-chaby2022embodiedvirtualpatients">
        <w:r>
          <w:rPr>
            <w:rStyle w:val="Hypertextovprepojenie"/>
          </w:rPr>
          <w:t>Chaby et al., 2022</w:t>
        </w:r>
      </w:hyperlink>
      <w:r>
        <w:t>) navyše explicitne pomenúva dve obmedzenia, ktoré pred-LLM virtual patient literatúru ako celok ťažia. Po prvé, päť zo štrnástich anotovaných nástrojov používa simulačné modely (napríklad nahrané videá kombinované s textovými rozhraniami), ktoré nedovoľujú realistickú konverzáciu s človekom; po druhé, väčšina prehľadávaných štúdií v podstate neinvestuje do hodnotenia samotného stážistu, jeho otázok ani jeho komunikačného správania. Tieto dve medzery — chýbajúca konverzačná flexibilita a chýbajúce systematické hodnotenie kvality klinickej inquiry — predstavujú presne ten priestor, do ktorého vstupujú nové LLM-based simulácie spolu s expert-rated evaluáciou kvality výsledných rozhovorov.</w:t>
      </w:r>
    </w:p>
    <w:p w14:paraId="3E06CA34" w14:textId="77777777" w:rsidR="00AE0C10" w:rsidRDefault="00000000">
      <w:pPr>
        <w:pStyle w:val="Nadpis3"/>
      </w:pPr>
      <w:bookmarkStart w:id="19" w:name="Xb285f568a89ddc212d5fc0b1d7d8faca09a5a15"/>
      <w:bookmarkEnd w:id="18"/>
      <w:r>
        <w:t>1.3 Veľké jazykové modely a nová generácia simulovaných pacientov</w:t>
      </w:r>
    </w:p>
    <w:p w14:paraId="2587F4AD" w14:textId="77777777" w:rsidR="00AE0C10" w:rsidRDefault="00000000">
      <w:pPr>
        <w:pStyle w:val="FirstParagraph"/>
      </w:pPr>
      <w:r>
        <w:t>Rozvoj veľkých jazykových modelov otvoril novú etapu vo vývoji virtuálnych a simulovaných pacientov. Na rozdiel od starších systémov, ktoré boli výrazne viazané na skript alebo obmedzené vetvenie scenára, dokážu LLM systémy generovať otvorenejšie, plynulejšie a kontextovo citlivejšie odpovede (</w:t>
      </w:r>
      <w:hyperlink w:anchor="ref-brugge2024patientsimulation">
        <w:r>
          <w:rPr>
            <w:rStyle w:val="Hypertextovprepojenie"/>
          </w:rPr>
          <w:t>Brügge et al., 2024</w:t>
        </w:r>
      </w:hyperlink>
      <w:r>
        <w:t xml:space="preserve">; </w:t>
      </w:r>
      <w:hyperlink w:anchor="ref-meng2024llmmedicine">
        <w:r>
          <w:rPr>
            <w:rStyle w:val="Hypertextovprepojenie"/>
          </w:rPr>
          <w:t>Meng et al., 2024</w:t>
        </w:r>
      </w:hyperlink>
      <w:r>
        <w:t xml:space="preserve">; </w:t>
      </w:r>
      <w:hyperlink w:anchor="ref-obradovich2024llmpsychiatry">
        <w:r>
          <w:rPr>
            <w:rStyle w:val="Hypertextovprepojenie"/>
          </w:rPr>
          <w:t>Obradovich et al., 2024</w:t>
        </w:r>
      </w:hyperlink>
      <w:r>
        <w:t xml:space="preserve">; </w:t>
      </w:r>
      <w:hyperlink w:anchor="ref-yu2025simulatedpatientsystems">
        <w:r>
          <w:rPr>
            <w:rStyle w:val="Hypertextovprepojenie"/>
          </w:rPr>
          <w:t>Yu et al., 2025</w:t>
        </w:r>
      </w:hyperlink>
      <w:r>
        <w:t>). To zvyšuje ich potenciál pre nácvik prirodzenej komunikácie, pre tvorbu opakovateľných tréningových scenárov aj pre vývoj systémov, ktoré možno prispôsobiť rôznym úrovniam výcviku alebo rôznym typom klinických situácií (</w:t>
      </w:r>
      <w:hyperlink w:anchor="ref-ajluni2025psychiatriceducation">
        <w:r>
          <w:rPr>
            <w:rStyle w:val="Hypertextovprepojenie"/>
          </w:rPr>
          <w:t>Ajluni, 2025</w:t>
        </w:r>
      </w:hyperlink>
      <w:r>
        <w:t xml:space="preserve">; </w:t>
      </w:r>
      <w:hyperlink w:anchor="ref-lee2025adaptivevp">
        <w:r>
          <w:rPr>
            <w:rStyle w:val="Hypertextovprepojenie"/>
          </w:rPr>
          <w:t>Lee et al., 2025</w:t>
        </w:r>
      </w:hyperlink>
      <w:r>
        <w:t xml:space="preserve">; </w:t>
      </w:r>
      <w:hyperlink w:anchor="ref-li2024curefun">
        <w:r>
          <w:rPr>
            <w:rStyle w:val="Hypertextovprepojenie"/>
          </w:rPr>
          <w:t>Li et al., 2024</w:t>
        </w:r>
      </w:hyperlink>
      <w:r>
        <w:t>).</w:t>
      </w:r>
    </w:p>
    <w:p w14:paraId="6BC244C5" w14:textId="77777777" w:rsidR="00AE0C10" w:rsidRDefault="00000000">
      <w:pPr>
        <w:pStyle w:val="Zkladntext"/>
      </w:pPr>
      <w:r>
        <w:t>V predkladanej práci však LLM nevystupujú ako klinický diagnostický alebo rozhodovací nástroj. Skúmané sú výlučne ako zdroj simulovaného tréningového materiálu a ako objekt metodologickej evaluácie, teda v režime simulačného a výučbového použitia, nie klinického nasadenia (</w:t>
      </w:r>
      <w:hyperlink w:anchor="ref-ajluni2025psychiatriceducation">
        <w:r>
          <w:rPr>
            <w:rStyle w:val="Hypertextovprepojenie"/>
          </w:rPr>
          <w:t>Ajluni, 2025</w:t>
        </w:r>
      </w:hyperlink>
      <w:r>
        <w:t xml:space="preserve">; </w:t>
      </w:r>
      <w:hyperlink w:anchor="ref-kim2025mindvoyager">
        <w:r>
          <w:rPr>
            <w:rStyle w:val="Hypertextovprepojenie"/>
          </w:rPr>
          <w:t>Kim et al., 2025</w:t>
        </w:r>
      </w:hyperlink>
      <w:r>
        <w:t xml:space="preserve">; </w:t>
      </w:r>
      <w:hyperlink w:anchor="ref-obradovich2024llmpsychiatry">
        <w:r>
          <w:rPr>
            <w:rStyle w:val="Hypertextovprepojenie"/>
          </w:rPr>
          <w:t>Obradovich et al., 2024</w:t>
        </w:r>
      </w:hyperlink>
      <w:r>
        <w:t>).</w:t>
      </w:r>
    </w:p>
    <w:p w14:paraId="16D5350D" w14:textId="77777777" w:rsidR="00AE0C10" w:rsidRDefault="00000000">
      <w:pPr>
        <w:pStyle w:val="Zkladntext"/>
      </w:pPr>
      <w:r>
        <w:t>Existujúce práce ukazujú, že kvalita simulovaných pacientov nezávisí iba od samotnej jazykovej plynulosti modelu, ale vo veľkej miere od toho, či je simulácia klinicky ukotvená a štruktúrovaná. (</w:t>
      </w:r>
      <w:hyperlink w:anchor="ref-li2024curefun">
        <w:r>
          <w:rPr>
            <w:rStyle w:val="Hypertextovprepojenie"/>
          </w:rPr>
          <w:t>Li et al., 2024</w:t>
        </w:r>
      </w:hyperlink>
      <w:r>
        <w:t xml:space="preserve">) explicitne pomenúvajú dva typické nedostatky plain LLM v role simulovaného pacienta: halucinácie klinických detailov a takzvané </w:t>
      </w:r>
      <w:r>
        <w:rPr>
          <w:i/>
          <w:iCs/>
        </w:rPr>
        <w:t>role flipping</w:t>
      </w:r>
      <w:r>
        <w:t>, pri ktorom model spadne z roly pacienta do roly nápomocného radcu, pretože jeho zarovnanie ho k tomu predisponuje. Framework CureFun preto využíva graph-driven architektúru a explicitné promptingové postupy na riadenie správania modelu podľa vopred určenej procedúry. V pairwise porovnaní (Bootstrap ELO, GPT-4 ako sudca) CureFun framework signifikantne zlepšil výkon všetkých testovaných backbone LLM (p &lt; 0,05), pričom integrácia CureFun do GPT-3.5-Turbo priniesla zisk +250 bodov v B-ELO skóre pre úlohu hrať rolu simulovaného pacienta. (</w:t>
      </w:r>
      <w:hyperlink w:anchor="ref-wang2024patientpsi">
        <w:r>
          <w:rPr>
            <w:rStyle w:val="Hypertextovprepojenie"/>
          </w:rPr>
          <w:t>Wang et al., 2024</w:t>
        </w:r>
      </w:hyperlink>
      <w:r>
        <w:t>) v práci PATIENT-ψ ukazujú, že integrácia CBT kognitívnych modelov do simulácie pacienta vedie k vyššej vernosti simulácie: v užívateľskej štúdii s 33 účastníkmi (20 praktizujúcich profesionálov v duševnom zdraví a 13 stážistov) bol PATIENT-ψ pri pairwise porovnaní hodnotený ako bližší reálnym pacientskym interakciám než GPT-4 baseline (priemerný rating µ = 1,3 na škále −2 až +2, p &lt; 10⁻⁴). Experti zároveň kvalitatívne opisovali plain GPT-4 ako „príliš ochotne odpovedajúci” — v jednom citáte expert porovnal sedenie s baseline-om k „terapii s terapeutom”, zatiaľ čo PATIENT-ψ stavia stážistu pred realistickejšiu výzvu vyťahovať informácie z pacienta. (</w:t>
      </w:r>
      <w:hyperlink w:anchor="ref-lee2025adaptivevp">
        <w:r>
          <w:rPr>
            <w:rStyle w:val="Hypertextovprepojenie"/>
          </w:rPr>
          <w:t>Lee et al., 2025</w:t>
        </w:r>
      </w:hyperlink>
      <w:r>
        <w:t xml:space="preserve">) v rámci Adaptive-VP navyše ukázali, že klinicky </w:t>
      </w:r>
      <w:r>
        <w:lastRenderedPageBreak/>
        <w:t>ukotvené scenáre a dynamické prispôsobovanie odpovedí dokážu viesť k prirodzenejším a realistickejším interakciám: v štúdii s 28 skúsenými sestrami (≥3 roky praxe) zaradenými do statickej a dynamickej podmienky (n = 14 v každej) lineárny mixed-effects model s šesťpoložkovou škálou realizmu adaptovanou z predchádzajúcej práce vykázal signifikantný hlavný efekt podmienky pre Conversational Realism (F(1, 24,7) = 8,42; p = ,008; η²p = 0,254) aj pre Role Fidelity (F(1, 25,4) = 4,52; p = ,043; η²p = 0,151), pričom obe dimenzie dosiahli v exploratívnej faktorovej analýze Cronbachovo α nad 0,95.</w:t>
      </w:r>
    </w:p>
    <w:p w14:paraId="0C60F464" w14:textId="77777777" w:rsidR="00AE0C10" w:rsidRDefault="00000000">
      <w:pPr>
        <w:pStyle w:val="Zkladntext"/>
      </w:pPr>
      <w:r>
        <w:t xml:space="preserve">V kontexte psychologického a psychoterapeutického výcviku je obzvlášť dôležité, že nové LLM simulácie sa nezaoberajú iba „správnou odpoveďou”, ale čoraz viac aj tým, </w:t>
      </w:r>
      <w:r>
        <w:rPr>
          <w:b/>
          <w:bCs/>
        </w:rPr>
        <w:t>ako</w:t>
      </w:r>
      <w:r>
        <w:t xml:space="preserve"> pacient odpovedá, čo prezrádza spontánne a čo ostáva v rozhovore implicitné. (</w:t>
      </w:r>
      <w:hyperlink w:anchor="ref-wang2024patientpsi">
        <w:r>
          <w:rPr>
            <w:rStyle w:val="Hypertextovprepojenie"/>
          </w:rPr>
          <w:t>Wang et al., 2024</w:t>
        </w:r>
      </w:hyperlink>
      <w:r>
        <w:t>) stavajú simulovaného pacienta na kognitívnych modeloch typických pre CBT formuláciu prípadu. (</w:t>
      </w:r>
      <w:hyperlink w:anchor="ref-kim2025mindvoyager">
        <w:r>
          <w:rPr>
            <w:rStyle w:val="Hypertextovprepojenie"/>
          </w:rPr>
          <w:t>Kim et al., 2025</w:t>
        </w:r>
      </w:hyperlink>
      <w:r>
        <w:t>) zasa upozorňujú, že mnohé existujúce evaluácie LLM terapeutov sa opierajú o klientských simulátorov, ktorí príliš priamo odhaľujú svoje vnútorné stavy, čo znižuje náročnosť a realizmus hodnotenia. Ich framework MindVoyager preto zavádza realistickejší a kontrolovateľnejší simulátor klienta, ktorý pracuje s metakogníciou a otvorenosťou sebazdieľania. Tento posun je pre našu tému dôležitý, pretože naznačuje, že pri hodnotení simulovaného klinického rozhovoru nemožno sledovať len informatívnosť alebo plynulosť, ale aj mieru realistickej sebaprezentácie, kontrolu disclosure a konzistentnosť výpovedí v čase.</w:t>
      </w:r>
    </w:p>
    <w:p w14:paraId="7E8C4A6F" w14:textId="77777777" w:rsidR="00AE0C10" w:rsidRDefault="00000000">
      <w:pPr>
        <w:pStyle w:val="Zkladntext"/>
      </w:pPr>
      <w:r>
        <w:t xml:space="preserve">Z metodologického hľadiska je zároveň potrebné odlíšiť dva typy kvality výstupu LLM simulácie. Prvý typ možno označiť ako </w:t>
      </w:r>
      <w:r>
        <w:rPr>
          <w:b/>
          <w:bCs/>
        </w:rPr>
        <w:t>povrchová jazyková kvalita</w:t>
      </w:r>
      <w:r>
        <w:t xml:space="preserve">, teda to, či text znie prirodzene, plynulo a bez zjavne strojových formulácií. Druhý typ predstavuje </w:t>
      </w:r>
      <w:r>
        <w:rPr>
          <w:b/>
          <w:bCs/>
        </w:rPr>
        <w:t>klinická obsahová kvalita</w:t>
      </w:r>
      <w:r>
        <w:t>, teda to, či rozhovor zodpovedá symptomatickému obrazu, nevykazuje významné kontradikcie a nepôsobí tak, že smeruje k inej psychopatológii alebo k neprimeranej dramatizácii (</w:t>
      </w:r>
      <w:hyperlink w:anchor="ref-asgari2025hallucinationframework">
        <w:r>
          <w:rPr>
            <w:rStyle w:val="Hypertextovprepojenie"/>
          </w:rPr>
          <w:t>Asgari et al., 2025</w:t>
        </w:r>
      </w:hyperlink>
      <w:r>
        <w:t xml:space="preserve">; </w:t>
      </w:r>
      <w:hyperlink w:anchor="ref-roustan2025cliniciansguide">
        <w:r>
          <w:rPr>
            <w:rStyle w:val="Hypertextovprepojenie"/>
          </w:rPr>
          <w:t>Roustan &amp; Bastardot, 2025</w:t>
        </w:r>
      </w:hyperlink>
      <w:r>
        <w:t>). V oblasti psychologickej simulácie je druhý typ kvality minimálne rovnako dôležitý ako prvý.</w:t>
      </w:r>
    </w:p>
    <w:p w14:paraId="671087AC" w14:textId="77777777" w:rsidR="00AE0C10" w:rsidRDefault="00000000">
      <w:pPr>
        <w:pStyle w:val="Nadpis3"/>
      </w:pPr>
      <w:bookmarkStart w:id="20" w:name="X77ea875f9511ca2d67667646913be280d3d5e25"/>
      <w:bookmarkEnd w:id="19"/>
      <w:r>
        <w:t>1.4 Potreba expertnej evaluácie kvality AI-generovaných interview</w:t>
      </w:r>
    </w:p>
    <w:p w14:paraId="0031BB5D" w14:textId="77777777" w:rsidR="00AE0C10" w:rsidRDefault="00000000">
      <w:pPr>
        <w:pStyle w:val="FirstParagraph"/>
      </w:pPr>
      <w:r>
        <w:t>Z uvedených prác vyplýva, že pri simulovaných pacientoch už nestačí pýtať sa iba na to, či systém „vie odpovedať”. Dôležitejšie je, či odpovedá spôsobom, ktorý je z odborného hľadiska vierohodný, klinicky primeraný a pedagogicky použiteľný. V oblasti duševného zdravia je táto požiadavka ešte výraznejšia, pretože rozhovor neslúži iba na výmenu faktov, ale aj na zachytenie nuansí prežívania, kontextu, symptomatického profilu a funkčného dopadu. Na základe dostupných prác možno usudzovať, že doterajší výskum sa sústreďuje najmä na vývoj tréningových systémov, adaptívnych frameworkov alebo evaluáciu terapeutickej strany interakcie, kým systematické porovnanie kvality samotných pacientskych interview textov pri kontrolovanej manipulácii vlastností generovania zostáva menej rozpracované (</w:t>
      </w:r>
      <w:hyperlink w:anchor="ref-kim2025mindvoyager">
        <w:r>
          <w:rPr>
            <w:rStyle w:val="Hypertextovprepojenie"/>
          </w:rPr>
          <w:t>Kim et al., 2025</w:t>
        </w:r>
      </w:hyperlink>
      <w:r>
        <w:t xml:space="preserve">; </w:t>
      </w:r>
      <w:hyperlink w:anchor="ref-lee2025adaptivevp">
        <w:r>
          <w:rPr>
            <w:rStyle w:val="Hypertextovprepojenie"/>
          </w:rPr>
          <w:t>Lee et al., 2025</w:t>
        </w:r>
      </w:hyperlink>
      <w:r>
        <w:t xml:space="preserve">; </w:t>
      </w:r>
      <w:hyperlink w:anchor="ref-li2024curefun">
        <w:r>
          <w:rPr>
            <w:rStyle w:val="Hypertextovprepojenie"/>
          </w:rPr>
          <w:t>Li et al., 2024</w:t>
        </w:r>
      </w:hyperlink>
      <w:r>
        <w:t xml:space="preserve">; </w:t>
      </w:r>
      <w:hyperlink w:anchor="ref-wang2024patientpsi">
        <w:r>
          <w:rPr>
            <w:rStyle w:val="Hypertextovprepojenie"/>
          </w:rPr>
          <w:t>Wang et al., 2024</w:t>
        </w:r>
      </w:hyperlink>
      <w:r>
        <w:t>).</w:t>
      </w:r>
    </w:p>
    <w:p w14:paraId="0EED8527" w14:textId="77777777" w:rsidR="00AE0C10" w:rsidRDefault="00000000">
      <w:pPr>
        <w:pStyle w:val="Zkladntext"/>
      </w:pPr>
      <w:r>
        <w:t xml:space="preserve">Preto sa v tejto práci zameriavame na </w:t>
      </w:r>
      <w:r>
        <w:rPr>
          <w:b/>
          <w:bCs/>
        </w:rPr>
        <w:t>odborné hodnotenie transkriptov</w:t>
      </w:r>
      <w:r>
        <w:t xml:space="preserve">, teda na situáciu, v ktorej odborní hodnotitelia neposudzujú celý tréningový systém, ale kvalitu konkrétnych AI-generovaných rozhovorov. Takéto hodnotenie umožňuje odlíšiť niekoľko vrstiev kvality. Prvou je </w:t>
      </w:r>
      <w:r>
        <w:rPr>
          <w:b/>
          <w:bCs/>
        </w:rPr>
        <w:t>klinická vierohodnosť</w:t>
      </w:r>
      <w:r>
        <w:t xml:space="preserve">, teda do akej miery rozhovor pôsobí ako reálna </w:t>
      </w:r>
      <w:r>
        <w:lastRenderedPageBreak/>
        <w:t xml:space="preserve">komunikácia s človekom s depresívnou symptomatikou. Druhou je </w:t>
      </w:r>
      <w:r>
        <w:rPr>
          <w:b/>
          <w:bCs/>
        </w:rPr>
        <w:t>jazyková a interakčná prirodzenosť</w:t>
      </w:r>
      <w:r>
        <w:t xml:space="preserve">, teda či odpovede nepôsobia mechanicky, klišéovito alebo neprirodzene. Treťou je </w:t>
      </w:r>
      <w:r>
        <w:rPr>
          <w:b/>
          <w:bCs/>
        </w:rPr>
        <w:t>vnútorná konzistentnosť</w:t>
      </w:r>
      <w:r>
        <w:t xml:space="preserve">, teda či rozhovor drží stabilnú líniu a neobsahuje zjavné rozpory. Štvrtou je </w:t>
      </w:r>
      <w:r>
        <w:rPr>
          <w:b/>
          <w:bCs/>
        </w:rPr>
        <w:t>symptomatická primeranosť</w:t>
      </w:r>
      <w:r>
        <w:t xml:space="preserve">, teda miera súladu s cieľovým klinickým scenárom. Piatou je </w:t>
      </w:r>
      <w:r>
        <w:rPr>
          <w:b/>
          <w:bCs/>
        </w:rPr>
        <w:t>tréningová alebo výučbová použiteľnosť</w:t>
      </w:r>
      <w:r>
        <w:t xml:space="preserve">, teda otázka, či by takýto rozhovor bol odborníkom vnímaný ako vhodný materiál na nácvik, supervíziu alebo výuku. Šiestou je prítomnosť </w:t>
      </w:r>
      <w:r>
        <w:rPr>
          <w:b/>
          <w:bCs/>
        </w:rPr>
        <w:t>varovných signálov</w:t>
      </w:r>
      <w:r>
        <w:t>, teda prvkov, ktoré znižujú dôveryhodnosť alebo bezpečnosť využitia daného rozhovoru.</w:t>
      </w:r>
    </w:p>
    <w:p w14:paraId="4919DCA5" w14:textId="77777777" w:rsidR="00AE0C10" w:rsidRDefault="00000000">
      <w:pPr>
        <w:pStyle w:val="Zkladntext"/>
      </w:pPr>
      <w:r>
        <w:t xml:space="preserve">Z metodologického hľadiska je takýto prístup blízky logike obsahovej validity. Hoci COSMIN metodológia vznikla primárne pre hodnotenie meracích nástrojov, jej dôraz na </w:t>
      </w:r>
      <w:r>
        <w:rPr>
          <w:b/>
          <w:bCs/>
        </w:rPr>
        <w:t>relevanciu</w:t>
      </w:r>
      <w:r>
        <w:t xml:space="preserve">, </w:t>
      </w:r>
      <w:r>
        <w:rPr>
          <w:b/>
          <w:bCs/>
        </w:rPr>
        <w:t>úplnosť</w:t>
      </w:r>
      <w:r>
        <w:t xml:space="preserve"> a </w:t>
      </w:r>
      <w:r>
        <w:rPr>
          <w:b/>
          <w:bCs/>
        </w:rPr>
        <w:t>zrozumiteľnosť</w:t>
      </w:r>
      <w:r>
        <w:t xml:space="preserve"> obsahu je užitočný aj ako rámec pre uvažovanie o tom, čo má kvalitný hodnotiaci nástroj v našej práci zachytávať (</w:t>
      </w:r>
      <w:hyperlink w:anchor="Xb1380ca2da1dde24ecde6fa049e981ea2d3ad7e">
        <w:r>
          <w:rPr>
            <w:rStyle w:val="Hypertextovprepojenie"/>
          </w:rPr>
          <w:t>Terwee et al., 2018</w:t>
        </w:r>
      </w:hyperlink>
      <w:r>
        <w:t>). COSMIN zdôrazňuje, že obsahová validita sa opiera o posúdenie toho, či položky pokrývajú relevantné aspekty konštruktu, či sú dostatočne komplexné a či sú zrozumiteľné pre cieľový kontext použitia. V našom prípade to znamená, že odborné hodnotenie interview by malo pokrývať nielen všeobecný dojem, ale aj kľúčové klinické domény, mieru defektov a použiteľnosť výsledného textu.</w:t>
      </w:r>
    </w:p>
    <w:p w14:paraId="003285FC" w14:textId="77777777" w:rsidR="00AE0C10" w:rsidRDefault="00000000">
      <w:pPr>
        <w:pStyle w:val="Zkladntext"/>
      </w:pPr>
      <w:r>
        <w:t xml:space="preserve">V tejto práci preto rozlišujeme medzi </w:t>
      </w:r>
      <w:r>
        <w:rPr>
          <w:b/>
          <w:bCs/>
        </w:rPr>
        <w:t>obsahovou obhajobou domén nástroja</w:t>
      </w:r>
      <w:r>
        <w:t xml:space="preserve"> a </w:t>
      </w:r>
      <w:r>
        <w:rPr>
          <w:b/>
          <w:bCs/>
        </w:rPr>
        <w:t>ich neskorším psychometrickým správaním v dátach</w:t>
      </w:r>
      <w:r>
        <w:t>. V súlade s odporúčaniami pre vývoj nových škál a ratingových nástrojov ide najprv o fázu item development a obsahovej validity, až následne o fázu scale evaluation, v ktorej sa sleduje vnútorná konzistencia a ďalšie vlastnosti nástroja (</w:t>
      </w:r>
      <w:hyperlink w:anchor="ref-boateng2018scaledevelopment">
        <w:r>
          <w:rPr>
            <w:rStyle w:val="Hypertextovprepojenie"/>
          </w:rPr>
          <w:t>Boateng et al., 2018</w:t>
        </w:r>
      </w:hyperlink>
      <w:r>
        <w:t xml:space="preserve">; </w:t>
      </w:r>
      <w:hyperlink w:anchor="Xb1380ca2da1dde24ecde6fa049e981ea2d3ad7e">
        <w:r>
          <w:rPr>
            <w:rStyle w:val="Hypertextovprepojenie"/>
          </w:rPr>
          <w:t>Terwee et al., 2018</w:t>
        </w:r>
      </w:hyperlink>
      <w:r>
        <w:t>).</w:t>
      </w:r>
    </w:p>
    <w:p w14:paraId="2D4ACAA6" w14:textId="77777777" w:rsidR="00AE0C10" w:rsidRDefault="00000000">
      <w:pPr>
        <w:pStyle w:val="Zkladntext"/>
      </w:pPr>
      <w:r>
        <w:t>Spoľahnutie sa na expertné ratingy zároveň súvisí so známym obmedzením tohto typu hodnotenia, ktorým je ťažko dosiahnuteľná veľká vzorka. (</w:t>
      </w:r>
      <w:hyperlink w:anchor="ref-wang2024patientpsi">
        <w:r>
          <w:rPr>
            <w:rStyle w:val="Hypertextovprepojenie"/>
          </w:rPr>
          <w:t>Wang et al., 2024</w:t>
        </w:r>
      </w:hyperlink>
      <w:r>
        <w:t>) tento problém priamo pomenúvajú: hodnotenie simulovaného terapeutického dialógu označujú za kognitívne náročný proces, ktorý vyžaduje odbornú prípravu a klinickú skúsenosť, čo robí klasické crowdsourcingové prístupy v tejto oblasti nepoužiteľnými. Práve preto cielene rekrutujú menšiu, ale vysoko kvalifikovanú vzorku — v ich štúdii išlo o 20 praktizujúcich profesionálov v duševnom zdraví a 13 stážistov, teda 33 účastníkov spolu. Podobne malú a zámerne expertnú vzorku použili aj (</w:t>
      </w:r>
      <w:hyperlink w:anchor="ref-lee2025adaptivevp">
        <w:r>
          <w:rPr>
            <w:rStyle w:val="Hypertextovprepojenie"/>
          </w:rPr>
          <w:t>Lee et al., 2025</w:t>
        </w:r>
      </w:hyperlink>
      <w:r>
        <w:t>) (28 sestier so ≥3 rokmi praxe). Tieto čísla ukazujú, že expert-rated evaluácia LLM simulovaných pacientov sa v komunite reálne robí na menších, ale klinicky kompetentných vzorkách, a že táto voľba nie je metodologickou slabinou, ale nutným dôsledkom toho, kto má požadovanú odbornú prípravu na zmysluplné hodnotenie. Ako čiastočnú alternatívu skúmali (</w:t>
      </w:r>
      <w:hyperlink w:anchor="ref-li2024curefun">
        <w:r>
          <w:rPr>
            <w:rStyle w:val="Hypertextovprepojenie"/>
          </w:rPr>
          <w:t>Li et al., 2024</w:t>
        </w:r>
      </w:hyperlink>
      <w:r>
        <w:t>) korelácie medzi LLM-as-judge automatickým skórovaním a expertným ratingom a ukázali priemerné Spearmanovo ρ ≈ 0,81 a Pearsonovo r ≈ 0,85 cez 8 prípadov (všetky signifikantné na p &lt; 0,05). Aj pri takejto úrovni zhody však ostáva expertný rating v kľúčových klinických rozhodnutiach primárnym zdrojom, kým automatické metriky majú zatiaľ skôr doplnkovú úlohu.</w:t>
      </w:r>
    </w:p>
    <w:p w14:paraId="294CFB54" w14:textId="77777777" w:rsidR="00AE0C10" w:rsidRDefault="00000000">
      <w:pPr>
        <w:pStyle w:val="Zkladntext"/>
      </w:pPr>
      <w:r>
        <w:t>Hodnotenie AI-generovaných interview v tejto práci preto kombinuje tri vrstvy:</w:t>
      </w:r>
    </w:p>
    <w:p w14:paraId="09529026" w14:textId="77777777" w:rsidR="00AE0C10" w:rsidRDefault="00000000">
      <w:pPr>
        <w:pStyle w:val="Compact"/>
        <w:numPr>
          <w:ilvl w:val="0"/>
          <w:numId w:val="2"/>
        </w:numPr>
      </w:pPr>
      <w:r>
        <w:rPr>
          <w:b/>
          <w:bCs/>
        </w:rPr>
        <w:lastRenderedPageBreak/>
        <w:t>primárna kvalitatívna vrstva</w:t>
      </w:r>
      <w:r>
        <w:t>, zahŕňajúca klinickú vierohodnosť, prirodzenosť jazyka, vnútornú konzistentnosť, súlad s obrazom depresívnej symptomatiky a tréningovú použiteľnosť; v ratingovom nástroji zodpovedajú položky G1 až G5,</w:t>
      </w:r>
    </w:p>
    <w:p w14:paraId="3F70B1FC" w14:textId="77777777" w:rsidR="00AE0C10" w:rsidRDefault="00000000">
      <w:pPr>
        <w:pStyle w:val="Compact"/>
        <w:numPr>
          <w:ilvl w:val="0"/>
          <w:numId w:val="2"/>
        </w:numPr>
      </w:pPr>
      <w:r>
        <w:rPr>
          <w:b/>
          <w:bCs/>
        </w:rPr>
        <w:t>vrstva symptomatickej a anchorovej fidelity</w:t>
      </w:r>
      <w:r>
        <w:t>, ktorá kombinuje transcript-level PHQ-9 symptom metadata A1 až A9 s expertnými odhadmi závažnosti S1 a funkčného dopadu S2 a porovnáva ich s vopred definovanými seed kotvami,</w:t>
      </w:r>
    </w:p>
    <w:p w14:paraId="6168E284" w14:textId="77777777" w:rsidR="00AE0C10" w:rsidRDefault="00000000">
      <w:pPr>
        <w:pStyle w:val="Compact"/>
        <w:numPr>
          <w:ilvl w:val="0"/>
          <w:numId w:val="2"/>
        </w:numPr>
      </w:pPr>
      <w:r>
        <w:rPr>
          <w:b/>
          <w:bCs/>
        </w:rPr>
        <w:t>vrstva kontroly kvality a defektov</w:t>
      </w:r>
      <w:r>
        <w:t>, reprezentovaná položkami R1 až R5, ktorá zachytáva kontradikcie, klišé, nesúlad symptomatiky a kontextu, podozrenie na inú psychopatológiu a neprimeranú expresivitu.</w:t>
      </w:r>
    </w:p>
    <w:p w14:paraId="0FC6D738" w14:textId="77777777" w:rsidR="00AE0C10" w:rsidRDefault="00000000">
      <w:pPr>
        <w:pStyle w:val="Nadpis3"/>
      </w:pPr>
      <w:bookmarkStart w:id="21" w:name="pojmový-rámec-skúmaných-premenných"/>
      <w:bookmarkEnd w:id="20"/>
      <w:r>
        <w:t>1.5 Pojmový rámec skúmaných premenných</w:t>
      </w:r>
    </w:p>
    <w:p w14:paraId="5A3B3D15" w14:textId="77777777" w:rsidR="00AE0C10" w:rsidRDefault="00000000">
      <w:pPr>
        <w:pStyle w:val="FirstParagraph"/>
      </w:pPr>
      <w:r>
        <w:t xml:space="preserve">V tejto práci predpokladáme, že kvalita AI-generovaného interview závisí nielen od základnej schopnosti modelu viesť rozhovor, ale aj od toho, </w:t>
      </w:r>
      <w:r>
        <w:rPr>
          <w:b/>
          <w:bCs/>
        </w:rPr>
        <w:t>ako je generovanie usmernené</w:t>
      </w:r>
      <w:r>
        <w:t xml:space="preserve"> a </w:t>
      </w:r>
      <w:r>
        <w:rPr>
          <w:b/>
          <w:bCs/>
        </w:rPr>
        <w:t>aký spôsob odpovedania je simulovanému pacientovi priradený</w:t>
      </w:r>
      <w:r>
        <w:t xml:space="preserve">. Z tohto dôvodu pracujeme s dvoma kľúčovými teoretickými premennými, ktoré sú v metóde priamo operacionalizované ako dva faktory vo faktorovom experimente založenom na odbornom hodnotení. Súčasne rozlišujeme medzi </w:t>
      </w:r>
      <w:r>
        <w:rPr>
          <w:b/>
          <w:bCs/>
        </w:rPr>
        <w:t>manipulačnými faktormi generovania</w:t>
      </w:r>
      <w:r>
        <w:t xml:space="preserve"> a </w:t>
      </w:r>
      <w:r>
        <w:rPr>
          <w:b/>
          <w:bCs/>
        </w:rPr>
        <w:t>výstupnými premennými expertnej evaluácie</w:t>
      </w:r>
      <w:r>
        <w:t>: prvé určujú, ako rozhovor vzniká, druhé zachytávajú, ako kvalitne výsledný rozhovor pôsobí z odborného hľadiska (</w:t>
      </w:r>
      <w:hyperlink w:anchor="ref-boateng2018scaledevelopment">
        <w:r>
          <w:rPr>
            <w:rStyle w:val="Hypertextovprepojenie"/>
          </w:rPr>
          <w:t>Boateng et al., 2018</w:t>
        </w:r>
      </w:hyperlink>
      <w:r>
        <w:t xml:space="preserve">; </w:t>
      </w:r>
      <w:hyperlink w:anchor="Xb1380ca2da1dde24ecde6fa049e981ea2d3ad7e">
        <w:r>
          <w:rPr>
            <w:rStyle w:val="Hypertextovprepojenie"/>
          </w:rPr>
          <w:t>Terwee et al., 2018</w:t>
        </w:r>
      </w:hyperlink>
      <w:r>
        <w:t>).</w:t>
      </w:r>
    </w:p>
    <w:p w14:paraId="2DA3423F" w14:textId="77777777" w:rsidR="00AE0C10" w:rsidRDefault="00000000">
      <w:pPr>
        <w:pStyle w:val="Zkladntext"/>
      </w:pPr>
      <w:r>
        <w:t xml:space="preserve">Prvou premennou je </w:t>
      </w:r>
      <w:r>
        <w:rPr>
          <w:b/>
          <w:bCs/>
        </w:rPr>
        <w:t>prítomnosť štruktúrujúceho klinického usmernenia</w:t>
      </w:r>
      <w:r>
        <w:t>. Týmto pojmom označujeme mieru, do akej je generovanie odpovedí explicitne vedené pravidlami zabezpečujúcimi klinickú primeranosť, tematickú disciplínu, stabilitu prípadu a kontrolu nežiaducich odchýlok. Ide o pojem, ktorý v psychologickom jazyku lepšie vystihuje technickú premennú často označovanú v AI literatúre ako guardrail a v metóde tejto práce operacionalizovanú ako faktor s dvoma úrovňami: bez štruktúrujúceho klinického usmernenia a so štruktúrujúcim klinickým usmernením. Jeho význam spočíva v tom, že má obmedzovať nekonzistentnosť, prehnanú improvizáciu, neprimeranú dramatizáciu, nepodložené odbočovanie a iné javy, ktoré by znižovali klinickú a pedagogickú hodnotu rozhovoru. Príbuznú logiku nachádzame v CureFun, kde sa explicitné promptingové postupy používajú na riadenie LLM správania podľa vopred určenej procedúry, v PATIENT-ψ, kde je pacient vedený CBT kognitívnym modelom, aj v Adaptive-VP, kde sú scenáre klinicky ukotvené a odpovede sa upravujú v reálnom čase podľa kontextu interakcie (</w:t>
      </w:r>
      <w:hyperlink w:anchor="ref-lee2025adaptivevp">
        <w:r>
          <w:rPr>
            <w:rStyle w:val="Hypertextovprepojenie"/>
          </w:rPr>
          <w:t>Lee et al., 2025</w:t>
        </w:r>
      </w:hyperlink>
      <w:r>
        <w:t xml:space="preserve">; </w:t>
      </w:r>
      <w:hyperlink w:anchor="ref-li2024curefun">
        <w:r>
          <w:rPr>
            <w:rStyle w:val="Hypertextovprepojenie"/>
          </w:rPr>
          <w:t>Li et al., 2024</w:t>
        </w:r>
      </w:hyperlink>
      <w:r>
        <w:t xml:space="preserve">; </w:t>
      </w:r>
      <w:hyperlink w:anchor="ref-wang2024patientpsi">
        <w:r>
          <w:rPr>
            <w:rStyle w:val="Hypertextovprepojenie"/>
          </w:rPr>
          <w:t>Wang et al., 2024</w:t>
        </w:r>
      </w:hyperlink>
      <w:r>
        <w:t>).</w:t>
      </w:r>
    </w:p>
    <w:p w14:paraId="6B3128C6" w14:textId="77777777" w:rsidR="00AE0C10" w:rsidRDefault="00000000">
      <w:pPr>
        <w:pStyle w:val="Zkladntext"/>
      </w:pPr>
      <w:r>
        <w:t xml:space="preserve">Druhou premennou je </w:t>
      </w:r>
      <w:r>
        <w:rPr>
          <w:b/>
          <w:bCs/>
        </w:rPr>
        <w:t>štýl odpovedania simulovaného pacienta</w:t>
      </w:r>
      <w:r>
        <w:t>. Týmto pojmom označujeme formu, mieru rozvinutosti a interakčnú kvalitu pacientových odpovedí v rozhovore, nie jeho symptomatický profil alebo osobnostný typ. V našom rámci ide o kontinuum od zdržanlivejšieho, stručnejšieho a menej spontánne elaborovaného spôsobu odpovedania až po vyvážený a rozvinutejší štýl, v ktorom pacient poskytuje viac detailov, spontánnych doplnení a kontextových informácií. V metóde je táto premenná operacionalizovaná v troch profiloch odpovedania: P1, P2 a P3, kde P1 zodpovedá zdržanlivejšiemu, P2 vyváženému a P3 najrozvinutejšiemu štýlu odpovedania.</w:t>
      </w:r>
    </w:p>
    <w:p w14:paraId="57F6357B" w14:textId="77777777" w:rsidR="00AE0C10" w:rsidRDefault="00000000">
      <w:pPr>
        <w:pStyle w:val="Zkladntext"/>
      </w:pPr>
      <w:r>
        <w:lastRenderedPageBreak/>
        <w:t>Teoretickú oporu pre význam takejto premennej poskytuje najmä (</w:t>
      </w:r>
      <w:hyperlink w:anchor="ref-kim2025mindvoyager">
        <w:r>
          <w:rPr>
            <w:rStyle w:val="Hypertextovprepojenie"/>
          </w:rPr>
          <w:t>Kim et al., 2025</w:t>
        </w:r>
      </w:hyperlink>
      <w:r>
        <w:t xml:space="preserve">), ktorí konceptuálne rozdeľujú komunikačnú variabilitu klienta na dve nezávislé osi: </w:t>
      </w:r>
      <w:r>
        <w:rPr>
          <w:i/>
          <w:iCs/>
        </w:rPr>
        <w:t>openness</w:t>
      </w:r>
      <w:r>
        <w:t xml:space="preserve"> — ochotu zdieľať osobné informácie a uvažovať o alternatívnych perspektívach — a </w:t>
      </w:r>
      <w:r>
        <w:rPr>
          <w:i/>
          <w:iCs/>
        </w:rPr>
        <w:t>metacognition</w:t>
      </w:r>
      <w:r>
        <w:t xml:space="preserve"> — schopnosť uvedomiť si vlastné myšlienky a emócie a verbalizovať ich. Klient s vysokou otvorenosťou aktívne odkrýva svoje skúsenosti a zapája sa do exploračnej fázy, zatiaľ čo klient s nízkou otvorenosťou ostáva opatrný a zdieľa zdráhavo; podobne klient s rozvinutou metakogníciou vie svoje stavy artikulovať, kým klient s nízkou metakogníciou má problém ich rozpoznať alebo verbalizovať. V architektúre MindVoyager je tento dvojrozmerný rámec implementovaný cez dva prepojené komponenty — </w:t>
      </w:r>
      <w:r>
        <w:rPr>
          <w:i/>
          <w:iCs/>
        </w:rPr>
        <w:t>cognitive diagram</w:t>
      </w:r>
      <w:r>
        <w:t xml:space="preserve"> (štruktúrovaný popis prepojenia myšlienok a presvedčení klienta) a </w:t>
      </w:r>
      <w:r>
        <w:rPr>
          <w:i/>
          <w:iCs/>
        </w:rPr>
        <w:t>cognition mediator</w:t>
      </w:r>
      <w:r>
        <w:t>, ktorý maskuje a postupne odmaskováva časti diagramu na základe priebehu sedenia, takže klient nezdieľa všetko naraz a disclosure je riadené samostatným modulom. Autori zároveň empiricky ukazujú, že samotný prompt engineering nestačí na vernú simuláciu uzavretého klienta: aj keď bol LLM klient explicitne inštruovaný správať sa s nízkou otvorenosťou a nízkou metakogníciou, dosahoval priemerné hodnoty 4,28 a 4,15 z 5, čiže ostával výrazne otvorenejší, než akým by mal byť. Toto zistenie je dôležité aj pre náš dizajn, pretože zdôvodňuje, prečo treba štýl odpovedania kontrolovať architektonicky a nie len na úrovni textových inštrukcií. V našej práci preto štýl odpovedania nechápeme ako estetický parameter textu, ale ako dôležitú súčasť klinickej vierohodnosti rozhovoru.</w:t>
      </w:r>
    </w:p>
    <w:p w14:paraId="1B6E8BC6" w14:textId="77777777" w:rsidR="00AE0C10" w:rsidRDefault="00000000">
      <w:pPr>
        <w:pStyle w:val="Zkladntext"/>
      </w:pPr>
      <w:r>
        <w:t xml:space="preserve">Za kľúčové výstupné premenné považujeme </w:t>
      </w:r>
      <w:r>
        <w:rPr>
          <w:b/>
          <w:bCs/>
        </w:rPr>
        <w:t>klinickú vierohodnosť</w:t>
      </w:r>
      <w:r>
        <w:t xml:space="preserve">, </w:t>
      </w:r>
      <w:r>
        <w:rPr>
          <w:b/>
          <w:bCs/>
        </w:rPr>
        <w:t>prirodzenosť a plynulosť</w:t>
      </w:r>
      <w:r>
        <w:t xml:space="preserve">, </w:t>
      </w:r>
      <w:r>
        <w:rPr>
          <w:b/>
          <w:bCs/>
        </w:rPr>
        <w:t>vnútornú konzistentnosť</w:t>
      </w:r>
      <w:r>
        <w:t xml:space="preserve">, </w:t>
      </w:r>
      <w:r>
        <w:rPr>
          <w:b/>
          <w:bCs/>
        </w:rPr>
        <w:t>symptomatickú primeranosť</w:t>
      </w:r>
      <w:r>
        <w:t xml:space="preserve">, </w:t>
      </w:r>
      <w:r>
        <w:rPr>
          <w:b/>
          <w:bCs/>
        </w:rPr>
        <w:t>výskyt varovných signálov</w:t>
      </w:r>
      <w:r>
        <w:t xml:space="preserve"> a </w:t>
      </w:r>
      <w:r>
        <w:rPr>
          <w:b/>
          <w:bCs/>
        </w:rPr>
        <w:t>celkovú tréningovú použiteľnosť interview</w:t>
      </w:r>
      <w:r>
        <w:t>. Klinická vierohodnosť vyjadruje, do akej miery rozhovor pôsobí ako výpoveď človeka s depresívnou symptomatikou v realistickej klinickej situácii. Prirodzenosť a plynulosť zachytávajú, či odpovede nepôsobia strojovo alebo neprirodzene. Vnútorná konzistentnosť sa týka stability výpovedí v rámci jedného rozhovoru. Symptomatická primeranosť vyjadruje súlad s cieľovým scenárom. Varovné signály zahŕňajú najmä rozpory, klišé, kontextový nesúlad, neprimeranú dramatizáciu alebo podozrenie na inú psychopatológiu, než bola v simulácii zamýšľaná. Tréningová použiteľnosť napokon predstavuje celkové odborné zhodnotenie, či by daný rozhovor bolo možné rozumne využiť vo výuke alebo tréningu.</w:t>
      </w:r>
    </w:p>
    <w:p w14:paraId="7AF4E778" w14:textId="77777777" w:rsidR="00AE0C10" w:rsidRDefault="00000000">
      <w:pPr>
        <w:pStyle w:val="Zkladntext"/>
      </w:pPr>
      <w:r>
        <w:t>V dátovej štruktúre sú tieto výstupné premenné zachytené dvojako. V ľudskom ratingovom nástroji sú priamo prítomné položky G1 až G5, S1, S2 a R1 až R5. Popri tom dataset obsahuje aj transcript-level PHQ-9 symptom metadata A1 až A9, ktoré nevznikajú ako expertné hodnotenie, ale ako súčasť self-report vrstvy pripojenej k simulovanému participantovi v Sim Lab / Chat Lab bundle. Na úrovni analýzy pracujeme aj s kompozitmi indexu klinickej vierohodnosti, vytvoreného z položiek G1, G3 a G4, a indexu defektov, vytvoreného z položiek R1 až R5.</w:t>
      </w:r>
    </w:p>
    <w:p w14:paraId="2060DDCF" w14:textId="77777777" w:rsidR="00AE0C10" w:rsidRDefault="00000000">
      <w:pPr>
        <w:pStyle w:val="Nadpis3"/>
      </w:pPr>
      <w:bookmarkStart w:id="22" w:name="výskumná-medzera-a-prínos-práce"/>
      <w:bookmarkEnd w:id="21"/>
      <w:r>
        <w:t>1.6 Výskumná medzera a prínos práce</w:t>
      </w:r>
    </w:p>
    <w:p w14:paraId="3F2A0160" w14:textId="77777777" w:rsidR="00AE0C10" w:rsidRDefault="00000000">
      <w:pPr>
        <w:pStyle w:val="FirstParagraph"/>
      </w:pPr>
      <w:r>
        <w:t>Na základe doterajšej literatúry možno konštatovať, že vývoj LLM simulovaných pacientov napreduje rýchlo a že viaceré práce už ukázali potenciál takýchto systémov v medicínskom, ošetrovateľskom aj psychologickom vzdelávaní (</w:t>
      </w:r>
      <w:hyperlink w:anchor="ref-ajluni2025psychiatriceducation">
        <w:r>
          <w:rPr>
            <w:rStyle w:val="Hypertextovprepojenie"/>
          </w:rPr>
          <w:t>Ajluni, 2025</w:t>
        </w:r>
      </w:hyperlink>
      <w:r>
        <w:t xml:space="preserve">; </w:t>
      </w:r>
      <w:hyperlink w:anchor="ref-lee2025adaptivevp">
        <w:r>
          <w:rPr>
            <w:rStyle w:val="Hypertextovprepojenie"/>
          </w:rPr>
          <w:t>Lee et al., 2025</w:t>
        </w:r>
      </w:hyperlink>
      <w:r>
        <w:t xml:space="preserve">; </w:t>
      </w:r>
      <w:hyperlink w:anchor="ref-li2024curefun">
        <w:r>
          <w:rPr>
            <w:rStyle w:val="Hypertextovprepojenie"/>
          </w:rPr>
          <w:t>Li et al., 2024</w:t>
        </w:r>
      </w:hyperlink>
      <w:r>
        <w:t xml:space="preserve">; </w:t>
      </w:r>
      <w:hyperlink w:anchor="ref-morrison2025virtuallypsychologist">
        <w:r>
          <w:rPr>
            <w:rStyle w:val="Hypertextovprepojenie"/>
          </w:rPr>
          <w:t>Morrison et al., 2025</w:t>
        </w:r>
      </w:hyperlink>
      <w:r>
        <w:t xml:space="preserve">; </w:t>
      </w:r>
      <w:hyperlink w:anchor="ref-schmidt2025client101">
        <w:r>
          <w:rPr>
            <w:rStyle w:val="Hypertextovprepojenie"/>
          </w:rPr>
          <w:t>Schmidt et al., 2025</w:t>
        </w:r>
      </w:hyperlink>
      <w:r>
        <w:t xml:space="preserve">; </w:t>
      </w:r>
      <w:hyperlink w:anchor="ref-wang2024patientpsi">
        <w:r>
          <w:rPr>
            <w:rStyle w:val="Hypertextovprepojenie"/>
          </w:rPr>
          <w:t>Wang et al., 2024</w:t>
        </w:r>
      </w:hyperlink>
      <w:r>
        <w:t>). Zároveň je však zrejmé, že jednotlivé riešenia sa líšia v miere klinického ukotvenia, kontrole správania simulovaného pacienta, spôsobe evaluácie aj cieli použitia. Niektoré systémy sú zamerané na tréning rozhovoru a spätnú väzbu, iné na case formulation, ďalšie na hodnotenie terapeutických modelov (</w:t>
      </w:r>
      <w:hyperlink w:anchor="ref-kim2025mindvoyager">
        <w:r>
          <w:rPr>
            <w:rStyle w:val="Hypertextovprepojenie"/>
          </w:rPr>
          <w:t>Kim et al., 2025</w:t>
        </w:r>
      </w:hyperlink>
      <w:r>
        <w:t xml:space="preserve">). Menej preskúmaná však zostáva otázka, ako odborníci posudzujú </w:t>
      </w:r>
      <w:r>
        <w:rPr>
          <w:b/>
          <w:bCs/>
        </w:rPr>
        <w:t>samotné AI-generované interview texty</w:t>
      </w:r>
      <w:r>
        <w:t>, ak sú vytvárané v kontrolovanom faktorovom dizajne a ak systematicky obmieňame vlastnosti generovania na strane simulovaného pacienta. Toto tvrdenie predstavuje inferenciu vyplývajúcu zo zamerania dostupných kľúčových prác, ktoré sa primárne sústreďujú na tréningové frameworky, adaptívne systémy alebo therapist-evaluation prostredia.</w:t>
      </w:r>
    </w:p>
    <w:p w14:paraId="49839C09" w14:textId="77777777" w:rsidR="00AE0C10" w:rsidRDefault="00000000">
      <w:pPr>
        <w:pStyle w:val="Zkladntext"/>
      </w:pPr>
      <w:r>
        <w:t>Doterajšia literatúra tak vytvára pomerne jasný rámec, ale zároveň necháva otvorenú konkrétnu metodologickú aj praktickú medzeru. Vieme, že štandardizované prípady, simulated placements a virtuálni klienti môžu byť vo výučbe užitočné (</w:t>
      </w:r>
      <w:hyperlink w:anchor="ref-appeswg2021newreality">
        <w:r>
          <w:rPr>
            <w:rStyle w:val="Hypertextovprepojenie"/>
          </w:rPr>
          <w:t>Australian Postgraduate Psychology Simulation Education Working Group (APPESWG), 2021</w:t>
        </w:r>
      </w:hyperlink>
      <w:r>
        <w:t xml:space="preserve">; </w:t>
      </w:r>
      <w:hyperlink w:anchor="ref-chaby2022embodiedvirtualpatients">
        <w:r>
          <w:rPr>
            <w:rStyle w:val="Hypertextovprepojenie"/>
          </w:rPr>
          <w:t>Chaby et al., 2022</w:t>
        </w:r>
      </w:hyperlink>
      <w:r>
        <w:t xml:space="preserve">; </w:t>
      </w:r>
      <w:hyperlink w:anchor="ref-rice2022simulatedplacements">
        <w:r>
          <w:rPr>
            <w:rStyle w:val="Hypertextovprepojenie"/>
          </w:rPr>
          <w:t>Rice et al., 2022</w:t>
        </w:r>
      </w:hyperlink>
      <w:r>
        <w:t xml:space="preserve">; </w:t>
      </w:r>
      <w:hyperlink w:anchor="ref-williams2017simulationmentalhealth">
        <w:r>
          <w:rPr>
            <w:rStyle w:val="Hypertextovprepojenie"/>
          </w:rPr>
          <w:t>Williams et al., 2017</w:t>
        </w:r>
      </w:hyperlink>
      <w:r>
        <w:t>), vieme aj to, že veľké jazykové modely dokážu generovať plynulý a klinicky ukotviteľný text (</w:t>
      </w:r>
      <w:hyperlink w:anchor="ref-li2024curefun">
        <w:r>
          <w:rPr>
            <w:rStyle w:val="Hypertextovprepojenie"/>
          </w:rPr>
          <w:t>Li et al., 2024</w:t>
        </w:r>
      </w:hyperlink>
      <w:r>
        <w:t xml:space="preserve">; </w:t>
      </w:r>
      <w:hyperlink w:anchor="ref-meng2024llmmedicine">
        <w:r>
          <w:rPr>
            <w:rStyle w:val="Hypertextovprepojenie"/>
          </w:rPr>
          <w:t>Meng et al., 2024</w:t>
        </w:r>
      </w:hyperlink>
      <w:r>
        <w:t xml:space="preserve">; </w:t>
      </w:r>
      <w:hyperlink w:anchor="ref-wang2024patientpsi">
        <w:r>
          <w:rPr>
            <w:rStyle w:val="Hypertextovprepojenie"/>
          </w:rPr>
          <w:t>Wang et al., 2024</w:t>
        </w:r>
      </w:hyperlink>
      <w:r>
        <w:t xml:space="preserve">; </w:t>
      </w:r>
      <w:hyperlink w:anchor="ref-yu2025simulatedpatientsystems">
        <w:r>
          <w:rPr>
            <w:rStyle w:val="Hypertextovprepojenie"/>
          </w:rPr>
          <w:t>Yu et al., 2025</w:t>
        </w:r>
      </w:hyperlink>
      <w:r>
        <w:t xml:space="preserve">), no podstatne menej vieme o tom, ako odborníci hodnotia </w:t>
      </w:r>
      <w:r>
        <w:rPr>
          <w:b/>
          <w:bCs/>
        </w:rPr>
        <w:t>klinickú kvalitu kontrolovane generovaných, symptomaticky anchorovaných AI rozhovorov</w:t>
      </w:r>
      <w:r>
        <w:t xml:space="preserve"> a či sa táto kvalita mení v závislosti od konkrétneho nastavenia generovania. Z pedagogického hľadiska ide o zásadnú otázku, pretože skôr než možno skúmať learning outcomes takýchto simulácií, treba vedieť, či samotný materiál vôbec pôsobí dostatočne vierohodne, konzistentne a bezpečne na to, aby bol zmysluplným podkladom pre tréning.</w:t>
      </w:r>
    </w:p>
    <w:p w14:paraId="5905EF24" w14:textId="77777777" w:rsidR="00AE0C10" w:rsidRDefault="00000000">
      <w:pPr>
        <w:pStyle w:val="Zkladntext"/>
      </w:pPr>
      <w:r>
        <w:t xml:space="preserve">Predkladaná práca chce túto medzeru čiastočne zaplniť tým, že sa sústreďuje na expertne hodnotené transkripty AI-generovaných simulovaných klinických interview o depresívnej symptomatike. Jej prínos možno vymedziť v štyroch rovinách. Po prvé, prináša </w:t>
      </w:r>
      <w:r>
        <w:rPr>
          <w:b/>
          <w:bCs/>
        </w:rPr>
        <w:t>metodologický príspevok</w:t>
      </w:r>
      <w:r>
        <w:t xml:space="preserve"> v podobe kontrolovaného porovnávania variantov generovania toho istého typu prípadu. Po druhé, prináša </w:t>
      </w:r>
      <w:r>
        <w:rPr>
          <w:b/>
          <w:bCs/>
        </w:rPr>
        <w:t>obsahový príspevok</w:t>
      </w:r>
      <w:r>
        <w:t xml:space="preserve"> v tom, že skúma nielen všeobecnú klinickú vierohodnosť, ale aj symptomatickú primeranosť a výskyt defektov. Po tretie, prináša </w:t>
      </w:r>
      <w:r>
        <w:rPr>
          <w:b/>
          <w:bCs/>
        </w:rPr>
        <w:t>edukačný príspevok</w:t>
      </w:r>
      <w:r>
        <w:t xml:space="preserve">, pretože pomáha lepšie odhadnúť, aké vlastnosti musí mať AI-generovaný rozhovor, aby bol pre odborníkov prijateľný ako tréningový alebo výučbový materiál pre študentov psychologických smerov. A po štvrté, prináša aj </w:t>
      </w:r>
      <w:r>
        <w:rPr>
          <w:b/>
          <w:bCs/>
        </w:rPr>
        <w:t>aplikačný presah v podobe simulačného rámca</w:t>
      </w:r>
      <w:r>
        <w:t>, keďže výsledkom práce nie je iba jednorazový súbor transkriptov, ale aj kontrolovaný postup, v ktorom možno simulácie systematicky pripravovať, porovnávať, hodnotiť a ďalej zlepšovať pre budúce rozšírenia na ďalšie poruchy a modality. Tento simulačný rámec je v práci chápaný ako prepojenie seed scenárov, experimentálnych faktorov prítomnosti štruktúrujúceho klinického usmernenia a štýlu odpovedania simulovaného pacienta, expertného hodnotenia a viacvrstvového posudzovania klinickej vierohodnosti, symptomatickej primeranosti a defektov.</w:t>
      </w:r>
    </w:p>
    <w:p w14:paraId="53B42B2B" w14:textId="77777777" w:rsidR="00AE0C10" w:rsidRDefault="00000000">
      <w:pPr>
        <w:pStyle w:val="Nadpis3"/>
      </w:pPr>
      <w:bookmarkStart w:id="23" w:name="cieľ-výskumu-výskumné-otázky-a-hypotézy"/>
      <w:bookmarkEnd w:id="22"/>
      <w:r>
        <w:lastRenderedPageBreak/>
        <w:t>1.7 Cieľ výskumu, výskumné otázky a hypotézy</w:t>
      </w:r>
    </w:p>
    <w:p w14:paraId="41E8EA76" w14:textId="77777777" w:rsidR="00AE0C10" w:rsidRDefault="00000000">
      <w:pPr>
        <w:pStyle w:val="Nadpis4"/>
      </w:pPr>
      <w:bookmarkStart w:id="24" w:name="cieľ-výskumu"/>
      <w:r>
        <w:t>Cieľ výskumu</w:t>
      </w:r>
    </w:p>
    <w:p w14:paraId="1F77828B" w14:textId="77777777" w:rsidR="00AE0C10" w:rsidRDefault="00000000">
      <w:pPr>
        <w:pStyle w:val="FirstParagraph"/>
      </w:pPr>
      <w:r>
        <w:t>Hlavným cieľom výskumu je preskúmať, do akej miery sú AI-generované simulované klinické interview o depresívnej symptomatike odbornými hodnotiteľmi posudzované ako klinicky vierohodné, prirodzené, vnútorne konzistentné, symptomaticky primerané a použiteľné na tréningové alebo výučbové účely, a overiť, či ich kvalitu zvyšuje prítomnosť štruktúrujúceho klinického usmernenia. Sekundárnym aplikačným cieľom je pripraviť metodický podklad pre budúci simulačný rámec, v ktorom budú prepojené klinicky ukotvené seedy, riadenie generovania, expertné hodnotenie a viacvrstvové posudzovanie kvality pre tréningové alebo výskumné využitie.</w:t>
      </w:r>
    </w:p>
    <w:p w14:paraId="46D7C186" w14:textId="77777777" w:rsidR="00AE0C10" w:rsidRDefault="00000000">
      <w:pPr>
        <w:pStyle w:val="Zkladntext"/>
      </w:pPr>
      <w:r>
        <w:t>V nadväznosti na hlavný cieľ sledujeme aj niekoľko parciálnych cieľov:</w:t>
      </w:r>
    </w:p>
    <w:p w14:paraId="5E27FFE7" w14:textId="77777777" w:rsidR="00AE0C10" w:rsidRDefault="00000000">
      <w:pPr>
        <w:pStyle w:val="Compact"/>
        <w:numPr>
          <w:ilvl w:val="0"/>
          <w:numId w:val="3"/>
        </w:numPr>
      </w:pPr>
      <w:r>
        <w:t>opísať úroveň kvality AI-generovaných interview na úrovni globálnych odborných hodnotení G1 až G5,</w:t>
      </w:r>
    </w:p>
    <w:p w14:paraId="3F913309" w14:textId="77777777" w:rsidR="00AE0C10" w:rsidRDefault="00000000">
      <w:pPr>
        <w:pStyle w:val="Compact"/>
        <w:numPr>
          <w:ilvl w:val="0"/>
          <w:numId w:val="3"/>
        </w:numPr>
      </w:pPr>
      <w:r>
        <w:t>preskúmať, či prítomnosť štruktúrujúceho klinického usmernenia súvisí s vyššou klinickou vierohodnosťou, prirodzenejším a konzistentnejším priebehom rozhovoru a vyššou tréningovou použiteľnosťou,</w:t>
      </w:r>
    </w:p>
    <w:p w14:paraId="405FAC3F" w14:textId="77777777" w:rsidR="00AE0C10" w:rsidRDefault="00000000">
      <w:pPr>
        <w:pStyle w:val="Compact"/>
        <w:numPr>
          <w:ilvl w:val="0"/>
          <w:numId w:val="3"/>
        </w:numPr>
      </w:pPr>
      <w:r>
        <w:t>preskúmať, či prítomnosť štruktúrujúceho klinického usmernenia znižuje výskyt varovných signálov a zvyšuje symptomatickú primeranosť vzhľadom na cieľový seed scenár, a to na úrovni indexu defektov, priemernej absolútnej chyby v symptomatických doménach, chyby odhadu závažnosti a chyby odhadu funkčného dopadu,</w:t>
      </w:r>
    </w:p>
    <w:p w14:paraId="315FCDC5" w14:textId="77777777" w:rsidR="00AE0C10" w:rsidRDefault="00000000">
      <w:pPr>
        <w:pStyle w:val="Compact"/>
        <w:numPr>
          <w:ilvl w:val="0"/>
          <w:numId w:val="3"/>
        </w:numPr>
      </w:pPr>
      <w:r>
        <w:t>preskúmať vzťah medzi štýlom odpovedania simulovaného pacienta na úrovniach P1, P2 a P3 a odborným hodnotením kvality interview,</w:t>
      </w:r>
    </w:p>
    <w:p w14:paraId="4365D316" w14:textId="77777777" w:rsidR="00AE0C10" w:rsidRDefault="00000000">
      <w:pPr>
        <w:pStyle w:val="Compact"/>
        <w:numPr>
          <w:ilvl w:val="0"/>
          <w:numId w:val="3"/>
        </w:numPr>
      </w:pPr>
      <w:r>
        <w:t>overiť, či sa účinok štruktúrujúceho klinického usmernenia mení v závislosti od štýlu odpovedania simulovaného pacienta,</w:t>
      </w:r>
    </w:p>
    <w:p w14:paraId="345FC8A3" w14:textId="77777777" w:rsidR="00AE0C10" w:rsidRDefault="00000000">
      <w:pPr>
        <w:pStyle w:val="Compact"/>
        <w:numPr>
          <w:ilvl w:val="0"/>
          <w:numId w:val="3"/>
        </w:numPr>
      </w:pPr>
      <w:r>
        <w:t>zistiť mieru zhody medzi odbornými hodnotiteľmi,</w:t>
      </w:r>
    </w:p>
    <w:p w14:paraId="59A0E04B" w14:textId="77777777" w:rsidR="00AE0C10" w:rsidRDefault="00000000">
      <w:pPr>
        <w:pStyle w:val="Compact"/>
        <w:numPr>
          <w:ilvl w:val="0"/>
          <w:numId w:val="3"/>
        </w:numPr>
      </w:pPr>
      <w:r>
        <w:t>exploračne preskúmať, ako hodnotitelia odhadujú pôvod rozhovoru a aké typy komentárov sa v ich otvorených odpovediach objavujú najčastejšie.</w:t>
      </w:r>
    </w:p>
    <w:p w14:paraId="0BC9773D" w14:textId="77777777" w:rsidR="00AE0C10" w:rsidRDefault="00000000">
      <w:pPr>
        <w:pStyle w:val="Nadpis4"/>
      </w:pPr>
      <w:bookmarkStart w:id="25" w:name="výskumné-otázky-a-hypotézy"/>
      <w:bookmarkEnd w:id="24"/>
      <w:r>
        <w:t>Výskumné otázky a hypotézy</w:t>
      </w:r>
    </w:p>
    <w:p w14:paraId="4AF01868" w14:textId="77777777" w:rsidR="00AE0C10" w:rsidRDefault="00000000">
      <w:pPr>
        <w:pStyle w:val="FirstParagraph"/>
      </w:pPr>
      <w:r>
        <w:t>Na základe formulovaného cieľa a uvedených teoretických a empirických východísk formulujeme nasledujúce výskumné otázky a hypotézy.</w:t>
      </w:r>
    </w:p>
    <w:p w14:paraId="77E51EED" w14:textId="77777777" w:rsidR="00AE0C10" w:rsidRDefault="00000000">
      <w:pPr>
        <w:pStyle w:val="Zkladntext"/>
      </w:pPr>
      <w:r>
        <w:rPr>
          <w:b/>
          <w:bCs/>
        </w:rPr>
        <w:t>Blok A — globálna kvalita interview a symptomatická primeranosť</w:t>
      </w:r>
    </w:p>
    <w:p w14:paraId="2BE05F70" w14:textId="77777777" w:rsidR="00AE0C10" w:rsidRDefault="00000000">
      <w:pPr>
        <w:pStyle w:val="Zkladntext"/>
      </w:pPr>
      <w:r>
        <w:rPr>
          <w:b/>
          <w:bCs/>
        </w:rPr>
        <w:t>VO1.</w:t>
      </w:r>
      <w:r>
        <w:t xml:space="preserve"> Ako odborní hodnotitelia celkovo hodnotia klinickú vierohodnosť, prirodzenosť, vnútornú konzistentnosť a tréningovú použiteľnosť AI-generovaných simulovaných klinických interview o depresívnej symptomatike?</w:t>
      </w:r>
    </w:p>
    <w:p w14:paraId="59BA1065" w14:textId="77777777" w:rsidR="00AE0C10" w:rsidRDefault="00000000">
      <w:pPr>
        <w:pStyle w:val="Zkladntext"/>
      </w:pPr>
      <w:r>
        <w:rPr>
          <w:b/>
          <w:bCs/>
        </w:rPr>
        <w:t>VO2.</w:t>
      </w:r>
      <w:r>
        <w:t xml:space="preserve"> Do akej miery sú AI-generované simulované klinické interview symptomaticky primerané vzhľadom na cieľový seed scenár, z ktorého vychádzajú?</w:t>
      </w:r>
    </w:p>
    <w:p w14:paraId="5213E22F" w14:textId="77777777" w:rsidR="00AE0C10" w:rsidRDefault="00000000">
      <w:pPr>
        <w:pStyle w:val="Zkladntext"/>
      </w:pPr>
      <w:r>
        <w:lastRenderedPageBreak/>
        <w:t>Na základe príbuznej literatúry o klinicky ukotvených simulovaných pacientoch a štruktúrovanom riadení simulácie (</w:t>
      </w:r>
      <w:hyperlink w:anchor="ref-lee2025adaptivevp">
        <w:r>
          <w:rPr>
            <w:rStyle w:val="Hypertextovprepojenie"/>
          </w:rPr>
          <w:t>Lee et al., 2025</w:t>
        </w:r>
      </w:hyperlink>
      <w:r>
        <w:t xml:space="preserve">; </w:t>
      </w:r>
      <w:hyperlink w:anchor="ref-li2024curefun">
        <w:r>
          <w:rPr>
            <w:rStyle w:val="Hypertextovprepojenie"/>
          </w:rPr>
          <w:t>Li et al., 2024</w:t>
        </w:r>
      </w:hyperlink>
      <w:r>
        <w:t xml:space="preserve">; </w:t>
      </w:r>
      <w:hyperlink w:anchor="ref-wang2024patientpsi">
        <w:r>
          <w:rPr>
            <w:rStyle w:val="Hypertextovprepojenie"/>
          </w:rPr>
          <w:t>Wang et al., 2024</w:t>
        </w:r>
      </w:hyperlink>
      <w:r>
        <w:t>) predpokladáme, že prítomnosť štruktúrujúceho klinického usmernenia prispeje k vyššej kvalite interview aj k vyššej symptomatickej primeranosti.</w:t>
      </w:r>
    </w:p>
    <w:p w14:paraId="5FD909B4" w14:textId="77777777" w:rsidR="00AE0C10" w:rsidRDefault="00000000">
      <w:pPr>
        <w:pStyle w:val="Zkladntext"/>
      </w:pPr>
      <w:r>
        <w:rPr>
          <w:b/>
          <w:bCs/>
        </w:rPr>
        <w:t>H1.</w:t>
      </w:r>
      <w:r>
        <w:t xml:space="preserve"> Interview vytvorené so štruktúrujúcim klinickým usmernením budú odbornými hodnotiteľmi posudzované ako klinicky vierohodnejšie než interview vytvorené bez štruktúrujúceho klinického usmernenia, a to na úrovni indexu klinickej vierohodnosti aj jednotlivých položiek G1, G3 a G4.</w:t>
      </w:r>
    </w:p>
    <w:p w14:paraId="2456160F" w14:textId="77777777" w:rsidR="00AE0C10" w:rsidRDefault="00000000">
      <w:pPr>
        <w:pStyle w:val="Zkladntext"/>
      </w:pPr>
      <w:r>
        <w:rPr>
          <w:b/>
          <w:bCs/>
        </w:rPr>
        <w:t>H2.</w:t>
      </w:r>
      <w:r>
        <w:t xml:space="preserve"> Interview vytvorené so štruktúrujúcim klinickým usmernením budú odbornými hodnotiteľmi posudzované ako prirodzenejšie a vnútorne konzistentnejšie než interview vytvorené bez tohto usmernenia, najmä na položke G2.</w:t>
      </w:r>
    </w:p>
    <w:p w14:paraId="159904DC" w14:textId="77777777" w:rsidR="00AE0C10" w:rsidRDefault="00000000">
      <w:pPr>
        <w:pStyle w:val="Zkladntext"/>
      </w:pPr>
      <w:r>
        <w:rPr>
          <w:b/>
          <w:bCs/>
        </w:rPr>
        <w:t>H3.</w:t>
      </w:r>
      <w:r>
        <w:t xml:space="preserve"> Interview vytvorené so štruktúrujúcim klinickým usmernením budú obsahovať menej varovných signálov a iných problematických prvkov než interview vytvorené bez tohto usmernenia, a to na úrovni indexu defektov aj jednotlivých položiek R1 až R5.</w:t>
      </w:r>
    </w:p>
    <w:p w14:paraId="2A5C235F" w14:textId="77777777" w:rsidR="00AE0C10" w:rsidRDefault="00000000">
      <w:pPr>
        <w:pStyle w:val="Zkladntext"/>
      </w:pPr>
      <w:r>
        <w:rPr>
          <w:b/>
          <w:bCs/>
        </w:rPr>
        <w:t>H4.</w:t>
      </w:r>
      <w:r>
        <w:t xml:space="preserve"> Interview vytvorené so štruktúrujúcim klinickým usmernením budú symptomaticky primeranejšie vzhľadom na cieľový seed scenár než interview bez tohto usmernenia. Tento predpoklad bude primárne posudzovaný cez nižšiu priemernú absolútnu chybu transcript-level domén A1 až A9 voči seed kotvám; expertné odhady závažnosti a funkčného dopadu budú túto líniu dopĺňať ako samostatná ľudská vrstva aj cez priame </w:t>
      </w:r>
      <w:r>
        <w:rPr>
          <w:rStyle w:val="VerbatimChar"/>
        </w:rPr>
        <w:t>S1/S2</w:t>
      </w:r>
      <w:r>
        <w:t xml:space="preserve"> error ukazovatele.</w:t>
      </w:r>
    </w:p>
    <w:p w14:paraId="2BC5B6E0" w14:textId="77777777" w:rsidR="00AE0C10" w:rsidRDefault="00000000">
      <w:pPr>
        <w:pStyle w:val="Zkladntext"/>
      </w:pPr>
      <w:r>
        <w:rPr>
          <w:b/>
          <w:bCs/>
        </w:rPr>
        <w:t>H5.</w:t>
      </w:r>
      <w:r>
        <w:t xml:space="preserve"> Interview vytvorené so štruktúrujúcim klinickým usmernením budú odbornými hodnotiteľmi posudzované ako použiteľnejšie na tréningové alebo výučbové účely než interview bez tohto usmernenia, a to na úrovni položky G5.</w:t>
      </w:r>
    </w:p>
    <w:p w14:paraId="5B056E2A" w14:textId="77777777" w:rsidR="00AE0C10" w:rsidRDefault="00000000">
      <w:pPr>
        <w:pStyle w:val="Zkladntext"/>
      </w:pPr>
      <w:r>
        <w:rPr>
          <w:b/>
          <w:bCs/>
        </w:rPr>
        <w:t>Blok B — štýl odpovedania simulovaného pacienta</w:t>
      </w:r>
    </w:p>
    <w:p w14:paraId="7A602356" w14:textId="77777777" w:rsidR="00AE0C10" w:rsidRDefault="00000000">
      <w:pPr>
        <w:pStyle w:val="Zkladntext"/>
      </w:pPr>
      <w:r>
        <w:rPr>
          <w:b/>
          <w:bCs/>
        </w:rPr>
        <w:t>VO3.</w:t>
      </w:r>
      <w:r>
        <w:t xml:space="preserve"> Aký vzťah má štýl odpovedania simulovaného pacienta ku klinickej vierohodnosti, prirodzenosti, vnútornej konzistentnosti a tréningovej použiteľnosti interview?</w:t>
      </w:r>
    </w:p>
    <w:p w14:paraId="55389187" w14:textId="77777777" w:rsidR="00AE0C10" w:rsidRDefault="00000000">
      <w:pPr>
        <w:pStyle w:val="Zkladntext"/>
      </w:pPr>
      <w:r>
        <w:rPr>
          <w:b/>
          <w:bCs/>
        </w:rPr>
        <w:t>VO4.</w:t>
      </w:r>
      <w:r>
        <w:t xml:space="preserve"> Aký vzťah má štýl odpovedania simulovaného pacienta k symptomatickej primeranosti interview a k výskytu varovných signálov?</w:t>
      </w:r>
    </w:p>
    <w:p w14:paraId="7633C879" w14:textId="77777777" w:rsidR="00AE0C10" w:rsidRDefault="00000000">
      <w:pPr>
        <w:pStyle w:val="Zkladntext"/>
      </w:pPr>
      <w:r>
        <w:rPr>
          <w:b/>
          <w:bCs/>
        </w:rPr>
        <w:t>H6.</w:t>
      </w:r>
      <w:r>
        <w:t xml:space="preserve"> Interview s vyváženým alebo rozvinutým štýlom odpovedania simulovaného pacienta (P2 alebo P3) budú odbornými hodnotiteľmi posudzované ako klinicky vierohodnejšie než interview so zdržanlivým štýlom odpovedania (P1).</w:t>
      </w:r>
    </w:p>
    <w:p w14:paraId="3B9EC165" w14:textId="77777777" w:rsidR="00AE0C10" w:rsidRDefault="00000000">
      <w:pPr>
        <w:pStyle w:val="Zkladntext"/>
      </w:pPr>
      <w:r>
        <w:rPr>
          <w:b/>
          <w:bCs/>
        </w:rPr>
        <w:t>H7.</w:t>
      </w:r>
      <w:r>
        <w:t xml:space="preserve"> Interview s rozvinutejším štýlom odpovedania (P3) budú odbornými hodnotiteľmi posudzované ako prirodzenejšie a tréningovo použiteľnejšie než interview so zdržanlivejším štýlom odpovedania (P1, P2), najmä na položkách G2 a G5.</w:t>
      </w:r>
    </w:p>
    <w:p w14:paraId="546E07B2" w14:textId="77777777" w:rsidR="00AE0C10" w:rsidRDefault="00000000">
      <w:pPr>
        <w:pStyle w:val="Zkladntext"/>
      </w:pPr>
      <w:r>
        <w:rPr>
          <w:b/>
          <w:bCs/>
        </w:rPr>
        <w:t>H8.</w:t>
      </w:r>
      <w:r>
        <w:t xml:space="preserve"> Interview s rozvinutejším štýlom odpovedania (P3) budú poskytovať symptomaticky bohatší a presnejší obraz prípadu než interview so zdržanlivejším štýlom (P1), teda budú mať nižšiu priemernú absolútnu chybu v symptomatických doménach.</w:t>
      </w:r>
    </w:p>
    <w:p w14:paraId="1C2A26DC" w14:textId="77777777" w:rsidR="00AE0C10" w:rsidRDefault="00000000">
      <w:pPr>
        <w:pStyle w:val="Zkladntext"/>
      </w:pPr>
      <w:r>
        <w:lastRenderedPageBreak/>
        <w:t>Pre chybu odhadu závažnosti, chybu odhadu funkčného dopadu a index defektov pri VO4 samostatné hypotézy neformulujeme, keďže pre takto špecifický smer účinku nemáme dostatočne silnú literárnu oporu. Tieto výstupy preto budú interpretované ako inferenčná odpoveď na VO4.</w:t>
      </w:r>
    </w:p>
    <w:p w14:paraId="18218EAE" w14:textId="77777777" w:rsidR="00AE0C10" w:rsidRDefault="00000000">
      <w:pPr>
        <w:pStyle w:val="Zkladntext"/>
      </w:pPr>
      <w:r>
        <w:rPr>
          <w:b/>
          <w:bCs/>
        </w:rPr>
        <w:t>Blok C — interakcia, zhoda a doplnkové výstupy</w:t>
      </w:r>
    </w:p>
    <w:p w14:paraId="5A6B6AFF" w14:textId="77777777" w:rsidR="00AE0C10" w:rsidRDefault="00000000">
      <w:pPr>
        <w:pStyle w:val="Zkladntext"/>
      </w:pPr>
      <w:r>
        <w:rPr>
          <w:b/>
          <w:bCs/>
        </w:rPr>
        <w:t>VO5.</w:t>
      </w:r>
      <w:r>
        <w:t xml:space="preserve"> Existuje interakčný efekt medzi prítomnosťou štruktúrujúceho klinického usmernenia a štýlom odpovedania simulovaného pacienta vo vzťahu ku kvalite interview?</w:t>
      </w:r>
    </w:p>
    <w:p w14:paraId="65F4A4E8" w14:textId="77777777" w:rsidR="00AE0C10" w:rsidRDefault="00000000">
      <w:pPr>
        <w:pStyle w:val="Zkladntext"/>
      </w:pPr>
      <w:r>
        <w:rPr>
          <w:b/>
          <w:bCs/>
        </w:rPr>
        <w:t>H9.</w:t>
      </w:r>
      <w:r>
        <w:t xml:space="preserve"> Pozitívny účinok štruktúrujúceho klinického usmernenia na kvalitu interview bude výraznejší pri rozvinutejšom štýle odpovedania simulovaného pacienta (P3) než pri zdržanlivejšom štýle (P1, P2); inými slovami, očakávame interakciu medzi prítomnosťou štruktúrujúceho klinického usmernenia a štýlom odpovedania simulovaného pacienta v prospech kombinácie so štruktúrujúcim klinickým usmernením a s rozvinutým štýlom odpovedania.</w:t>
      </w:r>
    </w:p>
    <w:p w14:paraId="7567442D" w14:textId="77777777" w:rsidR="00AE0C10" w:rsidRDefault="00000000">
      <w:pPr>
        <w:pStyle w:val="Zkladntext"/>
      </w:pPr>
      <w:r>
        <w:rPr>
          <w:b/>
          <w:bCs/>
        </w:rPr>
        <w:t>VO6.</w:t>
      </w:r>
      <w:r>
        <w:t xml:space="preserve"> Aká je miera zhody medzi odbornými hodnotiteľmi pri posudzovaní kvality interview?</w:t>
      </w:r>
    </w:p>
    <w:p w14:paraId="15AF61C5" w14:textId="77777777" w:rsidR="00AE0C10" w:rsidRDefault="00000000">
      <w:pPr>
        <w:pStyle w:val="Zkladntext"/>
      </w:pPr>
      <w:r>
        <w:rPr>
          <w:b/>
          <w:bCs/>
        </w:rPr>
        <w:t>VO7.</w:t>
      </w:r>
      <w:r>
        <w:t xml:space="preserve"> Ako často odborní hodnotitelia odhadujú, že rozhovor je AI-generovaný, ľudsky simulovaný, reálny alebo nejednoznačný, a s akou istotou tieto odhady robia?</w:t>
      </w:r>
    </w:p>
    <w:p w14:paraId="044679F1" w14:textId="77777777" w:rsidR="00AE0C10" w:rsidRDefault="00000000">
      <w:pPr>
        <w:pStyle w:val="Zkladntext"/>
      </w:pPr>
      <w:r>
        <w:rPr>
          <w:b/>
          <w:bCs/>
        </w:rPr>
        <w:t>VO8.</w:t>
      </w:r>
      <w:r>
        <w:t xml:space="preserve"> Aké typy pozitívnych a negatívnych komentárov sa v otvorených odpovediach odborných hodnotiteľov objavujú najčastejšie?</w:t>
      </w:r>
    </w:p>
    <w:p w14:paraId="1EC0CEF2" w14:textId="77777777" w:rsidR="00AE0C10" w:rsidRDefault="00000000">
      <w:pPr>
        <w:pStyle w:val="Zkladntext"/>
      </w:pPr>
      <w:r>
        <w:t>Pre VO6 neformulujeme samostatnú hypotézu, pretože ide o merací blok zameraný na mieru zhody hodnotiteľov. VO7 a VO8 majú exploračný charakter, a preto k nim samostatné hypotézy nevytvárame.</w:t>
      </w:r>
    </w:p>
    <w:p w14:paraId="65CFDCD3" w14:textId="77777777" w:rsidR="00AE0C10" w:rsidRDefault="00000000">
      <w:pPr>
        <w:pStyle w:val="Nadpis3"/>
      </w:pPr>
      <w:bookmarkStart w:id="26" w:name="prechod-k-metodickej-časti"/>
      <w:bookmarkEnd w:id="23"/>
      <w:bookmarkEnd w:id="25"/>
      <w:r>
        <w:t>1.8 Prechod k metodickej časti</w:t>
      </w:r>
    </w:p>
    <w:p w14:paraId="72576C5B" w14:textId="77777777" w:rsidR="00AE0C10" w:rsidRDefault="00000000">
      <w:pPr>
        <w:pStyle w:val="FirstParagraph"/>
      </w:pPr>
      <w:r>
        <w:t>Úvodná časť práce ukázala, že problematika AI-generovaných simulovaných interview s depresívnou symptomatikou si vyžaduje metodologicky ukotvené hodnotenie, ktoré kombinuje jazykovú, klinickú a experimentálnu perspektívu. V nasledujúcej kapitole preto uvádzame výskumný dizajn, výber hodnotiteľov, opis stimulusového materiálu, ratingového nástroja a analytických postupov, ktorými overujeme hypotézy H1 až H9 a odpovedáme na výskumné otázky VO1 až VO8.</w:t>
      </w:r>
    </w:p>
    <w:p w14:paraId="1EE4D9DE" w14:textId="77777777" w:rsidR="00AE0C10" w:rsidRDefault="00000000">
      <w:pPr>
        <w:pStyle w:val="Nadpis1"/>
      </w:pPr>
      <w:bookmarkStart w:id="27" w:name="method-metóda"/>
      <w:bookmarkEnd w:id="7"/>
      <w:bookmarkEnd w:id="8"/>
      <w:bookmarkEnd w:id="26"/>
      <w:r>
        <w:t>30 Method / Metóda</w:t>
      </w:r>
    </w:p>
    <w:p w14:paraId="4C86E866" w14:textId="77777777" w:rsidR="00AE0C10" w:rsidRDefault="00000000">
      <w:pPr>
        <w:pStyle w:val="Nadpis2"/>
      </w:pPr>
      <w:bookmarkStart w:id="28" w:name="metóda"/>
      <w:r>
        <w:t>2 Metóda</w:t>
      </w:r>
    </w:p>
    <w:p w14:paraId="6E8E6738" w14:textId="77777777" w:rsidR="00AE0C10" w:rsidRDefault="00000000">
      <w:pPr>
        <w:pStyle w:val="Nadpis3"/>
      </w:pPr>
      <w:bookmarkStart w:id="29" w:name="charakter-výskumu-a-výskumný-dizajn"/>
      <w:r>
        <w:t>2.1 Charakter výskumu a výskumný dizajn</w:t>
      </w:r>
    </w:p>
    <w:p w14:paraId="681ACB33" w14:textId="77777777" w:rsidR="00AE0C10" w:rsidRDefault="00000000">
      <w:pPr>
        <w:pStyle w:val="FirstParagraph"/>
      </w:pPr>
      <w:r>
        <w:t xml:space="preserve">Predkladaný výskum má charakter </w:t>
      </w:r>
      <w:r>
        <w:rPr>
          <w:b/>
          <w:bCs/>
        </w:rPr>
        <w:t>pilotnej kvantitatívnej metodologickej štúdie</w:t>
      </w:r>
      <w:r>
        <w:t xml:space="preserve"> zameranej na odborné hodnotenie kvality AI-generovaných simulovaných klinických interview so zameraním na depresívnu symptomatiku. Cieľom výskumu nebolo overovať </w:t>
      </w:r>
      <w:r>
        <w:lastRenderedPageBreak/>
        <w:t>diagnostickú presnosť systému v klinickej praxi ani nahrádzať odborné klinické rozhodovanie, ale preskúmať, do akej miery sú generované rozhovory odbornými hodnotiteľmi vnímané ako klinicky vierohodné, jazykovo prirodzené, vnútorne konzistentné, symptomaticky primerané a použiteľné na tréningové alebo výučbové účely. Súčasne sa sledovalo, či experimentálne manipulované vlastnosti generovania rozhovoru ovplyvňujú kvalitu výsledného textu.</w:t>
      </w:r>
    </w:p>
    <w:p w14:paraId="66F2471B" w14:textId="77777777" w:rsidR="00AE0C10" w:rsidRDefault="00000000">
      <w:pPr>
        <w:pStyle w:val="Zkladntext"/>
      </w:pPr>
      <w:r>
        <w:t xml:space="preserve">Výskum bol navrhnutý ako </w:t>
      </w:r>
      <w:r>
        <w:rPr>
          <w:b/>
          <w:bCs/>
        </w:rPr>
        <w:t>faktorový experiment v rámci odborného hodnotenia transkriptov</w:t>
      </w:r>
      <w:r>
        <w:t xml:space="preserve">, v ktorom boli systematicky obmieňané dve nezávislé premenné. Prvou bola </w:t>
      </w:r>
      <w:r>
        <w:rPr>
          <w:b/>
          <w:bCs/>
        </w:rPr>
        <w:t>prítomnosť štruktúrujúceho klinického usmernenia</w:t>
      </w:r>
      <w:r>
        <w:t xml:space="preserve"> s dvoma úrovňami: bez usmernenia a so štruktúrujúcim klinickým usmernením. Druhou bol </w:t>
      </w:r>
      <w:r>
        <w:rPr>
          <w:b/>
          <w:bCs/>
        </w:rPr>
        <w:t>štýl odpovedania simulovaného pacienta</w:t>
      </w:r>
      <w:r>
        <w:t xml:space="preserve"> s tromi úrovňami: P1, P2 a P3. Kombináciou týchto faktorov vzniklo šesť finálnych experimentálnych variantov. Každý variant bol aplikovaný na 12 vopred pripravených a klinicky ukotvených seed scenárov, čím vznikol súbor </w:t>
      </w:r>
      <w:r>
        <w:rPr>
          <w:b/>
          <w:bCs/>
        </w:rPr>
        <w:t>72 transkriptov</w:t>
      </w:r>
      <w:r>
        <w:t xml:space="preserve"> určených na odborné hodnotenie. Klinická variabilita medzi rozhovormi bola teda nesená najmä seed scenármi, zatiaľ čo experimentálna variabilita bola cielene reprezentovaná dvoma manipulovanými faktormi generovania.</w:t>
      </w:r>
    </w:p>
    <w:p w14:paraId="779EC001" w14:textId="77777777" w:rsidR="00AE0C10" w:rsidRDefault="00000000">
      <w:pPr>
        <w:pStyle w:val="Zkladntext"/>
      </w:pPr>
      <w:r>
        <w:t xml:space="preserve">V praktickom zmysle tento dizajn tvorí jadro </w:t>
      </w:r>
      <w:r>
        <w:rPr>
          <w:b/>
          <w:bCs/>
        </w:rPr>
        <w:t>simulačného rámca</w:t>
      </w:r>
      <w:r>
        <w:t xml:space="preserve"> skúmaného v práci. Jeho vstupnú vrstvu tvoria klinicky ukotvené seed scenáre, manipulačnú vrstvu prítomnosť štruktúrujúceho klinického usmernenia a štýl odpovedania simulovaného pacienta, evaluačnú vrstvu odborné hodnotenie transkriptov a výstupnú vrstvu tri skupiny výstupných ukazovateľov: primárna kvalitatívna vrstva, vrstva symptomatickej primeranosti a vrstva kontroly kvality a defektov. Takto definovaný rámec umožňuje skúmať nielen to, či model vytvorí plynulý text, ale aj to, či vzniknutý rozhovor obstojí ako metodologicky kontrolovaný psychologický materiál.</w:t>
      </w:r>
    </w:p>
    <w:p w14:paraId="2038E778" w14:textId="77777777" w:rsidR="00AE0C10" w:rsidRDefault="00000000">
      <w:pPr>
        <w:pStyle w:val="Zkladntext"/>
      </w:pPr>
      <w:r>
        <w:t xml:space="preserve">Z pohľadu klasifikácie výskumného dizajnu ide o </w:t>
      </w:r>
      <w:r>
        <w:rPr>
          <w:b/>
          <w:bCs/>
        </w:rPr>
        <w:t>komparačný faktorový dizajn s opakovaným odborným hodnotením textových stimulov</w:t>
      </w:r>
      <w:r>
        <w:t>. Hlavnou úlohou nie je zisťovať vzťahy medzi prirodzene sa vyskytujúcimi psychologickými premennými u participantov, ale porovnávať kvalitu výstupov vytvorených v rôznych experimentálnych podmienkach. Jadrom výskumného problému je preto rozdiel medzi experimentálnymi variantmi a ich vplyv na viaceré výstupné premenné. Takáto logika je v súlade s lokálnym sprievodcom záverečných prác, ktorý uvádza, že pri komparačnom výskume sú komparačné otázky a hypotézy hlavným vyjadrením výskumného problému.</w:t>
      </w:r>
    </w:p>
    <w:p w14:paraId="421498DF" w14:textId="77777777" w:rsidR="00AE0C10" w:rsidRDefault="00000000">
      <w:pPr>
        <w:pStyle w:val="Zkladntext"/>
      </w:pPr>
      <w:r>
        <w:t>Výskum bol koncipovaný ako pilotný aj z praktických dôvodov. Pilotné štúdie sú vhodné na overenie realizovateľnosti postupu, použiteľnosti nástroja, predbežného správania sa dát a identifikáciu problematických miest dizajnu ešte pred prípadným väčším konfirmačným výskumom. Vzhľadom na pilotný charakter je však potrebné interpretovať efektové odhady opatrne, keďže pri menších vzorkách bývajú menej stabilné. Táto opatrnosť sa potom premieta najmä do spôsobu interpretácie výsledkov, kde bude dôraz kladený nielen na štatistickú významnosť, ale aj na smer a veľkosť efektov (</w:t>
      </w:r>
      <w:hyperlink w:anchor="ref-sim2019ShouldTreatmentEffects">
        <w:r>
          <w:rPr>
            <w:rStyle w:val="Hypertextovprepojenie"/>
          </w:rPr>
          <w:t>Sim, 2019</w:t>
        </w:r>
      </w:hyperlink>
      <w:r>
        <w:t xml:space="preserve">; </w:t>
      </w:r>
      <w:hyperlink w:anchor="ref-soukup2013SubstantiveSignificanceIts">
        <w:r>
          <w:rPr>
            <w:rStyle w:val="Hypertextovprepojenie"/>
          </w:rPr>
          <w:t>Soukup, 2013</w:t>
        </w:r>
      </w:hyperlink>
      <w:r>
        <w:t>).</w:t>
      </w:r>
    </w:p>
    <w:p w14:paraId="2B397848" w14:textId="77777777" w:rsidR="00AE0C10" w:rsidRDefault="00000000">
      <w:pPr>
        <w:pStyle w:val="Zkladntext"/>
      </w:pPr>
      <w:r>
        <w:t xml:space="preserve">Primárna konfirmačná analytická línia je viazaná na hypotézy H1 až H5 z Úvodu, teda na hlavné efekty prítomnosti štruktúrujúceho klinického usmernenia na klinickú vierohodnosť, </w:t>
      </w:r>
      <w:r>
        <w:lastRenderedPageBreak/>
        <w:t>prirodzenosť, defekty, symptomatickú primeranosť a tréningovú použiteľnosť. Hypotézy H6 až H9 tvoria rozšírenú pracovnú vrstvu zameranú na efekt štýlu odpovedania simulovaného pacienta a na interakciu oboch faktorov. Otvorené komentáre hodnotiteľov a položka odhadovaného pôvodu rozhovoru predstavujú doplnkovú exploračnú vrstvu, ktorá rozširuje interpretáciu hlavných výsledkov, ale netvorí jadro experimentálneho testu.</w:t>
      </w:r>
    </w:p>
    <w:p w14:paraId="56C830C1" w14:textId="77777777" w:rsidR="00AE0C10" w:rsidRDefault="00000000">
      <w:pPr>
        <w:pStyle w:val="Nadpis3"/>
      </w:pPr>
      <w:bookmarkStart w:id="30" w:name="X0a61e5c5aadfecd8865d9702016aa4f2dffbf32"/>
      <w:bookmarkEnd w:id="29"/>
      <w:r>
        <w:t>2.2 Základný súbor, výskumný súbor a jednotka analýzy</w:t>
      </w:r>
    </w:p>
    <w:p w14:paraId="59034AB5" w14:textId="77777777" w:rsidR="00AE0C10" w:rsidRDefault="00000000">
      <w:pPr>
        <w:pStyle w:val="Nadpis4"/>
      </w:pPr>
      <w:bookmarkStart w:id="31" w:name="základný-súbor"/>
      <w:r>
        <w:t>2.2.1 Základný súbor</w:t>
      </w:r>
    </w:p>
    <w:p w14:paraId="6E55DF7D" w14:textId="77777777" w:rsidR="00AE0C10" w:rsidRDefault="00000000">
      <w:pPr>
        <w:pStyle w:val="FirstParagraph"/>
      </w:pPr>
      <w:r>
        <w:t xml:space="preserve">Základný súbor výskumu tvorí populácia odborníkov z oblasti psychológie, psychoterapie a psychiatrie, ktorí majú skúsenosť s prácou s klientmi s depresívnou symptomatikou alebo s diagnózou veľkej depresívnej poruchy. Keďže cieľom práce nebolo reprezentatívne zmapovať postoje celej populácie odborníkov, ale získať kvalifikované expertné posúdenie simulovaných klinických interview, výber participantov mal charakter </w:t>
      </w:r>
      <w:r>
        <w:rPr>
          <w:b/>
          <w:bCs/>
        </w:rPr>
        <w:t>účelového výberu</w:t>
      </w:r>
      <w:r>
        <w:t>. Takýto postup je v danej metodologickej situácii opodstatnený, pretože podmienkou zaradenia nebola bežná populačná príslušnosť, ale odborná kompetencia posúdiť kvalitu klinického rozhovoru.</w:t>
      </w:r>
    </w:p>
    <w:p w14:paraId="6F6BA12A" w14:textId="77777777" w:rsidR="00AE0C10" w:rsidRDefault="00000000">
      <w:pPr>
        <w:pStyle w:val="Nadpis4"/>
      </w:pPr>
      <w:bookmarkStart w:id="32" w:name="výskumný-súbor"/>
      <w:bookmarkEnd w:id="31"/>
      <w:r>
        <w:t>2.2.2 Výskumný súbor</w:t>
      </w:r>
    </w:p>
    <w:p w14:paraId="0F12B189" w14:textId="77777777" w:rsidR="00AE0C10" w:rsidRDefault="00000000">
      <w:pPr>
        <w:pStyle w:val="FirstParagraph"/>
      </w:pPr>
      <w:r>
        <w:t xml:space="preserve">Výskumný súbor tvorili </w:t>
      </w:r>
      <w:r>
        <w:rPr>
          <w:b/>
          <w:bCs/>
        </w:rPr>
        <w:t>odborní hodnotitelia</w:t>
      </w:r>
      <w:r>
        <w:t xml:space="preserve"> z oblasti psychológie, psychoterapie a psychiatrie, ktorí mali skúsenosť s prácou s klientmi s depresívnou symptomatikou alebo s diagnózou MDD. Inklúznymi kritériami boli: (a) odborné vzdelanie alebo odborná prax v oblasti psychológie, psychoterapie alebo psychiatrie; (b) skúsenosť s prácou s depresívnou symptomatikou alebo s diagnózou MDD; (c) ochota zúčastniť sa na hodnotení textových transkriptov. Exklúznym kritériom bola absencia relevantnej odbornej skúsenosti alebo nedokončené hodnotenie v rozsahu znemožňujúcom jeho analytické použitie.</w:t>
      </w:r>
    </w:p>
    <w:p w14:paraId="5B319030" w14:textId="77777777" w:rsidR="00AE0C10" w:rsidRDefault="00000000">
      <w:pPr>
        <w:pStyle w:val="Zkladntext"/>
      </w:pPr>
      <w:r>
        <w:t xml:space="preserve">Počet zaradených hodnotiteľov bol </w:t>
      </w:r>
      <w:r>
        <w:rPr>
          <w:b/>
          <w:bCs/>
        </w:rPr>
        <w:t>6</w:t>
      </w:r>
      <w:r>
        <w:t xml:space="preserve">. Všetci zaradení hodnotitelia sa identifikovali ako psychológovia; podľa exportovaných metadát dvaja uviedli špecializáciu v klinickej psychológii a štyria v psychoterapii. Dĺžka praxe bola v exporte zachytená pásmami od </w:t>
      </w:r>
      <w:r>
        <w:rPr>
          <w:rStyle w:val="VerbatimChar"/>
        </w:rPr>
        <w:t>0-2</w:t>
      </w:r>
      <w:r>
        <w:t xml:space="preserve"> do </w:t>
      </w:r>
      <w:r>
        <w:rPr>
          <w:rStyle w:val="VerbatimChar"/>
        </w:rPr>
        <w:t>16+</w:t>
      </w:r>
      <w:r>
        <w:t xml:space="preserve"> rokov a kontakt s depresívnou symptomatikou bol uvádzaný ako týždenný alebo denný. Tieto charakteristiky sú metodicky relevantné, pretože môžu ovplyvňovať prísnosť alebo spôsob expertného hodnotenia.</w:t>
      </w:r>
    </w:p>
    <w:p w14:paraId="17755CDA" w14:textId="77777777" w:rsidR="00AE0C10" w:rsidRDefault="00000000">
      <w:pPr>
        <w:pStyle w:val="Nadpis4"/>
      </w:pPr>
      <w:bookmarkStart w:id="33" w:name="jednotka-analýzy"/>
      <w:bookmarkEnd w:id="32"/>
      <w:r>
        <w:t>2.2.3 Jednotka analýzy</w:t>
      </w:r>
    </w:p>
    <w:p w14:paraId="0C77E1C1" w14:textId="77777777" w:rsidR="00AE0C10" w:rsidRDefault="00000000">
      <w:pPr>
        <w:pStyle w:val="FirstParagraph"/>
      </w:pPr>
      <w:r>
        <w:t xml:space="preserve">Jednotkou analýzy nebol samotný hodnotiteľ ani samotný transkript, ale </w:t>
      </w:r>
      <w:r>
        <w:rPr>
          <w:b/>
          <w:bCs/>
        </w:rPr>
        <w:t>jedno hodnotenie jedného transkriptu jedným hodnotiteľom</w:t>
      </w:r>
      <w:r>
        <w:t>. Dataset preto vznikol v dlhom formáte, v ktorom jeden riadok reprezentuje jedno expertné hodnotenie. Tento prístup umožňuje súčasne zohľadniť variabilitu medzi transkriptmi, seedmi a hodnotiteľmi a je metodicky vhodný pre následné mixed-effects modelovanie. V praktickej rovine to znamená, že analýza nepracuje len s priemerom „na transkript”, ale s každým jednotlivým ratingom ako s pozorovaním, ktoré je zároveň vnorené do hodnotiteľa aj do stimulového materiálu. Tento dizajn je silnejší než jednoduché agregovanie, pretože uchováva viac informácie o variabilite expertnej evaluácie.</w:t>
      </w:r>
    </w:p>
    <w:p w14:paraId="6E1C5252" w14:textId="77777777" w:rsidR="00AE0C10" w:rsidRDefault="00000000">
      <w:pPr>
        <w:pStyle w:val="Nadpis3"/>
      </w:pPr>
      <w:bookmarkStart w:id="34" w:name="výskumný-materiál"/>
      <w:bookmarkEnd w:id="30"/>
      <w:bookmarkEnd w:id="33"/>
      <w:r>
        <w:lastRenderedPageBreak/>
        <w:t>2.3 Výskumný materiál</w:t>
      </w:r>
    </w:p>
    <w:p w14:paraId="4F8F103F" w14:textId="77777777" w:rsidR="00AE0C10" w:rsidRDefault="00000000">
      <w:pPr>
        <w:pStyle w:val="FirstParagraph"/>
      </w:pPr>
      <w:r>
        <w:t xml:space="preserve">Stimulusový materiál pozostával zo </w:t>
      </w:r>
      <w:r>
        <w:rPr>
          <w:b/>
          <w:bCs/>
        </w:rPr>
        <w:t>72 textových transkriptov</w:t>
      </w:r>
      <w:r>
        <w:t xml:space="preserve"> simulovaných interview. Tieto rozhovory boli generované na základe </w:t>
      </w:r>
      <w:r>
        <w:rPr>
          <w:b/>
          <w:bCs/>
        </w:rPr>
        <w:t>12 fixných seed scenárov</w:t>
      </w:r>
      <w:r>
        <w:t xml:space="preserve"> (S01 až S12), ktoré predstavovali klinicky ukotvené modelové profily depresívnej symptomatiky. Seedy obsahovali demografický a kontextový rámec, symptomatické kotvy pre oblasti A1 až A9, pravidlá disclosure, štýlové nastavenia a bezpečnostné limity odpovedí. Takto definované seedy zabezpečovali, že jednotlivé transkripty neboli iba voľne generované texty, ale simulácie opreté o vopred pripravený klinický rámec, ktorý je v práci opísaný v Úvode (časť 1.1) a previazaný so symptomatickými doménami A1 až A9 (</w:t>
      </w:r>
      <w:hyperlink w:anchor="ref-kennedy2008coresymptoms">
        <w:r>
          <w:rPr>
            <w:rStyle w:val="Hypertextovprepojenie"/>
          </w:rPr>
          <w:t>Kennedy, 2008</w:t>
        </w:r>
      </w:hyperlink>
      <w:r>
        <w:t xml:space="preserve">; </w:t>
      </w:r>
      <w:hyperlink w:anchor="ref-kroenke2001phq9">
        <w:r>
          <w:rPr>
            <w:rStyle w:val="Hypertextovprepojenie"/>
          </w:rPr>
          <w:t>Kroenke et al., 2001</w:t>
        </w:r>
      </w:hyperlink>
      <w:r>
        <w:t>).</w:t>
      </w:r>
    </w:p>
    <w:p w14:paraId="3E6F0F7D" w14:textId="77777777" w:rsidR="00AE0C10" w:rsidRDefault="00000000">
      <w:pPr>
        <w:pStyle w:val="Zkladntext"/>
      </w:pPr>
      <w:r>
        <w:t>Finálny experimentálny preset pozostával zo šiestich variantov definovaných ako G0/G1 × R1/R2/R3 v dátovom exporte, kde G0/G1 označovalo neprítomnosť alebo prítomnosť štruktúrujúceho klinického usmernenia a R1/R2/R3 predstavovalo tri úrovne štýlu odpovedania simulovaného pacienta. Aby sa exportné označenie profilu nebilo s defektovými položkami R1 až R5, v hlavnom texte práce tento faktor autorizačne prepisujeme ako P1/P2/P3. V psychologickom jazyku teda pracujeme s týmto mapovaním:</w:t>
      </w:r>
    </w:p>
    <w:p w14:paraId="45B1F6A4" w14:textId="77777777" w:rsidR="00AE0C10" w:rsidRDefault="00000000">
      <w:pPr>
        <w:pStyle w:val="Compact"/>
        <w:numPr>
          <w:ilvl w:val="0"/>
          <w:numId w:val="4"/>
        </w:numPr>
      </w:pPr>
      <w:r>
        <w:t>G0 = bez štruktúrujúceho klinického usmernenia,</w:t>
      </w:r>
    </w:p>
    <w:p w14:paraId="574FCF50" w14:textId="77777777" w:rsidR="00AE0C10" w:rsidRDefault="00000000">
      <w:pPr>
        <w:pStyle w:val="Compact"/>
        <w:numPr>
          <w:ilvl w:val="0"/>
          <w:numId w:val="4"/>
        </w:numPr>
      </w:pPr>
      <w:r>
        <w:t>G1 = so štruktúrujúcim klinickým usmernením,</w:t>
      </w:r>
    </w:p>
    <w:p w14:paraId="2BD112D2" w14:textId="77777777" w:rsidR="00AE0C10" w:rsidRDefault="00000000">
      <w:pPr>
        <w:pStyle w:val="Compact"/>
        <w:numPr>
          <w:ilvl w:val="0"/>
          <w:numId w:val="4"/>
        </w:numPr>
      </w:pPr>
      <w:r>
        <w:t>R1 / P1 = zdržanlivý štýl odpovedania simulovaného pacienta,</w:t>
      </w:r>
    </w:p>
    <w:p w14:paraId="0ECBC534" w14:textId="77777777" w:rsidR="00AE0C10" w:rsidRDefault="00000000">
      <w:pPr>
        <w:pStyle w:val="Compact"/>
        <w:numPr>
          <w:ilvl w:val="0"/>
          <w:numId w:val="4"/>
        </w:numPr>
      </w:pPr>
      <w:r>
        <w:t>R2 / P2 = vyvážený štýl odpovedania simulovaného pacienta,</w:t>
      </w:r>
    </w:p>
    <w:p w14:paraId="3A59173C" w14:textId="77777777" w:rsidR="00AE0C10" w:rsidRDefault="00000000">
      <w:pPr>
        <w:pStyle w:val="Compact"/>
        <w:numPr>
          <w:ilvl w:val="0"/>
          <w:numId w:val="4"/>
        </w:numPr>
      </w:pPr>
      <w:r>
        <w:t>R3 / P3 = rozvinutý štýl odpovedania simulovaného pacienta.</w:t>
      </w:r>
    </w:p>
    <w:p w14:paraId="06DD2D3F" w14:textId="77777777" w:rsidR="00AE0C10" w:rsidRDefault="00000000">
      <w:pPr>
        <w:pStyle w:val="FirstParagraph"/>
      </w:pPr>
      <w:r>
        <w:t xml:space="preserve">Pri finálnom balíku transkriptov bola variabilita nastavená ako </w:t>
      </w:r>
      <w:r>
        <w:rPr>
          <w:b/>
          <w:bCs/>
        </w:rPr>
        <w:t>uzamknutá</w:t>
      </w:r>
      <w:r>
        <w:t>, aby sa minimalizoval nekontrolovaný drift a aby sa v hodnotení testovali primárne práve experimentálne manipulované vlastnosti generovania. Mimo zámerne menených faktorov sa výskum snažil zachovať čo najvyššiu štandardizáciu (rovnaký interview protokol, rovnaký počet turnov, rovnaký formát exportu, rovnaké nastavenie modelových parametrov mimo dvoch sledovaných faktorov).</w:t>
      </w:r>
    </w:p>
    <w:p w14:paraId="6E1D7232" w14:textId="77777777" w:rsidR="00AE0C10" w:rsidRDefault="00000000">
      <w:pPr>
        <w:pStyle w:val="Zkladntext"/>
      </w:pPr>
      <w:r>
        <w:t xml:space="preserve">Výhodou takto pripraveného materiálu bolo, že umožňoval súčasne sledovať dve úrovne variability. Prvou bola </w:t>
      </w:r>
      <w:r>
        <w:rPr>
          <w:b/>
          <w:bCs/>
        </w:rPr>
        <w:t>klinická variabilita medzi seed scenármi</w:t>
      </w:r>
      <w:r>
        <w:t xml:space="preserve">, teda odlišnosti medzi rôznymi modelovými prípadmi depresívnej symptomatiky. Druhou bola </w:t>
      </w:r>
      <w:r>
        <w:rPr>
          <w:b/>
          <w:bCs/>
        </w:rPr>
        <w:t>experimentálna variabilita</w:t>
      </w:r>
      <w:r>
        <w:t xml:space="preserve"> spôsobená štruktúrujúcim klinickým usmernením a štýlom odpovedania simulovaného pacienta. Tento dvojvrstvový dizajn zvyšuje ekologickú validitu výskumu, pretože hodnotitelia neporovnávali len technicky mierne odlišné texty, ale rozhovory založené na odlišných klinických situáciách, pri ktorých sa zároveň testoval vplyv dvoch systematicky manipulovaných vlastností generovania.</w:t>
      </w:r>
    </w:p>
    <w:p w14:paraId="7AB2DDB9" w14:textId="77777777" w:rsidR="00AE0C10" w:rsidRDefault="00000000">
      <w:pPr>
        <w:pStyle w:val="Nadpis3"/>
      </w:pPr>
      <w:bookmarkStart w:id="35" w:name="hodnotiaci-nástroj"/>
      <w:bookmarkEnd w:id="34"/>
      <w:r>
        <w:lastRenderedPageBreak/>
        <w:t>2.4 Hodnotiaci nástroj</w:t>
      </w:r>
    </w:p>
    <w:p w14:paraId="3AF10243" w14:textId="77777777" w:rsidR="00AE0C10" w:rsidRDefault="00000000">
      <w:pPr>
        <w:pStyle w:val="FirstParagraph"/>
      </w:pPr>
      <w:r>
        <w:t xml:space="preserve">Na zber hodnotení bol použitý </w:t>
      </w:r>
      <w:r>
        <w:rPr>
          <w:b/>
          <w:bCs/>
        </w:rPr>
        <w:t>autorsky zostavený ratingový dotazník</w:t>
      </w:r>
      <w:r>
        <w:t xml:space="preserve"> implementovaný v internom survey engine. Nástroj obsahoval tri hlavné bloky položiek, jednu nominálnu položku odhadovaného pôvodu rozhovoru a jednu otvorenú textovú položku.</w:t>
      </w:r>
    </w:p>
    <w:p w14:paraId="4AF08826" w14:textId="77777777" w:rsidR="00AE0C10" w:rsidRDefault="00000000">
      <w:pPr>
        <w:pStyle w:val="Nadpis4"/>
      </w:pPr>
      <w:bookmarkStart w:id="36" w:name="štruktúra-blokov"/>
      <w:r>
        <w:t>2.4.1 Štruktúra blokov</w:t>
      </w:r>
    </w:p>
    <w:p w14:paraId="08A40269" w14:textId="77777777" w:rsidR="00AE0C10" w:rsidRDefault="00000000">
      <w:pPr>
        <w:pStyle w:val="FirstParagraph"/>
      </w:pPr>
      <w:r>
        <w:rPr>
          <w:b/>
          <w:bCs/>
        </w:rPr>
        <w:t>Prvý blok – primárne kvalitatívne outcome-y G1 až G5</w:t>
      </w:r>
      <w:r>
        <w:t xml:space="preserve"> zachytáva globálne expertné hodnotenie rozhovoru. Hodnotiteľ posudzuje interview ako celok, teda nie jednotlivý symptomatický detail, ale odborný dojem z textu:</w:t>
      </w:r>
    </w:p>
    <w:p w14:paraId="16FD1924" w14:textId="77777777" w:rsidR="00AE0C10" w:rsidRDefault="00000000">
      <w:pPr>
        <w:pStyle w:val="Compact"/>
        <w:numPr>
          <w:ilvl w:val="0"/>
          <w:numId w:val="5"/>
        </w:numPr>
      </w:pPr>
      <w:r>
        <w:t>G1 = klinická vierohodnosť rozhovoru,</w:t>
      </w:r>
    </w:p>
    <w:p w14:paraId="06BA26E4" w14:textId="77777777" w:rsidR="00AE0C10" w:rsidRDefault="00000000">
      <w:pPr>
        <w:pStyle w:val="Compact"/>
        <w:numPr>
          <w:ilvl w:val="0"/>
          <w:numId w:val="5"/>
        </w:numPr>
      </w:pPr>
      <w:r>
        <w:t>G2 = prirodzenosť jazyka a plynulosť odpovedí,</w:t>
      </w:r>
    </w:p>
    <w:p w14:paraId="2E729DC5" w14:textId="77777777" w:rsidR="00AE0C10" w:rsidRDefault="00000000">
      <w:pPr>
        <w:pStyle w:val="Compact"/>
        <w:numPr>
          <w:ilvl w:val="0"/>
          <w:numId w:val="5"/>
        </w:numPr>
      </w:pPr>
      <w:r>
        <w:t>G3 = vnútorná konzistentnosť rozhovoru,</w:t>
      </w:r>
    </w:p>
    <w:p w14:paraId="7E1B5718" w14:textId="77777777" w:rsidR="00AE0C10" w:rsidRDefault="00000000">
      <w:pPr>
        <w:pStyle w:val="Compact"/>
        <w:numPr>
          <w:ilvl w:val="0"/>
          <w:numId w:val="5"/>
        </w:numPr>
      </w:pPr>
      <w:r>
        <w:t>G4 = súlad rozhovoru s obrazom depresívnej symptomatiky,</w:t>
      </w:r>
    </w:p>
    <w:p w14:paraId="79E92D53" w14:textId="77777777" w:rsidR="00AE0C10" w:rsidRDefault="00000000">
      <w:pPr>
        <w:pStyle w:val="Compact"/>
        <w:numPr>
          <w:ilvl w:val="0"/>
          <w:numId w:val="5"/>
        </w:numPr>
      </w:pPr>
      <w:r>
        <w:t>G5 = použiteľnosť rozhovoru na tréningové alebo výučbové účely.</w:t>
      </w:r>
    </w:p>
    <w:p w14:paraId="017CC1DE" w14:textId="77777777" w:rsidR="00AE0C10" w:rsidRDefault="00000000">
      <w:pPr>
        <w:pStyle w:val="FirstParagraph"/>
      </w:pPr>
      <w:r>
        <w:rPr>
          <w:b/>
          <w:bCs/>
        </w:rPr>
        <w:t>Druhý blok – globálne odhady závažnosti a funkčného dopadu S1 a S2</w:t>
      </w:r>
      <w:r>
        <w:t xml:space="preserve"> zachytáva expertný úsudok hodnotiteľa o tom, aký celkový stupeň depresívnej závažnosti a aký funkčný dopad rozhovor implikuje. Položka S1 reprezentuje odhad celkovej závažnosti a položka S2 odhad funkčného dopadu na bežné fungovanie.</w:t>
      </w:r>
    </w:p>
    <w:p w14:paraId="2A2606BD" w14:textId="77777777" w:rsidR="00AE0C10" w:rsidRDefault="00000000">
      <w:pPr>
        <w:pStyle w:val="Zkladntext"/>
      </w:pPr>
      <w:r>
        <w:rPr>
          <w:b/>
          <w:bCs/>
        </w:rPr>
        <w:t>Transcript-level symptom metadata A1 až A9</w:t>
      </w:r>
      <w:r>
        <w:t xml:space="preserve"> nepredstavujú dodatočné ľudské ratingy od ratera. Ide o štruktúrované PHQ-9 symptom score polia importované zo Sim Lab / Chat Lab bundle, teda o self-report vrstvu pripojenú k danému simulovanému participantovi a transkriptu. Položky A1 až A9 zodpovedajú deviatim obsahovým oblastiam depresívnej symptomatiky zavedeným v Úvode (1.1) a previazaným s logikou PHQ-9 (</w:t>
      </w:r>
      <w:hyperlink w:anchor="ref-kroenke2001phq9">
        <w:r>
          <w:rPr>
            <w:rStyle w:val="Hypertextovprepojenie"/>
          </w:rPr>
          <w:t>Kroenke et al., 2001</w:t>
        </w:r>
      </w:hyperlink>
      <w:r>
        <w:t>). V analýze preto slúžia prednostne ako transcript-level symptom profil a ako podklad pre porovnanie s vopred definovanými seed anchor hodnotami, nie ako psychometrická súčasť expertného ratingového nástroja.</w:t>
      </w:r>
    </w:p>
    <w:p w14:paraId="0FDD5722" w14:textId="77777777" w:rsidR="00AE0C10" w:rsidRDefault="00000000">
      <w:pPr>
        <w:pStyle w:val="Zkladntext"/>
      </w:pPr>
      <w:r>
        <w:rPr>
          <w:b/>
          <w:bCs/>
        </w:rPr>
        <w:t>Tretí blok – položky kontroly kvality a defektov R1 až R5</w:t>
      </w:r>
      <w:r>
        <w:t xml:space="preserve"> zachytávajú kvalitatívne defekty, ktoré síce nemusia byť „symptómami” v pravom slova zmysle, ale môžu zásadne znižovať použiteľnosť rozhovoru v metodologickom alebo pedagogickom kontexte:</w:t>
      </w:r>
    </w:p>
    <w:p w14:paraId="3964637E" w14:textId="77777777" w:rsidR="00AE0C10" w:rsidRDefault="00000000">
      <w:pPr>
        <w:pStyle w:val="Compact"/>
        <w:numPr>
          <w:ilvl w:val="0"/>
          <w:numId w:val="6"/>
        </w:numPr>
      </w:pPr>
      <w:r>
        <w:t>R1 = prítomnosť kontradikcií alebo zjavnej nekonzistentnosti,</w:t>
      </w:r>
    </w:p>
    <w:p w14:paraId="5B49BA71" w14:textId="77777777" w:rsidR="00AE0C10" w:rsidRDefault="00000000">
      <w:pPr>
        <w:pStyle w:val="Compact"/>
        <w:numPr>
          <w:ilvl w:val="0"/>
          <w:numId w:val="6"/>
        </w:numPr>
      </w:pPr>
      <w:r>
        <w:t>R2 = prítomnosť klišéovitých alebo stereotypných formulácií,</w:t>
      </w:r>
    </w:p>
    <w:p w14:paraId="3682653B" w14:textId="77777777" w:rsidR="00AE0C10" w:rsidRDefault="00000000">
      <w:pPr>
        <w:pStyle w:val="Compact"/>
        <w:numPr>
          <w:ilvl w:val="0"/>
          <w:numId w:val="6"/>
        </w:numPr>
      </w:pPr>
      <w:r>
        <w:t>R3 = kontextový nesúlad alebo odpovede mimo zamýšľaného klinického rámca,</w:t>
      </w:r>
    </w:p>
    <w:p w14:paraId="43725CA7" w14:textId="77777777" w:rsidR="00AE0C10" w:rsidRDefault="00000000">
      <w:pPr>
        <w:pStyle w:val="Compact"/>
        <w:numPr>
          <w:ilvl w:val="0"/>
          <w:numId w:val="6"/>
        </w:numPr>
      </w:pPr>
      <w:r>
        <w:t>R4 = podozrenie na inú primárnu psychopatológiu, než je cieľový seed profil,</w:t>
      </w:r>
    </w:p>
    <w:p w14:paraId="155952CE" w14:textId="77777777" w:rsidR="00AE0C10" w:rsidRDefault="00000000">
      <w:pPr>
        <w:pStyle w:val="Compact"/>
        <w:numPr>
          <w:ilvl w:val="0"/>
          <w:numId w:val="6"/>
        </w:numPr>
      </w:pPr>
      <w:r>
        <w:t>R5 = neprimeraná dramatizácia alebo neautentické zveličovanie.</w:t>
      </w:r>
    </w:p>
    <w:p w14:paraId="1ECA5E0A" w14:textId="77777777" w:rsidR="00AE0C10" w:rsidRDefault="00000000">
      <w:pPr>
        <w:pStyle w:val="FirstParagraph"/>
      </w:pPr>
      <w:r>
        <w:t>Súčasťou nástroja bola aj nominálna položka odhadovaného pôvodu rozhovoru (s možnosťami: AI-generovaný, ľudsky simulovaný, reálny participant, neviem odhadnúť), položka zachytávajúca istotu tohto odhadu a otvorená textová položka určená na slobodný kvalitatívny komentár hodnotiteľa.</w:t>
      </w:r>
    </w:p>
    <w:p w14:paraId="548657C2" w14:textId="77777777" w:rsidR="00AE0C10" w:rsidRDefault="00000000">
      <w:pPr>
        <w:pStyle w:val="Nadpis4"/>
      </w:pPr>
      <w:bookmarkStart w:id="37" w:name="odpoveďové-formáty"/>
      <w:bookmarkEnd w:id="36"/>
      <w:r>
        <w:lastRenderedPageBreak/>
        <w:t>2.4.2 Odpoveďové formáty</w:t>
      </w:r>
    </w:p>
    <w:p w14:paraId="40E19B2C" w14:textId="77777777" w:rsidR="00AE0C10" w:rsidRDefault="00000000">
      <w:pPr>
        <w:pStyle w:val="FirstParagraph"/>
      </w:pPr>
      <w:r>
        <w:t xml:space="preserve">Položky G1 až G5, S1, S2, položky R1 až R5 a položka zachytávajúca istotu odhadu pôvodu boli koncipované ako </w:t>
      </w:r>
      <w:r>
        <w:rPr>
          <w:b/>
          <w:bCs/>
        </w:rPr>
        <w:t>5-bodové škály</w:t>
      </w:r>
      <w:r>
        <w:t xml:space="preserve"> a v analýze sú chápané ako ordinálne premenné. Naproti tomu A1 až A9 nie sú súčasťou ľudského ratingového formulára, ale importované transcript-level PHQ-9 symptom skóre na </w:t>
      </w:r>
      <w:r>
        <w:rPr>
          <w:b/>
          <w:bCs/>
        </w:rPr>
        <w:t>škále 0–3</w:t>
      </w:r>
      <w:r>
        <w:t>. Toto rozlíšenie je metodicky dôležité: expertná evaluácia a transcript-level symptom metadata sa v práci používajú spoločne, ale nepredstavujú jednu a tú istú meraciu vrstvu.</w:t>
      </w:r>
    </w:p>
    <w:p w14:paraId="2A0ABDD4" w14:textId="77777777" w:rsidR="00AE0C10" w:rsidRDefault="00000000">
      <w:pPr>
        <w:pStyle w:val="Zkladntext"/>
      </w:pPr>
      <w:r>
        <w:t>Takéto členenie dátovej štruktúry umožnilo oddeliť jadro expertného hodnotenia rozhovoru od transcript-level symptom profilu a od vrstvy kontroly kvality. Zároveň tým vznikol priamy most medzi teoretickými konštruktmi v Úvode (klinická vierohodnosť, prirodzenosť, konzistentnosť, symptomatická primeranosť, varovné signály, tréningová použiteľnosť — časť 1.5) a empirickými premennými použitými v analýze.</w:t>
      </w:r>
    </w:p>
    <w:p w14:paraId="7921357E" w14:textId="77777777" w:rsidR="00AE0C10" w:rsidRDefault="00000000">
      <w:pPr>
        <w:pStyle w:val="Nadpis4"/>
      </w:pPr>
      <w:bookmarkStart w:id="38" w:name="status-psychometrických-vlastností"/>
      <w:bookmarkEnd w:id="37"/>
      <w:r>
        <w:t>2.4.3 Status psychometrických vlastností</w:t>
      </w:r>
    </w:p>
    <w:p w14:paraId="0A0E2DEB" w14:textId="77777777" w:rsidR="00AE0C10" w:rsidRDefault="00000000">
      <w:pPr>
        <w:pStyle w:val="FirstParagraph"/>
      </w:pPr>
      <w:r>
        <w:t>Keďže ide o autorský nástroj, v literatúre nie sú k dispozícii jeho predchádzajúce psychometrické charakteristiky. Z tohto dôvodu sa analýza vnútornej konzistencie a interrater reliability stáva súčasťou overovania nástroja v konkrétnom výskumnom kontexte. Takýto postup je v súlade s lokálnym sprievodcom záverečných prác aj s odporúčaniami COSMIN metodológie pre obsahovú validitu a vnútornú konzistenciu pri novo zostavených ratingových nástrojoch (</w:t>
      </w:r>
      <w:hyperlink w:anchor="ref-boateng2018scaledevelopment">
        <w:r>
          <w:rPr>
            <w:rStyle w:val="Hypertextovprepojenie"/>
          </w:rPr>
          <w:t>Boateng et al., 2018</w:t>
        </w:r>
      </w:hyperlink>
      <w:r>
        <w:t xml:space="preserve">; </w:t>
      </w:r>
      <w:hyperlink w:anchor="Xb1380ca2da1dde24ecde6fa049e981ea2d3ad7e">
        <w:r>
          <w:rPr>
            <w:rStyle w:val="Hypertextovprepojenie"/>
          </w:rPr>
          <w:t>Terwee et al., 2018</w:t>
        </w:r>
      </w:hyperlink>
      <w:r>
        <w:t>). Pri reporte vnútornej konzistencie a interrater reliability sa preto v kapitole Výsledky vychádza priamo z aktuálneho výskumu.</w:t>
      </w:r>
    </w:p>
    <w:p w14:paraId="5D044FAF" w14:textId="77777777" w:rsidR="00AE0C10" w:rsidRDefault="00000000">
      <w:pPr>
        <w:pStyle w:val="Nadpis4"/>
      </w:pPr>
      <w:bookmarkStart w:id="39" w:name="Xfcf5c6720b224f9f3f1fa70ab4cc583613d40f0"/>
      <w:bookmarkEnd w:id="38"/>
      <w:r>
        <w:t>2.4.4 Predbežná expertná obsahová kontrola položiek a seed scenárov</w:t>
      </w:r>
    </w:p>
    <w:p w14:paraId="0971D913" w14:textId="77777777" w:rsidR="00AE0C10" w:rsidRDefault="00000000">
      <w:pPr>
        <w:pStyle w:val="FirstParagraph"/>
      </w:pPr>
      <w:r>
        <w:t xml:space="preserve">Popri neskoršej analýze vnútornej konzistencie a zhody medzi hodnotiteľmi bola do pracovného workflowu zaradená aj </w:t>
      </w:r>
      <w:r>
        <w:rPr>
          <w:b/>
          <w:bCs/>
        </w:rPr>
        <w:t>predbežná expertná obsahová kontrola</w:t>
      </w:r>
      <w:r>
        <w:t xml:space="preserve"> autorského ratingového dotazníka a seed scenárov. V tejto vrstve experti neposudzovali hotové transkripty, ale samotné položky nástroja a klinicky ukotvené seed scenáre ešte pred ich finálnym použitím v hlavnom hodnotení. Pri položkách sa sledovala ich relevancia, zrozumiteľnosť a potrebnosť pre finálny nástroj; pri seed scenároch klinická plausibilita, primeranosť symptomatických anchorov, jasnosť, dostatok informácií pre generovanie rozhovoru, nestereotypnosť a použiteľnosť pre výskumný alebo výučbový kontext.</w:t>
      </w:r>
    </w:p>
    <w:p w14:paraId="6FA161FA" w14:textId="77777777" w:rsidR="00AE0C10" w:rsidRDefault="00000000">
      <w:pPr>
        <w:pStyle w:val="Zkladntext"/>
      </w:pPr>
      <w:r>
        <w:t xml:space="preserve">V aktuálnom stave táto vrstva zahŕňala </w:t>
      </w:r>
      <w:r>
        <w:rPr>
          <w:b/>
          <w:bCs/>
        </w:rPr>
        <w:t>šesť expertov</w:t>
      </w:r>
      <w:r>
        <w:t>. Každý expert hodnotil 12 položiek ratingového nástroja na troch kritériách (relevancia, zrozumiteľnosť, potrebnosť) a 12 seed scenárov na siedmich hodnotiacich dimenziách, doplnených odhadom cieľovej závažnosti a otvoreným komentárom. Táto vrstva preto v práci nebude interpretovaná ako plnohodnotná psychometrická validácia ani ako formálny Delphi proces. Jej funkciou je zachytiť zjavne problematické formulácie, nejednoznačné položky alebo klinicky sporné seed nastavenia a zdokumentovať odporúčané redakčné úpravy pred hlavným hodnotením transkriptov (</w:t>
      </w:r>
      <w:hyperlink w:anchor="ref-boateng2018scaledevelopment">
        <w:r>
          <w:rPr>
            <w:rStyle w:val="Hypertextovprepojenie"/>
          </w:rPr>
          <w:t>Boateng et al., 2018</w:t>
        </w:r>
      </w:hyperlink>
      <w:r>
        <w:t xml:space="preserve">; </w:t>
      </w:r>
      <w:hyperlink w:anchor="ref-hasson2000delphi">
        <w:r>
          <w:rPr>
            <w:rStyle w:val="Hypertextovprepojenie"/>
          </w:rPr>
          <w:t>Hasson et al., 2000</w:t>
        </w:r>
      </w:hyperlink>
      <w:r>
        <w:t xml:space="preserve">; </w:t>
      </w:r>
      <w:hyperlink w:anchor="ref-polit2007cvi">
        <w:r>
          <w:rPr>
            <w:rStyle w:val="Hypertextovprepojenie"/>
          </w:rPr>
          <w:t>Polit et al., 2007</w:t>
        </w:r>
      </w:hyperlink>
      <w:r>
        <w:t xml:space="preserve">; </w:t>
      </w:r>
      <w:hyperlink w:anchor="ref-rutherfordhemming2015simulationcvi">
        <w:r>
          <w:rPr>
            <w:rStyle w:val="Hypertextovprepojenie"/>
          </w:rPr>
          <w:t>Rutherford-Hemming, 2015</w:t>
        </w:r>
      </w:hyperlink>
      <w:r>
        <w:t xml:space="preserve">). Pri položkách dotazníka možno pomocne uviesť aj item-level proporcie </w:t>
      </w:r>
      <w:r>
        <w:lastRenderedPageBreak/>
        <w:t xml:space="preserve">hodnotení </w:t>
      </w:r>
      <w:r>
        <w:rPr>
          <w:rStyle w:val="VerbatimChar"/>
        </w:rPr>
        <w:t>3-4</w:t>
      </w:r>
      <w:r>
        <w:t>, tie však budú vzhľadom na veľkosť panelu interpretované opatrne a vždy spolu s kvalitatívnymi komentármi expertov (</w:t>
      </w:r>
      <w:hyperlink w:anchor="ref-polit2007cvi">
        <w:r>
          <w:rPr>
            <w:rStyle w:val="Hypertextovprepojenie"/>
          </w:rPr>
          <w:t>Polit et al., 2007</w:t>
        </w:r>
      </w:hyperlink>
      <w:r>
        <w:t xml:space="preserve">; </w:t>
      </w:r>
      <w:hyperlink w:anchor="Xb1380ca2da1dde24ecde6fa049e981ea2d3ad7e">
        <w:r>
          <w:rPr>
            <w:rStyle w:val="Hypertextovprepojenie"/>
          </w:rPr>
          <w:t>Terwee et al., 2018</w:t>
        </w:r>
      </w:hyperlink>
      <w:r>
        <w:t>).</w:t>
      </w:r>
    </w:p>
    <w:p w14:paraId="1D3896E1" w14:textId="77777777" w:rsidR="00AE0C10" w:rsidRDefault="00000000">
      <w:pPr>
        <w:pStyle w:val="Nadpis3"/>
      </w:pPr>
      <w:bookmarkStart w:id="40" w:name="X49473526ff4e821f0a75eb61389792cab6d2f84"/>
      <w:bookmarkEnd w:id="35"/>
      <w:bookmarkEnd w:id="39"/>
      <w:r>
        <w:t>2.5 Operacionalizácia teoretických pojmov a empirické premenné</w:t>
      </w:r>
    </w:p>
    <w:p w14:paraId="1F00EE29" w14:textId="77777777" w:rsidR="00AE0C10" w:rsidRDefault="00000000">
      <w:pPr>
        <w:pStyle w:val="FirstParagraph"/>
      </w:pPr>
      <w:r>
        <w:t xml:space="preserve">V Úvode (časti 1.5 a 1.7) boli zavedené tri kľúčové teoretické konštrukty: </w:t>
      </w:r>
      <w:r>
        <w:rPr>
          <w:b/>
          <w:bCs/>
        </w:rPr>
        <w:t>prítomnosť štruktúrujúceho klinického usmernenia</w:t>
      </w:r>
      <w:r>
        <w:t xml:space="preserve">, </w:t>
      </w:r>
      <w:r>
        <w:rPr>
          <w:b/>
          <w:bCs/>
        </w:rPr>
        <w:t>štýl odpovedania simulovaného pacienta</w:t>
      </w:r>
      <w:r>
        <w:t xml:space="preserve"> a </w:t>
      </w:r>
      <w:r>
        <w:rPr>
          <w:b/>
          <w:bCs/>
        </w:rPr>
        <w:t>kvalita simulovaného interview</w:t>
      </w:r>
      <w:r>
        <w:t>. V tejto časti opisujeme ich empirické zachytenie v ratingovom nástroji a v odvodených ukazovateľoch.</w:t>
      </w:r>
    </w:p>
    <w:p w14:paraId="01BD6C1F" w14:textId="77777777" w:rsidR="00AE0C10" w:rsidRDefault="00000000">
      <w:pPr>
        <w:pStyle w:val="Nadpis4"/>
      </w:pPr>
      <w:bookmarkStart w:id="41" w:name="nezávislé-premenné"/>
      <w:r>
        <w:t>2.5.1 Nezávislé premenné</w:t>
      </w:r>
    </w:p>
    <w:p w14:paraId="5AE990D7" w14:textId="77777777" w:rsidR="00AE0C10" w:rsidRDefault="00000000">
      <w:pPr>
        <w:pStyle w:val="FirstParagraph"/>
      </w:pPr>
      <w:r>
        <w:rPr>
          <w:b/>
          <w:bCs/>
        </w:rPr>
        <w:t>Prítomnosť štruktúrujúceho klinického usmernenia</w:t>
      </w:r>
      <w:r>
        <w:t xml:space="preserve"> bola operacionalizovaná ako binárna nezávislá premenná s dvoma úrovňami:</w:t>
      </w:r>
    </w:p>
    <w:p w14:paraId="4D666F0F" w14:textId="77777777" w:rsidR="00AE0C10" w:rsidRDefault="00000000">
      <w:pPr>
        <w:pStyle w:val="Compact"/>
        <w:numPr>
          <w:ilvl w:val="0"/>
          <w:numId w:val="7"/>
        </w:numPr>
      </w:pPr>
      <w:r>
        <w:t>G0 = bez štruktúrujúceho klinického usmernenia,</w:t>
      </w:r>
    </w:p>
    <w:p w14:paraId="6DBF72F4" w14:textId="77777777" w:rsidR="00AE0C10" w:rsidRDefault="00000000">
      <w:pPr>
        <w:pStyle w:val="Compact"/>
        <w:numPr>
          <w:ilvl w:val="0"/>
          <w:numId w:val="7"/>
        </w:numPr>
      </w:pPr>
      <w:r>
        <w:t>G1 = so štruktúrujúcim klinickým usmernením.</w:t>
      </w:r>
    </w:p>
    <w:p w14:paraId="64A9F90B" w14:textId="77777777" w:rsidR="00AE0C10" w:rsidRDefault="00000000">
      <w:pPr>
        <w:pStyle w:val="FirstParagraph"/>
      </w:pPr>
      <w:r>
        <w:t>V psychologickom jazyku reprezentuje táto premenná mieru explicitného riadenia generovania rozhovoru s cieľom zvýšiť jeho konzistentnosť, tematickú disciplínu a klinickú primeranosť. Príbuznú logiku v literatúre LLM simulovaných pacientov nájdeme v CureFun, PATIENT-ψ a Adaptive-VP, ktoré používajú explicitné štruktúrujúce mechanizmy na riadenie modelového správania (</w:t>
      </w:r>
      <w:hyperlink w:anchor="ref-lee2025adaptivevp">
        <w:r>
          <w:rPr>
            <w:rStyle w:val="Hypertextovprepojenie"/>
          </w:rPr>
          <w:t>Lee et al., 2025</w:t>
        </w:r>
      </w:hyperlink>
      <w:r>
        <w:t xml:space="preserve">; </w:t>
      </w:r>
      <w:hyperlink w:anchor="ref-li2024curefun">
        <w:r>
          <w:rPr>
            <w:rStyle w:val="Hypertextovprepojenie"/>
          </w:rPr>
          <w:t>Li et al., 2024</w:t>
        </w:r>
      </w:hyperlink>
      <w:r>
        <w:t xml:space="preserve">; </w:t>
      </w:r>
      <w:hyperlink w:anchor="ref-wang2024patientpsi">
        <w:r>
          <w:rPr>
            <w:rStyle w:val="Hypertextovprepojenie"/>
          </w:rPr>
          <w:t>Wang et al., 2024</w:t>
        </w:r>
      </w:hyperlink>
      <w:r>
        <w:t>).</w:t>
      </w:r>
    </w:p>
    <w:p w14:paraId="67C40551" w14:textId="77777777" w:rsidR="00AE0C10" w:rsidRDefault="00000000">
      <w:pPr>
        <w:pStyle w:val="Zkladntext"/>
      </w:pPr>
      <w:r>
        <w:rPr>
          <w:b/>
          <w:bCs/>
        </w:rPr>
        <w:t>Štýl odpovedania simulovaného pacienta</w:t>
      </w:r>
      <w:r>
        <w:t xml:space="preserve"> bol operacionalizovaný ako trojúrovňová kategoriálna nezávislá premenná. V exporte je uložený v poli </w:t>
      </w:r>
      <w:r>
        <w:rPr>
          <w:rStyle w:val="VerbatimChar"/>
        </w:rPr>
        <w:t>profile</w:t>
      </w:r>
      <w:r>
        <w:t xml:space="preserve"> s kódmi R1 až R3; v texte práce používame autorizačné označenie P1 až P3:</w:t>
      </w:r>
    </w:p>
    <w:p w14:paraId="660CEAF6" w14:textId="77777777" w:rsidR="00AE0C10" w:rsidRDefault="00000000">
      <w:pPr>
        <w:pStyle w:val="Compact"/>
        <w:numPr>
          <w:ilvl w:val="0"/>
          <w:numId w:val="8"/>
        </w:numPr>
      </w:pPr>
      <w:r>
        <w:t>P1 = zdržanlivý štýl odpovedania,</w:t>
      </w:r>
    </w:p>
    <w:p w14:paraId="189EC6D9" w14:textId="77777777" w:rsidR="00AE0C10" w:rsidRDefault="00000000">
      <w:pPr>
        <w:pStyle w:val="Compact"/>
        <w:numPr>
          <w:ilvl w:val="0"/>
          <w:numId w:val="8"/>
        </w:numPr>
      </w:pPr>
      <w:r>
        <w:t>P2 = vyvážený štýl odpovedania,</w:t>
      </w:r>
    </w:p>
    <w:p w14:paraId="1E3F2064" w14:textId="77777777" w:rsidR="00AE0C10" w:rsidRDefault="00000000">
      <w:pPr>
        <w:pStyle w:val="Compact"/>
        <w:numPr>
          <w:ilvl w:val="0"/>
          <w:numId w:val="8"/>
        </w:numPr>
      </w:pPr>
      <w:r>
        <w:t>P3 = rozvinutý štýl odpovedania.</w:t>
      </w:r>
    </w:p>
    <w:p w14:paraId="76CA6096" w14:textId="77777777" w:rsidR="00AE0C10" w:rsidRDefault="00000000">
      <w:pPr>
        <w:pStyle w:val="FirstParagraph"/>
      </w:pPr>
      <w:r>
        <w:t>Táto premenná reprezentuje rozdiely v miere otvorenosti, stručnosti, spontánnej elaborácie a detailnosti odpovedí v rozhovore. Ide o zámerné zjednodušenie kontinua disclosure, ktoré v literatúre LLM klientov modelujú napríklad (</w:t>
      </w:r>
      <w:hyperlink w:anchor="ref-kim2025mindvoyager">
        <w:r>
          <w:rPr>
            <w:rStyle w:val="Hypertextovprepojenie"/>
          </w:rPr>
          <w:t>Kim et al., 2025</w:t>
        </w:r>
      </w:hyperlink>
      <w:r>
        <w:t>) cez metakogníciu a kontrolu otvorenosti sebazdieľania.</w:t>
      </w:r>
    </w:p>
    <w:p w14:paraId="4CE8468A" w14:textId="77777777" w:rsidR="00AE0C10" w:rsidRDefault="00000000">
      <w:pPr>
        <w:pStyle w:val="Nadpis4"/>
      </w:pPr>
      <w:bookmarkStart w:id="42" w:name="blokovacie-a-náhodné-faktory"/>
      <w:bookmarkEnd w:id="41"/>
      <w:r>
        <w:t>2.5.2 Blokovacie a náhodné faktory</w:t>
      </w:r>
    </w:p>
    <w:p w14:paraId="05E6F321" w14:textId="77777777" w:rsidR="00AE0C10" w:rsidRDefault="00000000">
      <w:pPr>
        <w:pStyle w:val="FirstParagraph"/>
      </w:pPr>
      <w:r>
        <w:rPr>
          <w:b/>
          <w:bCs/>
        </w:rPr>
        <w:t>Seed scenár</w:t>
      </w:r>
      <w:r>
        <w:t xml:space="preserve"> predstavoval blokovací faktor, ktorý zachytával klinický základ modelového prípadu. Seed scenár nebol predmetom hypotetického záujmu ako nezávislá premenná v psychologickom zmysle, ale metodicky slúžil na zachytenie systematickej variability medzi prípadmi.</w:t>
      </w:r>
    </w:p>
    <w:p w14:paraId="0809E80C" w14:textId="77777777" w:rsidR="00AE0C10" w:rsidRDefault="00000000">
      <w:pPr>
        <w:pStyle w:val="Zkladntext"/>
      </w:pPr>
      <w:r>
        <w:rPr>
          <w:b/>
          <w:bCs/>
        </w:rPr>
        <w:t>Identita hodnotiteľa</w:t>
      </w:r>
      <w:r>
        <w:t xml:space="preserve"> predstavovala ďalší zdroj variability, ktorý bolo potrebné zohľadniť na úrovni modelovania. Rozdiely medzi hodnotiteľmi mohli vyplývať z profesijného zázemia, prísnosti ratingu, skúsenosti či preferovaného klinického štýlu, a preto boli v inferenčných modeloch zohľadňované ako náhodný efekt.</w:t>
      </w:r>
    </w:p>
    <w:p w14:paraId="7F17CA87" w14:textId="77777777" w:rsidR="00AE0C10" w:rsidRDefault="00000000">
      <w:pPr>
        <w:pStyle w:val="Nadpis4"/>
      </w:pPr>
      <w:bookmarkStart w:id="43" w:name="primárne-závislé-premenné"/>
      <w:bookmarkEnd w:id="42"/>
      <w:r>
        <w:lastRenderedPageBreak/>
        <w:t>2.5.3 Primárne závislé premenné</w:t>
      </w:r>
    </w:p>
    <w:p w14:paraId="4EC1A9C2" w14:textId="77777777" w:rsidR="00AE0C10" w:rsidRDefault="00000000">
      <w:pPr>
        <w:pStyle w:val="FirstParagraph"/>
      </w:pPr>
      <w:r>
        <w:t xml:space="preserve">Primárne závislé premenné tvorili položky G1 až G5 z prvého bloku ratingového nástroja. Na </w:t>
      </w:r>
      <w:r>
        <w:rPr>
          <w:b/>
          <w:bCs/>
        </w:rPr>
        <w:t>deskriptívnej úrovni</w:t>
      </w:r>
      <w:r>
        <w:t xml:space="preserve"> budú tieto položky reportované ako ordinálne ukazovatele prostredníctvom frekvencií, mediánov a interkvartilových rozpätí. Na </w:t>
      </w:r>
      <w:r>
        <w:rPr>
          <w:b/>
          <w:bCs/>
        </w:rPr>
        <w:t>inferenčnej úrovni</w:t>
      </w:r>
      <w:r>
        <w:t xml:space="preserve"> budú položky G2 a G5 vystupovať ako samostatné ordinálne outcome-y modelované pomocou ordinal mixed models; položky G1, G3 a G4 budú slúžiť prednostne ako obsahová opora kompozitu klinickej vierohodnosti a len sekundárne ako položkové spresnenie hlavného výsledku.</w:t>
      </w:r>
    </w:p>
    <w:p w14:paraId="769A55F5" w14:textId="77777777" w:rsidR="00AE0C10" w:rsidRDefault="00000000">
      <w:pPr>
        <w:pStyle w:val="Zkladntext"/>
      </w:pPr>
      <w:r>
        <w:t xml:space="preserve">Okrem jednotlivých položiek bol vytvorený kompozitný ukazovateľ </w:t>
      </w:r>
      <w:r>
        <w:rPr>
          <w:b/>
          <w:bCs/>
        </w:rPr>
        <w:t>indexu klinickej vierohodnosti</w:t>
      </w:r>
      <w:r>
        <w:t>, vypočítaný ako priemer položiek G1, G3 a G4, keďže tieto tri položky podľa projektovej logiky a obsahovej validity konceptuálne najtesnejšie reprezentujú jadro klinickej vierohodnosti simulovaného interview.</w:t>
      </w:r>
    </w:p>
    <w:p w14:paraId="19E09A15" w14:textId="77777777" w:rsidR="00AE0C10" w:rsidRDefault="00000000">
      <w:pPr>
        <w:pStyle w:val="Zkladntext"/>
      </w:pPr>
      <w:r>
        <w:t>Index klinickej vierohodnosti bol vypočítaný ako: (G1 + G3 + G4) / 3.</w:t>
      </w:r>
    </w:p>
    <w:p w14:paraId="5883D7B1" w14:textId="77777777" w:rsidR="00AE0C10" w:rsidRDefault="00000000">
      <w:pPr>
        <w:pStyle w:val="Zkladntext"/>
      </w:pPr>
      <w:r>
        <w:t>Keďže ide o kompozit s približne intervalovým charakterom, index klinickej vierohodnosti bude v tabuľkách reportovaný primárne pomocou priemeru a smerodajnej odchýlky a doplnkovo možno uviesť aj medián a interkvartilové rozpätie. V inferenčnej analýze vystupuje ako hlavný outcome pre lineárne zmiešané modely. Položka G2 (prirodzenosť jazyka) je analyzovaná samostatne ako ordinálny ukazovateľ jazykovej a interakčnej kvality. Položka G5 (tréningová použiteľnosť) je analyzovaná samostatne ako ordinálny ukazovateľ celkového odborného úsudku o pedagogickej využiteľnosti rozhovoru.</w:t>
      </w:r>
    </w:p>
    <w:p w14:paraId="54F686C1" w14:textId="77777777" w:rsidR="00AE0C10" w:rsidRDefault="00000000">
      <w:pPr>
        <w:pStyle w:val="Nadpis4"/>
      </w:pPr>
      <w:bookmarkStart w:id="44" w:name="X7b27f972de17ff11782626c389ead28bd2e00b4"/>
      <w:bookmarkEnd w:id="43"/>
      <w:r>
        <w:t>2.5.4 Sekundárne premenné a error-based ukazovatele</w:t>
      </w:r>
    </w:p>
    <w:p w14:paraId="109C71B5" w14:textId="77777777" w:rsidR="00AE0C10" w:rsidRDefault="00000000">
      <w:pPr>
        <w:pStyle w:val="FirstParagraph"/>
      </w:pPr>
      <w:r>
        <w:t>Sekundárnu vrstvu premenných tvorili dve navzájom odlišné, ale obsahovo prepojené časti. Prvou sú položky A1 až A9, ktoré predstavujú transcript-level PHQ-9 symptom metadata importované zo self-report vrstvy simulovaného participant profilu. Druhou sú položky S1 a S2, ktoré predstavujú expertný odhad celkovej závažnosti a funkčného dopadu.</w:t>
      </w:r>
    </w:p>
    <w:p w14:paraId="5CC2ED31" w14:textId="77777777" w:rsidR="00AE0C10" w:rsidRDefault="00000000">
      <w:pPr>
        <w:pStyle w:val="Zkladntext"/>
      </w:pPr>
      <w:r>
        <w:t xml:space="preserve">Na </w:t>
      </w:r>
      <w:r>
        <w:rPr>
          <w:b/>
          <w:bCs/>
        </w:rPr>
        <w:t>deskriptívnej úrovni</w:t>
      </w:r>
      <w:r>
        <w:t xml:space="preserve"> budú A1 až A9 reportované oddelene od ľudských ratingov ako transcript-level ukazovatele; pri každej doméne je možné uviesť priemer, smerodajnú odchýlku, medián aj interkvartilové rozpätie podľa potreby. Položky S1 a S2 ostávajú ordinálnymi ľudskými ratingmi a budú deskriptívne sumarizované cez frekvencie, mediány a interkvartilové rozpätia. Na </w:t>
      </w:r>
      <w:r>
        <w:rPr>
          <w:b/>
          <w:bCs/>
        </w:rPr>
        <w:t>inferenčnej úrovni</w:t>
      </w:r>
      <w:r>
        <w:t xml:space="preserve"> však jadro tejto vetvy netvoria jednotlivé doménové položky A1 až A9 ani samotné ordinálne ratingy S1 a S2, ale odvodené error-based ukazovatele, ktoré už majú jasný empirický význam vzhľadom na seed anchor profil.</w:t>
      </w:r>
    </w:p>
    <w:p w14:paraId="3D1252BC" w14:textId="77777777" w:rsidR="00AE0C10" w:rsidRDefault="00000000">
      <w:pPr>
        <w:pStyle w:val="Zkladntext"/>
      </w:pPr>
      <w:r>
        <w:t xml:space="preserve">Keďže pre každý seed boli vopred definované anchor hodnoty, bolo možné odvodiť aj </w:t>
      </w:r>
      <w:r>
        <w:rPr>
          <w:b/>
          <w:bCs/>
        </w:rPr>
        <w:t>chybové ukazovatele</w:t>
      </w:r>
      <w:r>
        <w:t xml:space="preserve"> vyjadrujúce mieru zhody rozhovoru s cieľovým profilom. Pri A1 až A9 ide o transcript-level zhodu medzi importovaným PHQ-9 profilom a seed anchorom. Pri S1 a S2 ide o expertne hodnotené severity a functional impact položky; keďže seed anchors aj ľudské ratingy používajú rovnakú </w:t>
      </w:r>
      <w:r>
        <w:rPr>
          <w:rStyle w:val="VerbatimChar"/>
        </w:rPr>
        <w:t>1-5</w:t>
      </w:r>
      <w:r>
        <w:t xml:space="preserve"> škálu, error-based ukazovatele sa rátajú priamo bez dodatočnej harmonizácie.</w:t>
      </w:r>
    </w:p>
    <w:p w14:paraId="02FCB949" w14:textId="77777777" w:rsidR="00AE0C10" w:rsidRDefault="00000000">
      <w:pPr>
        <w:pStyle w:val="Compact"/>
        <w:numPr>
          <w:ilvl w:val="0"/>
          <w:numId w:val="9"/>
        </w:numPr>
      </w:pPr>
      <w:r>
        <w:lastRenderedPageBreak/>
        <w:t>priemerná absolútna chyba v symptomatických doménach = (|A1 − anchor(A1)| + |A2 − anchor(A2)| + … + |A9 − anchor(A9)|) / 9,</w:t>
      </w:r>
    </w:p>
    <w:p w14:paraId="345CE7D5" w14:textId="77777777" w:rsidR="00AE0C10" w:rsidRDefault="00000000">
      <w:pPr>
        <w:pStyle w:val="Compact"/>
        <w:numPr>
          <w:ilvl w:val="0"/>
          <w:numId w:val="9"/>
        </w:numPr>
      </w:pPr>
      <w:r>
        <w:t>chyba odhadu závažnosti = absolútna odchýlka expert ratingu S1 od anchor hodnoty S1,</w:t>
      </w:r>
    </w:p>
    <w:p w14:paraId="6B36A6B4" w14:textId="77777777" w:rsidR="00AE0C10" w:rsidRDefault="00000000">
      <w:pPr>
        <w:pStyle w:val="Compact"/>
        <w:numPr>
          <w:ilvl w:val="0"/>
          <w:numId w:val="9"/>
        </w:numPr>
      </w:pPr>
      <w:r>
        <w:t>chyba odhadu funkčného dopadu = absolútna odchýlka expert ratingu S2 od anchor hodnoty S2.</w:t>
      </w:r>
    </w:p>
    <w:p w14:paraId="2AA62D72" w14:textId="77777777" w:rsidR="00AE0C10" w:rsidRDefault="00000000">
      <w:pPr>
        <w:pStyle w:val="FirstParagraph"/>
      </w:pPr>
      <w:r>
        <w:t xml:space="preserve">Nižšia hodnota týchto ukazovateľov znamená vyššiu presnosť zhody rozhovoru s cieľovým seed scenárom. Priemerná absolútna chyba v symptomatických doménach slúži prednostne ako transcript-level fidelity ukazovateľ a bude reportovaná ako priemer a smerodajná odchýlka, prípadne doplnkovo medián a interkvartilové rozpätie. Rovnako budú reportované aj </w:t>
      </w:r>
      <w:r>
        <w:rPr>
          <w:rStyle w:val="VerbatimChar"/>
        </w:rPr>
        <w:t>severity_error</w:t>
      </w:r>
      <w:r>
        <w:t xml:space="preserve"> a </w:t>
      </w:r>
      <w:r>
        <w:rPr>
          <w:rStyle w:val="VerbatimChar"/>
        </w:rPr>
        <w:t>impact_error</w:t>
      </w:r>
      <w:r>
        <w:t>, ktoré sa v inferenčnej časti používajú ako sekundárne približne intervalové outcome-y. Expertne hodnotené severity a functional impact položky zároveň ostávajú v texte viditeľné aj ako samostatná ordinálna ľudská vrstva. V kombinácii s indexom klinickej vierohodnosti tak možno odlíšiť „vyzerá dobre na povrchu” od „zodpovedá zamýšľanému klinickému obrazu”.</w:t>
      </w:r>
    </w:p>
    <w:p w14:paraId="442A3106" w14:textId="77777777" w:rsidR="00AE0C10" w:rsidRDefault="00000000">
      <w:pPr>
        <w:pStyle w:val="Zkladntext"/>
      </w:pPr>
      <w:r>
        <w:t xml:space="preserve">Keďže seed </w:t>
      </w:r>
      <w:r>
        <w:rPr>
          <w:rStyle w:val="VerbatimChar"/>
        </w:rPr>
        <w:t>S1_anchor</w:t>
      </w:r>
      <w:r>
        <w:t xml:space="preserve"> a </w:t>
      </w:r>
      <w:r>
        <w:rPr>
          <w:rStyle w:val="VerbatimChar"/>
        </w:rPr>
        <w:t>S2_anchor</w:t>
      </w:r>
      <w:r>
        <w:t xml:space="preserve"> boli finálne zarovnané na rovnakú </w:t>
      </w:r>
      <w:r>
        <w:rPr>
          <w:rStyle w:val="VerbatimChar"/>
        </w:rPr>
        <w:t>1-5</w:t>
      </w:r>
      <w:r>
        <w:t xml:space="preserve"> škálu ako expertné ratingy, je možné popri samostatnom vyhodnotení položiek S1 a S2 reportovať aj ich priamu error-based verziu voči seed kotvám.</w:t>
      </w:r>
    </w:p>
    <w:p w14:paraId="21A79F61" w14:textId="77777777" w:rsidR="00AE0C10" w:rsidRDefault="00000000">
      <w:pPr>
        <w:pStyle w:val="Nadpis4"/>
      </w:pPr>
      <w:bookmarkStart w:id="45" w:name="qc-premenné-a-kompozit-defektov"/>
      <w:bookmarkEnd w:id="44"/>
      <w:r>
        <w:t>2.5.5 QC premenné a kompozit defektov</w:t>
      </w:r>
    </w:p>
    <w:p w14:paraId="369A0ACE" w14:textId="77777777" w:rsidR="00AE0C10" w:rsidRDefault="00000000">
      <w:pPr>
        <w:pStyle w:val="FirstParagraph"/>
      </w:pPr>
      <w:r>
        <w:t xml:space="preserve">Premenné kontroly kvality tvorili položky R1 až R5, z ktorých bol odvodený kompozit </w:t>
      </w:r>
      <w:r>
        <w:rPr>
          <w:b/>
          <w:bCs/>
        </w:rPr>
        <w:t>indexu defektov</w:t>
      </w:r>
      <w:r>
        <w:t>. Ich účelom bolo zachytiť nedostatky rozhovorov, ktoré mohli znižovať ich metodologickú alebo výučbovú využiteľnosť. Na deskriptívnej úrovni budú položky R1 až R5 reportované ako ordinálne ukazovatele prostredníctvom frekvencií, mediánov a interkvartilových rozpätí. V inferenčnej rovine však jadrom tejto vetvy nie sú jednotlivé položky, ale ich kompozitný priemer, teda index defektov. Index defektov je v práci operacionalizovaný ako priemer položiek R1 až R5.</w:t>
      </w:r>
    </w:p>
    <w:p w14:paraId="4E9D4E03" w14:textId="77777777" w:rsidR="00AE0C10" w:rsidRDefault="00000000">
      <w:pPr>
        <w:pStyle w:val="Zkladntext"/>
      </w:pPr>
      <w:r>
        <w:t>Index defektov bol vypočítaný ako: (R1 + R2 + R3 + R4 + R5) / 5.</w:t>
      </w:r>
    </w:p>
    <w:p w14:paraId="03C6A661" w14:textId="77777777" w:rsidR="00AE0C10" w:rsidRDefault="00000000">
      <w:pPr>
        <w:pStyle w:val="Zkladntext"/>
      </w:pPr>
      <w:r>
        <w:t>Vyššia hodnota indexu defektov znamená vyšší výskyt defektov a teda nižšiu metodologickú a pedagogickú použiteľnosť rozhovoru. Index defektov je primárnym ukazovateľom pre hypotézu H3.</w:t>
      </w:r>
    </w:p>
    <w:p w14:paraId="76E9902E" w14:textId="77777777" w:rsidR="00AE0C10" w:rsidRDefault="00000000">
      <w:pPr>
        <w:pStyle w:val="Nadpis4"/>
      </w:pPr>
      <w:bookmarkStart w:id="46" w:name="doplnkové-premenné"/>
      <w:bookmarkEnd w:id="45"/>
      <w:r>
        <w:t>2.5.6 Doplnkové premenné</w:t>
      </w:r>
    </w:p>
    <w:p w14:paraId="794D36B5" w14:textId="77777777" w:rsidR="00AE0C10" w:rsidRDefault="00000000">
      <w:pPr>
        <w:pStyle w:val="FirstParagraph"/>
      </w:pPr>
      <w:r>
        <w:t>Položka odhadovaného pôvodu rozhovoru predstavovala nominálnu premennú so štyrmi možnosťami odpovede: AI-generovaný, ľudsky simulovaný, reálny participant, neviem odhadnúť. Položka istoty odhadu reprezentovala istotu tohto odhadu na 5-bodovej škále. Otvorená textová premenná komentára slúžila na kvalitatívne doplnenie expertnej evaluácie a umožňovala hodnotiteľovi pomenovať vlastné dôvody pozitívneho alebo negatívneho hodnotenia.</w:t>
      </w:r>
    </w:p>
    <w:p w14:paraId="2238C3A7" w14:textId="77777777" w:rsidR="00AE0C10" w:rsidRDefault="00000000">
      <w:pPr>
        <w:pStyle w:val="Nadpis4"/>
      </w:pPr>
      <w:bookmarkStart w:id="47" w:name="konzistentnosť-názvov-premenných"/>
      <w:bookmarkEnd w:id="46"/>
      <w:r>
        <w:lastRenderedPageBreak/>
        <w:t>2.5.7 Konzistentnosť názvov premenných</w:t>
      </w:r>
    </w:p>
    <w:p w14:paraId="76B6A7EB" w14:textId="77777777" w:rsidR="00AE0C10" w:rsidRDefault="00000000">
      <w:pPr>
        <w:pStyle w:val="FirstParagraph"/>
      </w:pPr>
      <w:r>
        <w:t>V celej práci používam rovnaké slovenské názvy premenných naprieč metódou, výsledkami a tabuľkami, aby nevznikol nesúlad medzi jednotlivými časťami rukopisu. Technické názvy z analytického codebooku a z R skriptu ostávajú súčasťou interného workflowu, nie finálneho jazyka práce.</w:t>
      </w:r>
    </w:p>
    <w:p w14:paraId="5854E2CC" w14:textId="77777777" w:rsidR="00AE0C10" w:rsidRDefault="00000000">
      <w:pPr>
        <w:pStyle w:val="Nadpis4"/>
      </w:pPr>
      <w:bookmarkStart w:id="48" w:name="X000d7608c95c3d4b14680d0ce74e4e0a4d29108"/>
      <w:bookmarkEnd w:id="47"/>
      <w:r>
        <w:t>2.5.8 Empirický jazyk ukazovateľov a väzba na testy</w:t>
      </w:r>
    </w:p>
    <w:p w14:paraId="4B8D92B0" w14:textId="77777777" w:rsidR="00AE0C10" w:rsidRDefault="00000000">
      <w:pPr>
        <w:pStyle w:val="FirstParagraph"/>
      </w:pPr>
      <w:r>
        <w:t>Vzhľadom na použitý faktorový komparačný dizajn je dôležité, aby boli empirické premenné v texte pomenované v jazyku, ktorý zodpovedá ich operacionalizácii aj typu plánovaného testu. V tejto práci preto nepoužívame jeden univerzálny jazyk pre všetky outcome-y. To, či hovoríme o priemere, mediáne, distribúcii alebo pravdepodobnosti vyššieho skóre, závisí od typu premennej.</w:t>
      </w:r>
    </w:p>
    <w:p w14:paraId="114136F8" w14:textId="77777777" w:rsidR="00AE0C10" w:rsidRDefault="00000000">
      <w:pPr>
        <w:pStyle w:val="Compact"/>
        <w:numPr>
          <w:ilvl w:val="0"/>
          <w:numId w:val="10"/>
        </w:numPr>
      </w:pPr>
      <w:r>
        <w:rPr>
          <w:b/>
          <w:bCs/>
        </w:rPr>
        <w:t>Ordinálne položky</w:t>
      </w:r>
      <w:r>
        <w:t xml:space="preserve"> (</w:t>
      </w:r>
      <w:r>
        <w:rPr>
          <w:rStyle w:val="VerbatimChar"/>
        </w:rPr>
        <w:t>G1</w:t>
      </w:r>
      <w:r>
        <w:t xml:space="preserve"> až </w:t>
      </w:r>
      <w:r>
        <w:rPr>
          <w:rStyle w:val="VerbatimChar"/>
        </w:rPr>
        <w:t>G5</w:t>
      </w:r>
      <w:r>
        <w:t xml:space="preserve">, </w:t>
      </w:r>
      <w:r>
        <w:rPr>
          <w:rStyle w:val="VerbatimChar"/>
        </w:rPr>
        <w:t>S1</w:t>
      </w:r>
      <w:r>
        <w:t xml:space="preserve">, </w:t>
      </w:r>
      <w:r>
        <w:rPr>
          <w:rStyle w:val="VerbatimChar"/>
        </w:rPr>
        <w:t>S2</w:t>
      </w:r>
      <w:r>
        <w:t xml:space="preserve">, </w:t>
      </w:r>
      <w:r>
        <w:rPr>
          <w:rStyle w:val="VerbatimChar"/>
        </w:rPr>
        <w:t>R1</w:t>
      </w:r>
      <w:r>
        <w:t xml:space="preserve"> až </w:t>
      </w:r>
      <w:r>
        <w:rPr>
          <w:rStyle w:val="VerbatimChar"/>
        </w:rPr>
        <w:t>R5</w:t>
      </w:r>
      <w:r>
        <w:t>) sú v deskriptívnej časti reportované cez frekvencie, mediány a interkvartilové rozpätia. Ak vstupujú do inferenčnej analýzy samostatne, formulujeme otázku ako rozdiel v distribúcii alebo ako vyššiu pravdepodobnosť dosiahnutia vyššieho skóre.</w:t>
      </w:r>
    </w:p>
    <w:p w14:paraId="0DE67115" w14:textId="77777777" w:rsidR="00AE0C10" w:rsidRDefault="00000000">
      <w:pPr>
        <w:pStyle w:val="Compact"/>
        <w:numPr>
          <w:ilvl w:val="0"/>
          <w:numId w:val="10"/>
        </w:numPr>
      </w:pPr>
      <w:r>
        <w:rPr>
          <w:b/>
          <w:bCs/>
        </w:rPr>
        <w:t>Kompozitné a error-based ukazovatele</w:t>
      </w:r>
      <w:r>
        <w:t xml:space="preserve"> (index klinickej vierohodnosti, index defektov, priemerná absolútna chyba v symptomatických doménach, chyba odhadu závažnosti, chyba odhadu funkčného dopadu) sú v deskriptívnej časti reportované primárne cez priemer a smerodajnú odchýlku a doplnkovo môžu mať uvedený aj medián a interkvartilové rozpätie. V inferenčnej časti sa pri nich pýtame na rozdiel v priemernej úrovni medzi experimentálnymi podmienkami.</w:t>
      </w:r>
    </w:p>
    <w:p w14:paraId="5C8CF3D1" w14:textId="77777777" w:rsidR="00AE0C10" w:rsidRDefault="00000000">
      <w:pPr>
        <w:pStyle w:val="Compact"/>
        <w:numPr>
          <w:ilvl w:val="0"/>
          <w:numId w:val="10"/>
        </w:numPr>
      </w:pPr>
      <w:r>
        <w:rPr>
          <w:b/>
          <w:bCs/>
        </w:rPr>
        <w:t>Nominálne premenné</w:t>
      </w:r>
      <w:r>
        <w:t xml:space="preserve"> (odhadovaný pôvod rozhovoru) sú reportované cez frekvencie a percentá; v exploratívnej inferencii ich možno formulovať ako rozdiel v podieloch alebo v pravdepodobnosti konkrétnej kategórie odpovede.</w:t>
      </w:r>
    </w:p>
    <w:p w14:paraId="267273D1" w14:textId="77777777" w:rsidR="00AE0C10" w:rsidRDefault="00000000">
      <w:pPr>
        <w:pStyle w:val="Compact"/>
        <w:numPr>
          <w:ilvl w:val="0"/>
          <w:numId w:val="10"/>
        </w:numPr>
      </w:pPr>
      <w:r>
        <w:rPr>
          <w:b/>
          <w:bCs/>
        </w:rPr>
        <w:t>Otvorené komentáre</w:t>
      </w:r>
      <w:r>
        <w:t xml:space="preserve"> nevystupujú ako číselné premenné, ale ako tematické kategórie. V ich prípade sa nepýtame na priemer ani medián, ale na frekvenciu a obsah opakujúcich sa tém.</w:t>
      </w:r>
    </w:p>
    <w:p w14:paraId="0FD1D911" w14:textId="77777777" w:rsidR="00AE0C10" w:rsidRDefault="00000000">
      <w:pPr>
        <w:pStyle w:val="FirstParagraph"/>
      </w:pPr>
      <w:r>
        <w:t xml:space="preserve">Tento rozlišovací rámec je dôležitý aj pre formuláciu empirických výskumných otázok a hypotéz v nasledujúcej časti. Keďže hlavné prediktory práce sú kategoriálne experimentálne faktory, jadro empirického jazyka je v tejto práci </w:t>
      </w:r>
      <w:r>
        <w:rPr>
          <w:b/>
          <w:bCs/>
        </w:rPr>
        <w:t>komparačné</w:t>
      </w:r>
      <w:r>
        <w:t>, nie korelačné. Korelačný jazyk sa používa iba v doplnkových exploratórnych analýzach, nie pri jadrovom testovaní H1 až H9.</w:t>
      </w:r>
    </w:p>
    <w:p w14:paraId="0081273D" w14:textId="77777777" w:rsidR="00AE0C10" w:rsidRDefault="00000000">
      <w:pPr>
        <w:pStyle w:val="Nadpis3"/>
      </w:pPr>
      <w:bookmarkStart w:id="49" w:name="empirické-výskumné-otázky-a-hypotézy"/>
      <w:bookmarkEnd w:id="40"/>
      <w:bookmarkEnd w:id="48"/>
      <w:r>
        <w:t>2.6 Empirické výskumné otázky a hypotézy</w:t>
      </w:r>
    </w:p>
    <w:p w14:paraId="75CAFC44" w14:textId="77777777" w:rsidR="00AE0C10" w:rsidRDefault="00000000">
      <w:pPr>
        <w:pStyle w:val="FirstParagraph"/>
      </w:pPr>
      <w:r>
        <w:t xml:space="preserve">Lokálny sprievodca uvádza, že po teoretickom vymedzení výskumného problému majú v Metóde nasledovať empirické výskumné otázky a hypotézy formulované v jazyku pozorovateľných alebo odvodených premenných. V tejto práci preto vedľa širších VO1 až VO8 z Úvodu používame aj ich </w:t>
      </w:r>
      <w:r>
        <w:rPr>
          <w:b/>
          <w:bCs/>
        </w:rPr>
        <w:t>empirický preklad</w:t>
      </w:r>
      <w:r>
        <w:t xml:space="preserve"> viazaný na operacionalizáciu premenných a na typ testu. Keďže jadro dizajnu je komparačné a hlavné prediktory sú kategoriálne experimentálne faktory, nejde tu primárne o korelačný jazyk, ale o jazyk </w:t>
      </w:r>
      <w:r>
        <w:rPr>
          <w:b/>
          <w:bCs/>
        </w:rPr>
        <w:lastRenderedPageBreak/>
        <w:t>rozdielu v priemere</w:t>
      </w:r>
      <w:r>
        <w:t xml:space="preserve">, </w:t>
      </w:r>
      <w:r>
        <w:rPr>
          <w:b/>
          <w:bCs/>
        </w:rPr>
        <w:t>rozdielu v mediáne alebo distribúcii</w:t>
      </w:r>
      <w:r>
        <w:t xml:space="preserve"> a pri ordinálnych modeloch o </w:t>
      </w:r>
      <w:r>
        <w:rPr>
          <w:b/>
          <w:bCs/>
        </w:rPr>
        <w:t>pravdepodobnosť vyššieho skóre</w:t>
      </w:r>
      <w:r>
        <w:t>.</w:t>
      </w:r>
    </w:p>
    <w:p w14:paraId="073CA3E2" w14:textId="77777777" w:rsidR="00AE0C10" w:rsidRDefault="00000000">
      <w:pPr>
        <w:pStyle w:val="Nadpis4"/>
      </w:pPr>
      <w:bookmarkStart w:id="50" w:name="X12734c8bcc87770303d8609280e6ad720e4208e"/>
      <w:r>
        <w:t>2.6.1 Empirické výskumné otázky (rekapitulácia z Úvodu, 1.7)</w:t>
      </w:r>
    </w:p>
    <w:p w14:paraId="3C67D89D" w14:textId="77777777" w:rsidR="00AE0C10" w:rsidRDefault="00000000">
      <w:pPr>
        <w:pStyle w:val="FirstParagraph"/>
      </w:pPr>
      <w:r>
        <w:rPr>
          <w:b/>
          <w:bCs/>
        </w:rPr>
        <w:t>Blok A — globálna kvalita interview a symptomatická primeranosť</w:t>
      </w:r>
    </w:p>
    <w:p w14:paraId="76EDCBC2" w14:textId="77777777" w:rsidR="00AE0C10" w:rsidRDefault="00000000">
      <w:pPr>
        <w:pStyle w:val="Zkladntext"/>
      </w:pPr>
      <w:r>
        <w:rPr>
          <w:b/>
          <w:bCs/>
        </w:rPr>
        <w:t>VO1.</w:t>
      </w:r>
      <w:r>
        <w:t xml:space="preserve"> Aké sú frekvenčné rozdelenia, mediány a interkvartilové rozpätia položiek G1 až G5 a aká je priemerná úroveň indexu klinickej vierohodnosti pri AI-generovaných simulovaných klinických interview o depresívnej symptomatike?</w:t>
      </w:r>
    </w:p>
    <w:p w14:paraId="1BAED1AE" w14:textId="77777777" w:rsidR="00AE0C10" w:rsidRDefault="00000000">
      <w:pPr>
        <w:pStyle w:val="Zkladntext"/>
      </w:pPr>
      <w:r>
        <w:rPr>
          <w:b/>
          <w:bCs/>
        </w:rPr>
        <w:t>VO2.</w:t>
      </w:r>
      <w:r>
        <w:t xml:space="preserve"> Aká je priemerná absolútna chyba transcript-level symptomatických domén A1 až A9 voči seed anchorom a aké sú rozdelenia expertných hodnotení S1 a S2, resp. ich priamych error skóre voči seed kotvám?</w:t>
      </w:r>
    </w:p>
    <w:p w14:paraId="1CAED1F6" w14:textId="77777777" w:rsidR="00AE0C10" w:rsidRDefault="00000000">
      <w:pPr>
        <w:pStyle w:val="Zkladntext"/>
      </w:pPr>
      <w:r>
        <w:rPr>
          <w:b/>
          <w:bCs/>
        </w:rPr>
        <w:t>Blok B — štýl odpovedania simulovaného pacienta</w:t>
      </w:r>
    </w:p>
    <w:p w14:paraId="79B9845C" w14:textId="77777777" w:rsidR="00AE0C10" w:rsidRDefault="00000000">
      <w:pPr>
        <w:pStyle w:val="Zkladntext"/>
      </w:pPr>
      <w:r>
        <w:rPr>
          <w:b/>
          <w:bCs/>
        </w:rPr>
        <w:t>VO3.</w:t>
      </w:r>
      <w:r>
        <w:t xml:space="preserve"> Líši sa priemerná úroveň indexu klinickej vierohodnosti a distribúcia skóre na položkách G2 a G5 medzi úrovňami štýlu odpovedania simulovaného pacienta P1, P2 a P3?</w:t>
      </w:r>
    </w:p>
    <w:p w14:paraId="5D17ADE3" w14:textId="77777777" w:rsidR="00AE0C10" w:rsidRDefault="00000000">
      <w:pPr>
        <w:pStyle w:val="Zkladntext"/>
      </w:pPr>
      <w:r>
        <w:rPr>
          <w:b/>
          <w:bCs/>
        </w:rPr>
        <w:t>VO4.</w:t>
      </w:r>
      <w:r>
        <w:t xml:space="preserve"> Líši sa priemerná absolútna chyba v symptomatických doménach, chyba odhadu závažnosti, chyba odhadu funkčného dopadu a priemerná úroveň indexu defektov medzi úrovňami štýlu odpovedania simulovaného pacienta P1, P2 a P3?</w:t>
      </w:r>
    </w:p>
    <w:p w14:paraId="7076D007" w14:textId="77777777" w:rsidR="00AE0C10" w:rsidRDefault="00000000">
      <w:pPr>
        <w:pStyle w:val="Zkladntext"/>
      </w:pPr>
      <w:r>
        <w:rPr>
          <w:b/>
          <w:bCs/>
        </w:rPr>
        <w:t>Blok C — interakcia, zhoda a doplnkové výstupy</w:t>
      </w:r>
    </w:p>
    <w:p w14:paraId="19179255" w14:textId="77777777" w:rsidR="00AE0C10" w:rsidRDefault="00000000">
      <w:pPr>
        <w:pStyle w:val="Zkladntext"/>
      </w:pPr>
      <w:r>
        <w:rPr>
          <w:b/>
          <w:bCs/>
        </w:rPr>
        <w:t>VO5.</w:t>
      </w:r>
      <w:r>
        <w:t xml:space="preserve"> Je pri indexe klinickej vierohodnosti, indexe defektov a hlavných error-based ukazovateľoch prítomná interakcia medzi prítomnosťou štruktúrujúceho klinického usmernenia a štýlom odpovedania simulovaného pacienta?</w:t>
      </w:r>
    </w:p>
    <w:p w14:paraId="38558F09" w14:textId="77777777" w:rsidR="00AE0C10" w:rsidRDefault="00000000">
      <w:pPr>
        <w:pStyle w:val="Zkladntext"/>
      </w:pPr>
      <w:r>
        <w:rPr>
          <w:b/>
          <w:bCs/>
        </w:rPr>
        <w:t>VO6.</w:t>
      </w:r>
      <w:r>
        <w:t xml:space="preserve"> Aká je miera zhody medzi odbornými hodnotiteľmi pri posudzovaní kvality interview (ICC pre index klinickej vierohodnosti, index defektov a expertné odhady závažnosti a funkčného dopadu)?</w:t>
      </w:r>
    </w:p>
    <w:p w14:paraId="455D2309" w14:textId="77777777" w:rsidR="00AE0C10" w:rsidRDefault="00000000">
      <w:pPr>
        <w:pStyle w:val="Zkladntext"/>
      </w:pPr>
      <w:r>
        <w:rPr>
          <w:b/>
          <w:bCs/>
        </w:rPr>
        <w:t>VO7.</w:t>
      </w:r>
      <w:r>
        <w:t xml:space="preserve"> Aké sú frekvencie a podiely jednotlivých kategórií odhadovaného pôvodu rozhovoru a aké je rozdelenie istoty tohto odhadu?</w:t>
      </w:r>
    </w:p>
    <w:p w14:paraId="2115F726" w14:textId="77777777" w:rsidR="00AE0C10" w:rsidRDefault="00000000">
      <w:pPr>
        <w:pStyle w:val="Zkladntext"/>
      </w:pPr>
      <w:r>
        <w:rPr>
          <w:b/>
          <w:bCs/>
        </w:rPr>
        <w:t>VO8.</w:t>
      </w:r>
      <w:r>
        <w:t xml:space="preserve"> Aké typy pozitívnych a negatívnych komentárov sa v otvorených odpovediach odborných hodnotiteľov objavujú najčastejšie?</w:t>
      </w:r>
    </w:p>
    <w:p w14:paraId="62B72F57" w14:textId="77777777" w:rsidR="00AE0C10" w:rsidRDefault="00000000">
      <w:pPr>
        <w:pStyle w:val="Zkladntext"/>
      </w:pPr>
      <w:r>
        <w:t xml:space="preserve">V poradí výsledkov budú tieto bloky reportované takto: VO1 až VO2 ako deskriptívny a symptomaticko-fidelitný blok, VO3 až VO4 ako blok efektu štýlu odpovedania, VO5 ako interakčný blok, VO6 ako blok zhody a VO7 až VO8 ako doplnkový exploračný blok. Konfirmačný efekt prítomnosti štruktúrujúceho klinického usmernenia je vzhľadom na silnejšiu literárnu oporu testovaný primárne cez H1 až H5, aby sa zbytočne nezdvojovala výskumná otázka a hypotéza pre ten istý analytický test. Prakticky to znamená, že VO bloky opisujú, </w:t>
      </w:r>
      <w:r>
        <w:rPr>
          <w:b/>
          <w:bCs/>
        </w:rPr>
        <w:t>čo bude reportované</w:t>
      </w:r>
      <w:r>
        <w:t xml:space="preserve">, zatiaľ čo hypotézy nižšie presnejšie hovoria, </w:t>
      </w:r>
      <w:r>
        <w:rPr>
          <w:b/>
          <w:bCs/>
        </w:rPr>
        <w:t>aký rozdiel v priemere alebo distribúcii očakávame</w:t>
      </w:r>
      <w:r>
        <w:t>.</w:t>
      </w:r>
    </w:p>
    <w:p w14:paraId="28A001D6" w14:textId="77777777" w:rsidR="00AE0C10" w:rsidRDefault="00000000">
      <w:pPr>
        <w:pStyle w:val="Nadpis4"/>
      </w:pPr>
      <w:bookmarkStart w:id="51" w:name="empirické-hypotézy-jadro-h1h5"/>
      <w:bookmarkEnd w:id="50"/>
      <w:r>
        <w:lastRenderedPageBreak/>
        <w:t>2.6.2 Empirické hypotézy – jadro (H1–H5)</w:t>
      </w:r>
    </w:p>
    <w:p w14:paraId="1D73316E" w14:textId="77777777" w:rsidR="00AE0C10" w:rsidRDefault="00000000">
      <w:pPr>
        <w:pStyle w:val="FirstParagraph"/>
      </w:pPr>
      <w:r>
        <w:t>Jadrové hypotézy práce smerujú prednostne na premennú prítomnosti štruktúrujúceho klinického usmernenia, pretože doterajšia literatúra poskytuje najpresvedčivejšiu oporu pre význam klinicky ukotveného a štruktúrovaného riadenia simulácie (</w:t>
      </w:r>
      <w:hyperlink w:anchor="ref-lee2025adaptivevp">
        <w:r>
          <w:rPr>
            <w:rStyle w:val="Hypertextovprepojenie"/>
          </w:rPr>
          <w:t>Lee et al., 2025</w:t>
        </w:r>
      </w:hyperlink>
      <w:r>
        <w:t xml:space="preserve">; </w:t>
      </w:r>
      <w:hyperlink w:anchor="ref-li2024curefun">
        <w:r>
          <w:rPr>
            <w:rStyle w:val="Hypertextovprepojenie"/>
          </w:rPr>
          <w:t>Li et al., 2024</w:t>
        </w:r>
      </w:hyperlink>
      <w:r>
        <w:t xml:space="preserve">; </w:t>
      </w:r>
      <w:hyperlink w:anchor="ref-wang2024patientpsi">
        <w:r>
          <w:rPr>
            <w:rStyle w:val="Hypertextovprepojenie"/>
          </w:rPr>
          <w:t>Wang et al., 2024</w:t>
        </w:r>
      </w:hyperlink>
      <w:r>
        <w:t>). Tieto hypotézy sú formulované jednostranne, pretože predpokladáme konkrétny smer účinku.</w:t>
      </w:r>
    </w:p>
    <w:p w14:paraId="673C15C3" w14:textId="77777777" w:rsidR="00AE0C10" w:rsidRDefault="00000000">
      <w:pPr>
        <w:pStyle w:val="Zkladntext"/>
      </w:pPr>
      <w:r>
        <w:rPr>
          <w:b/>
          <w:bCs/>
        </w:rPr>
        <w:t>Blok A — hypotézy ku globálnej kvalite interview a symptomatickej primeranosti (VO1, VO2)</w:t>
      </w:r>
    </w:p>
    <w:p w14:paraId="071BBAA7" w14:textId="77777777" w:rsidR="00AE0C10" w:rsidRDefault="00000000">
      <w:pPr>
        <w:pStyle w:val="Zkladntext"/>
      </w:pPr>
      <w:r>
        <w:rPr>
          <w:b/>
          <w:bCs/>
        </w:rPr>
        <w:t>H1.</w:t>
      </w:r>
      <w:r>
        <w:t xml:space="preserve"> Priemerná hodnota indexu klinickej vierohodnosti bude vyššia pri interview vytvorených so štruktúrujúcim klinickým usmernením než pri interview vytvorených bez neho; sekundárne budú aj položky G1, G3 a G4 vykazovať posun distribúcie k vyšším kategóriám.</w:t>
      </w:r>
    </w:p>
    <w:p w14:paraId="4DD43FDB" w14:textId="77777777" w:rsidR="00AE0C10" w:rsidRDefault="00000000">
      <w:pPr>
        <w:pStyle w:val="Zkladntext"/>
      </w:pPr>
      <w:r>
        <w:rPr>
          <w:b/>
          <w:bCs/>
        </w:rPr>
        <w:t>H2.</w:t>
      </w:r>
      <w:r>
        <w:t xml:space="preserve"> Distribúcia odpovedí na položke G2 bude pri interview vytvorených so štruktúrujúcim klinickým usmernením posunutá k vyšším kategóriám než pri interview vytvorených bez tohto usmernenia.</w:t>
      </w:r>
    </w:p>
    <w:p w14:paraId="62A28E52" w14:textId="77777777" w:rsidR="00AE0C10" w:rsidRDefault="00000000">
      <w:pPr>
        <w:pStyle w:val="Zkladntext"/>
      </w:pPr>
      <w:r>
        <w:rPr>
          <w:b/>
          <w:bCs/>
        </w:rPr>
        <w:t>H3.</w:t>
      </w:r>
      <w:r>
        <w:t xml:space="preserve"> Priemerná hodnota indexu defektov bude nižšia pri interview vytvorených so štruktúrujúcim klinickým usmernením než pri interview vytvorených bez neho; sekundárne budú aj položky R1 až R5 vykazovať posun distribúcie k nižším kategóriám.</w:t>
      </w:r>
    </w:p>
    <w:p w14:paraId="113AD0DC" w14:textId="77777777" w:rsidR="00AE0C10" w:rsidRDefault="00000000">
      <w:pPr>
        <w:pStyle w:val="Zkladntext"/>
      </w:pPr>
      <w:r>
        <w:rPr>
          <w:b/>
          <w:bCs/>
        </w:rPr>
        <w:t>H4.</w:t>
      </w:r>
      <w:r>
        <w:t xml:space="preserve"> Priemerná absolútna chyba v transcript-level symptomatických doménach A1 až A9 voči seed anchorom bude nižšia pri interview vytvorených so štruktúrujúcim klinickým usmernením než pri interview bez neho; rovnaký smer očakávame sekundárne aj pri priamych error skóre závažnosti a funkčného dopadu.</w:t>
      </w:r>
    </w:p>
    <w:p w14:paraId="186B3F12" w14:textId="77777777" w:rsidR="00AE0C10" w:rsidRDefault="00000000">
      <w:pPr>
        <w:pStyle w:val="Zkladntext"/>
      </w:pPr>
      <w:r>
        <w:rPr>
          <w:b/>
          <w:bCs/>
        </w:rPr>
        <w:t>H5.</w:t>
      </w:r>
      <w:r>
        <w:t xml:space="preserve"> Distribúcia odpovedí na položke G5 bude pri interview vytvorených so štruktúrujúcim klinickým usmernením posunutá k vyšším kategóriám než pri interview vytvorených bez tohto usmernenia.</w:t>
      </w:r>
    </w:p>
    <w:p w14:paraId="655F6363" w14:textId="77777777" w:rsidR="00AE0C10" w:rsidRDefault="00000000">
      <w:pPr>
        <w:pStyle w:val="Nadpis4"/>
      </w:pPr>
      <w:bookmarkStart w:id="52" w:name="X430cafe8f9a5b5e6eaedee98f951cc8ceb7fcce"/>
      <w:bookmarkEnd w:id="51"/>
      <w:r>
        <w:t>2.6.3 Empirické hypotézy – rozšírená pracovná vrstva (H6–H9)</w:t>
      </w:r>
    </w:p>
    <w:p w14:paraId="1774C29B" w14:textId="77777777" w:rsidR="00AE0C10" w:rsidRDefault="00000000">
      <w:pPr>
        <w:pStyle w:val="FirstParagraph"/>
      </w:pPr>
      <w:r>
        <w:t>Popri jadrových hypotézach sú v práci formulované aj rozšírené hypotézy zamerané na efekt štýlu odpovedania simulovaného pacienta a na interakciu oboch faktorov. Tieto hypotézy môžu byť pri finálnej redakcii buď ponechané, alebo redukované podľa sily ich literárnej opory.</w:t>
      </w:r>
    </w:p>
    <w:p w14:paraId="755A6E86" w14:textId="77777777" w:rsidR="00AE0C10" w:rsidRDefault="00000000">
      <w:pPr>
        <w:pStyle w:val="Zkladntext"/>
      </w:pPr>
      <w:r>
        <w:rPr>
          <w:b/>
          <w:bCs/>
        </w:rPr>
        <w:t>Blok B — hypotézy k efektu štýlu odpovedania simulovaného pacienta (VO3, VO4)</w:t>
      </w:r>
    </w:p>
    <w:p w14:paraId="294F100E" w14:textId="77777777" w:rsidR="00AE0C10" w:rsidRDefault="00000000">
      <w:pPr>
        <w:pStyle w:val="Zkladntext"/>
      </w:pPr>
      <w:r>
        <w:rPr>
          <w:b/>
          <w:bCs/>
        </w:rPr>
        <w:t>H6.</w:t>
      </w:r>
      <w:r>
        <w:t xml:space="preserve"> Priemerná hodnota indexu klinickej vierohodnosti bude vyššia pri interview s vyváženým alebo rozvinutým štýlom odpovedania simulovaného pacienta (P2, P3) než pri interview so zdržanlivým štýlom odpovedania (P1).</w:t>
      </w:r>
    </w:p>
    <w:p w14:paraId="5927A8D9" w14:textId="77777777" w:rsidR="00AE0C10" w:rsidRDefault="00000000">
      <w:pPr>
        <w:pStyle w:val="Zkladntext"/>
      </w:pPr>
      <w:r>
        <w:rPr>
          <w:b/>
          <w:bCs/>
        </w:rPr>
        <w:t>H7.</w:t>
      </w:r>
      <w:r>
        <w:t xml:space="preserve"> Distribúcia odpovedí na položkách G2 a G5 bude pri rozvinutejšom štýle odpovedania simulovaného pacienta (P3) posunutá k vyšším kategóriám než pri zdržanlivejšom štýle odpovedania (P1, prípadne P2).</w:t>
      </w:r>
    </w:p>
    <w:p w14:paraId="61857CC6" w14:textId="77777777" w:rsidR="00AE0C10" w:rsidRDefault="00000000">
      <w:pPr>
        <w:pStyle w:val="Zkladntext"/>
      </w:pPr>
      <w:r>
        <w:rPr>
          <w:b/>
          <w:bCs/>
        </w:rPr>
        <w:lastRenderedPageBreak/>
        <w:t>H8.</w:t>
      </w:r>
      <w:r>
        <w:t xml:space="preserve"> Priemerná absolútna chyba v transcript-level symptomatických doménach A1 až A9 voči seed anchorom bude nižšia pri rozvinutejšom štýle odpovedania simulovaného pacienta (P3) než pri zdržanlivejšom štýle (P1).</w:t>
      </w:r>
    </w:p>
    <w:p w14:paraId="5910A001" w14:textId="77777777" w:rsidR="00AE0C10" w:rsidRDefault="00000000">
      <w:pPr>
        <w:pStyle w:val="Zkladntext"/>
      </w:pPr>
      <w:r>
        <w:t>Pri širšie formulovanej VO4 zatiaľ samostatne nehypotetizujeme efekt štýlu odpovedania pre expertne hodnotenú závažnosť, expertne hodnotený funkčný dopad a index defektov, pretože pre takto špecifický smer účinku nemáme rovnako silnú literárnu oporu ako pre priemernú absolútnu chybu v transcript-level symptomatických doménach. Tieto výstupy preto budú vo Výsledkoch spracované ako inferenčná odpoveď na VO4, nie ako samostatné smerové hypotézy.</w:t>
      </w:r>
    </w:p>
    <w:p w14:paraId="6DD72BAA" w14:textId="77777777" w:rsidR="00AE0C10" w:rsidRDefault="00000000">
      <w:pPr>
        <w:pStyle w:val="Zkladntext"/>
      </w:pPr>
      <w:r>
        <w:rPr>
          <w:b/>
          <w:bCs/>
        </w:rPr>
        <w:t>Blok C — hypotéza k interakcii a nehypotetické bloky (VO5–VO8)</w:t>
      </w:r>
    </w:p>
    <w:p w14:paraId="72B308C6" w14:textId="77777777" w:rsidR="00AE0C10" w:rsidRDefault="00000000">
      <w:pPr>
        <w:pStyle w:val="Zkladntext"/>
      </w:pPr>
      <w:r>
        <w:rPr>
          <w:b/>
          <w:bCs/>
        </w:rPr>
        <w:t>H9.</w:t>
      </w:r>
      <w:r>
        <w:t xml:space="preserve"> Interakčný efekt medzi prítomnosťou štruktúrujúceho klinického usmernenia a štýlom odpovedania simulovaného pacienta bude štatisticky prítomný najmä pri indexe klinickej vierohodnosti a indexe defektov, pričom pozitívny účinok štruktúrujúceho klinického usmernenia bude najsilnejší pri rozvinutejšom štýle odpovedania (P3).</w:t>
      </w:r>
    </w:p>
    <w:p w14:paraId="5964830C" w14:textId="77777777" w:rsidR="00AE0C10" w:rsidRDefault="00000000">
      <w:pPr>
        <w:pStyle w:val="Zkladntext"/>
      </w:pPr>
      <w:r>
        <w:t>Pre VO6 neformulujeme samostatnú hypotézu, pretože ide o merací blok zameraný na mieru zhody hodnotiteľov. VO7 a VO8 ostávajú zámerne exploračné a budú reportované bez samostatných smerových hypotéz.</w:t>
      </w:r>
    </w:p>
    <w:p w14:paraId="00044B97" w14:textId="77777777" w:rsidR="00AE0C10" w:rsidRDefault="00000000">
      <w:pPr>
        <w:pStyle w:val="Nadpis3"/>
      </w:pPr>
      <w:bookmarkStart w:id="53" w:name="procedúra-výskumu"/>
      <w:bookmarkEnd w:id="49"/>
      <w:bookmarkEnd w:id="52"/>
      <w:r>
        <w:t>2.7 Procedúra výskumu</w:t>
      </w:r>
    </w:p>
    <w:p w14:paraId="3FD4865E" w14:textId="77777777" w:rsidR="00AE0C10" w:rsidRDefault="00000000">
      <w:pPr>
        <w:pStyle w:val="Nadpis4"/>
      </w:pPr>
      <w:bookmarkStart w:id="54" w:name="príprava-stimulusového-materiálu"/>
      <w:r>
        <w:t>2.7.1 Príprava stimulusového materiálu</w:t>
      </w:r>
    </w:p>
    <w:p w14:paraId="5733ABED" w14:textId="77777777" w:rsidR="00AE0C10" w:rsidRDefault="00000000">
      <w:pPr>
        <w:pStyle w:val="FirstParagraph"/>
      </w:pPr>
      <w:r>
        <w:t>Najprv bol pripravený finálny balík seed scenárov a experimentálnych variantov generovania. Následne boli vygenerované textové transkripty podľa jednotného interview protokolu a uložené v štandardizovanom formáte. Pred zaradením do hodnotenia boli transkripty skontrolované z hľadiska technickej úplnosti a formálnej konzistencie. Táto predbežná kontrola mala zabezpečiť, aby hodnotitelia neposudzovali technicky poškodené, neúplné alebo zjavne chybne exportované materiály.</w:t>
      </w:r>
    </w:p>
    <w:p w14:paraId="74577A63" w14:textId="77777777" w:rsidR="00AE0C10" w:rsidRDefault="00000000">
      <w:pPr>
        <w:pStyle w:val="Nadpis4"/>
      </w:pPr>
      <w:bookmarkStart w:id="55" w:name="priebeh-hodnotenia"/>
      <w:bookmarkEnd w:id="54"/>
      <w:r>
        <w:t>2.7.2 Priebeh hodnotenia</w:t>
      </w:r>
    </w:p>
    <w:p w14:paraId="5AFF1941" w14:textId="77777777" w:rsidR="00AE0C10" w:rsidRDefault="00000000">
      <w:pPr>
        <w:pStyle w:val="FirstParagraph"/>
      </w:pPr>
      <w:r>
        <w:t xml:space="preserve">Hodnotitelia dostávali na posúdenie jednotlivé transkripty prostredníctvom webového hodnotiaceho rozhrania. Pri každom transkripte vyplnili ratingový dotazník a podľa potreby doplnili otvorený komentár. V závislosti od finálneho rozdelenia hodnotiacej záťaže a od faktickej dostupnosti jednotlivých hodnotiteľov mohol byť počet ratingov na transkript </w:t>
      </w:r>
      <w:r>
        <w:rPr>
          <w:b/>
          <w:bCs/>
        </w:rPr>
        <w:t>variabilný</w:t>
      </w:r>
      <w:r>
        <w:t>, pričom cieľom bolo pri každom transkripte dosiahnuť aspoň dvojnásobné nezávislé hodnotenie. Hodnotenie prebiehalo individuálne a asynchrónne.</w:t>
      </w:r>
    </w:p>
    <w:p w14:paraId="0778C508" w14:textId="77777777" w:rsidR="00AE0C10" w:rsidRDefault="00000000">
      <w:pPr>
        <w:pStyle w:val="Zkladntext"/>
      </w:pPr>
      <w:r>
        <w:t xml:space="preserve">Poradie predkladania transkriptov bolo </w:t>
      </w:r>
      <w:r>
        <w:rPr>
          <w:b/>
          <w:bCs/>
        </w:rPr>
        <w:t>blokovo randomizované</w:t>
      </w:r>
      <w:r>
        <w:t xml:space="preserve">: v rámci každého hodnotiteľa boli transkripty zoskupené do blokov tak, aby bolo balansované zastúpenie experimentálnych buniek vytvorených kombináciou prítomnosti štruktúrujúceho klinického usmernenia a štýlu odpovedania simulovaného pacienta, a v rámci každého bloku bolo poradie náhodné. Tento postup obmedzuje poradiové efekty a zároveň zabezpečuje, aby žiadny hodnotiteľ nebol vystavený nárazovo iba jednému typu variantu. Hodnotitelia boli </w:t>
      </w:r>
      <w:r>
        <w:lastRenderedPageBreak/>
        <w:t xml:space="preserve">pred začatím hodnotenia explicitne informovaní, že </w:t>
      </w:r>
      <w:r>
        <w:rPr>
          <w:b/>
          <w:bCs/>
        </w:rPr>
        <w:t>ide výlučne o AI-generovaný materiál</w:t>
      </w:r>
      <w:r>
        <w:t>, teda že všetky predkladané transkripty pochádzajú zo simulovaného interview vedeného veľkým jazykovým modelom v role pacienta. Toto rozhodnutie zvyšuje etickú transparentnosť hodnotenia a je dôležité aj pre interpretáciu položky odhadovaného pôvodu rozhovoru, ktorá v tomto nastavení nezachytáva neslepý odhad pôvodu, ale skôr to, či hodnotiteľ napriek vedomiu o AI pôvode rozpozná rozhovor ako zjavne strojovo generovaný, alebo či ho z hľadiska vnútornej koherencie posúdi ako prijateľne podobný reálnej alebo ľudsky simulovanej výpovedi.</w:t>
      </w:r>
    </w:p>
    <w:p w14:paraId="3F2B8565" w14:textId="77777777" w:rsidR="00AE0C10" w:rsidRDefault="00000000">
      <w:pPr>
        <w:pStyle w:val="Nadpis4"/>
      </w:pPr>
      <w:bookmarkStart w:id="56" w:name="export-a-štruktúra-dát"/>
      <w:bookmarkEnd w:id="55"/>
      <w:r>
        <w:t>2.7.3 Export a štruktúra dát</w:t>
      </w:r>
    </w:p>
    <w:p w14:paraId="03A94418" w14:textId="77777777" w:rsidR="00AE0C10" w:rsidRDefault="00000000">
      <w:pPr>
        <w:pStyle w:val="FirstParagraph"/>
      </w:pPr>
      <w:r>
        <w:t xml:space="preserve">Pri exporte odpovedí sa odpovede ukladané v JSON štruktúre konvertovali do tabuľkového formátu vhodného na následné štatistické spracovanie. Finálny analytický dataset mal </w:t>
      </w:r>
      <w:r>
        <w:rPr>
          <w:b/>
          <w:bCs/>
        </w:rPr>
        <w:t>dlhý formát</w:t>
      </w:r>
      <w:r>
        <w:t xml:space="preserve"> a obsahoval identifikátor hodnotiteľa, identifikátor transkriptu, identifikátor seedu, experimentálne premenné prítomnosti štruktúrujúceho klinického usmernenia a štýlu odpovedania simulovaného pacienta, ľudské položkové ratingy G1 až G5, S1, S2 a R1 až R5, transcript-level PHQ-9 symptom metadata A1 až A9, doplnkové položky odhadovaného pôvodu rozhovoru, istoty odhadu a komentára a všetky odvodené kompozity. V technickom exporte je faktor štýlu odpovedania vedený pod poľom </w:t>
      </w:r>
      <w:r>
        <w:rPr>
          <w:rStyle w:val="VerbatimChar"/>
        </w:rPr>
        <w:t>profile</w:t>
      </w:r>
      <w:r>
        <w:t xml:space="preserve"> s kódmi R1 až R3; pri reporte v rukopise tieto úrovne označujeme ako P1 až P3.</w:t>
      </w:r>
    </w:p>
    <w:p w14:paraId="0FA5FC60" w14:textId="77777777" w:rsidR="00AE0C10" w:rsidRDefault="00000000">
      <w:pPr>
        <w:pStyle w:val="Nadpis3"/>
      </w:pPr>
      <w:bookmarkStart w:id="57" w:name="spracovanie-dát-a-štatistická-analýza"/>
      <w:bookmarkEnd w:id="53"/>
      <w:bookmarkEnd w:id="56"/>
      <w:r>
        <w:t>2.8 Spracovanie dát a štatistická analýza</w:t>
      </w:r>
    </w:p>
    <w:p w14:paraId="6DCFB66E" w14:textId="77777777" w:rsidR="00AE0C10" w:rsidRDefault="00000000">
      <w:pPr>
        <w:pStyle w:val="Nadpis4"/>
      </w:pPr>
      <w:bookmarkStart w:id="58" w:name="predspracovanie-dát"/>
      <w:r>
        <w:t>2.8.1 Predspracovanie dát</w:t>
      </w:r>
    </w:p>
    <w:p w14:paraId="549685B5" w14:textId="77777777" w:rsidR="00AE0C10" w:rsidRDefault="00000000">
      <w:pPr>
        <w:pStyle w:val="FirstParagraph"/>
      </w:pPr>
      <w:r>
        <w:t xml:space="preserve">Pred analýzou boli všetky exportované odpovede skontrolované, vyčistené a prekódované. Likertove odpovede boli konvertované zo stringového exportu na numerické alebo ordinálne premenné podľa typu plánovanej analýzy. Osobitne bolo overené, že transcript-level PHQ-9 symptom metadata A1 až A9 sú konzistentné s príslušným transkriptom a seed scenárom a že sa metodicky nemiešajú s ľudskými ratingmi. Následne boli vytvorené odvodené premenné indexu klinickej vierohodnosti, indexu defektov, priemernej absolútnej chyby v symptomatických doménach, ako aj priame chyby odhadu závažnosti a chyby odhadu funkčného dopadu voči seed kotvám </w:t>
      </w:r>
      <w:r>
        <w:rPr>
          <w:rStyle w:val="VerbatimChar"/>
        </w:rPr>
        <w:t>S1_anchor</w:t>
      </w:r>
      <w:r>
        <w:t xml:space="preserve"> a </w:t>
      </w:r>
      <w:r>
        <w:rPr>
          <w:rStyle w:val="VerbatimChar"/>
        </w:rPr>
        <w:t>S2_anchor</w:t>
      </w:r>
      <w:r>
        <w:t xml:space="preserve">, keďže seed anchors aj ľudské ratingy používajú rovnakú </w:t>
      </w:r>
      <w:r>
        <w:rPr>
          <w:rStyle w:val="VerbatimChar"/>
        </w:rPr>
        <w:t>1-5</w:t>
      </w:r>
      <w:r>
        <w:t xml:space="preserve"> škálu. Pri predspracovaní bolo zároveň overené, či nevznikli technické missingy, duplikované záznamy alebo nekompletné exporty.</w:t>
      </w:r>
    </w:p>
    <w:p w14:paraId="2D94523D" w14:textId="77777777" w:rsidR="00AE0C10" w:rsidRDefault="00000000">
      <w:pPr>
        <w:pStyle w:val="Nadpis4"/>
      </w:pPr>
      <w:bookmarkStart w:id="59" w:name="deskriptívna-analýza"/>
      <w:bookmarkEnd w:id="58"/>
      <w:r>
        <w:t>2.8.2 Deskriptívna analýza</w:t>
      </w:r>
    </w:p>
    <w:p w14:paraId="2E23ADB3" w14:textId="77777777" w:rsidR="00AE0C10" w:rsidRDefault="00000000">
      <w:pPr>
        <w:pStyle w:val="FirstParagraph"/>
      </w:pPr>
      <w:r>
        <w:t xml:space="preserve">Najprv bola spracovaná </w:t>
      </w:r>
      <w:r>
        <w:rPr>
          <w:b/>
          <w:bCs/>
        </w:rPr>
        <w:t>deskriptívna štatistika</w:t>
      </w:r>
      <w:r>
        <w:t xml:space="preserve"> položiek a kompozitov. Pri ľudsky hodnotených ordinálnych položkách boli sledované frekvencie, mediány a interkvartilové rozpätia, pri kompozitných ukazovateľoch aj priemery a smerodajné odchýlky. Transcript-level PHQ-9 symptom metadata A1 až A9 budú reportované oddelene ako vlastnosť samotných transkriptov a ako súčasť ich anchorovej fidelity, nie ako frekvenčné rozdelenie rater odpovedí. V súlade s lokálnym sprievodcom budú prezentované základné miery polohy a variability tak, aby mal čitateľ jasnú predstavu o správaní sa jednotlivých premenných ešte pred inferenčnou analýzou. Súčasťou tohto kroku bude aj stručná QC sumarizácia datasetu, najmä počet hodnotiteľov, počet transkriptov, počet seed scenárov, </w:t>
      </w:r>
      <w:r>
        <w:lastRenderedPageBreak/>
        <w:t>počet platných ratingov a rozdelenie záznamov podľa prítomnosti štruktúrujúceho klinického usmernenia a štýlu odpovedania simulovaného pacienta. Pri kompozitoch s približne intervalovým charakterom budú doplnené aj histogramy a boxploty, aby bolo možné orientačne posúdiť distribúciu a prítomnosť odľahlých hodnôt.</w:t>
      </w:r>
    </w:p>
    <w:p w14:paraId="29CB8711" w14:textId="77777777" w:rsidR="00AE0C10" w:rsidRDefault="00000000">
      <w:pPr>
        <w:pStyle w:val="Zkladntext"/>
      </w:pPr>
      <w:r>
        <w:t xml:space="preserve">Pred frekvenčnou a reliabilitnou analýzou hlavných ratingov je v práci stručne zhrnutý aj </w:t>
      </w:r>
      <w:r>
        <w:rPr>
          <w:b/>
          <w:bCs/>
        </w:rPr>
        <w:t>pilotný expert review pass</w:t>
      </w:r>
      <w:r>
        <w:t xml:space="preserve"> položiek a seed scenárov. Reportovaný je počet expertov, počet posúdených položiek a seedov, položkové priemery a proporcie hodnotení </w:t>
      </w:r>
      <w:r>
        <w:rPr>
          <w:rStyle w:val="VerbatimChar"/>
        </w:rPr>
        <w:t>3-4</w:t>
      </w:r>
      <w:r>
        <w:t xml:space="preserve"> pri položkách dotazníka, pri seed scenároch aj zhoda medzi zamýšľanou a expertne vnímanou závažnosťou a najčastejšie typy pripomienok. Pri malom expertnom paneli však tieto ukazovatele slúžia len ako pomocná opora pre rozhodnutia o úpravách, nie ako samostatný dôkaz validity (</w:t>
      </w:r>
      <w:hyperlink w:anchor="ref-polit2007cvi">
        <w:r>
          <w:rPr>
            <w:rStyle w:val="Hypertextovprepojenie"/>
          </w:rPr>
          <w:t>Polit et al., 2007</w:t>
        </w:r>
      </w:hyperlink>
      <w:r>
        <w:t>).</w:t>
      </w:r>
    </w:p>
    <w:p w14:paraId="00096541" w14:textId="77777777" w:rsidR="00AE0C10" w:rsidRDefault="00000000">
      <w:pPr>
        <w:pStyle w:val="Nadpis4"/>
      </w:pPr>
      <w:bookmarkStart w:id="60" w:name="analýza-vnútornej-konzistencie"/>
      <w:bookmarkEnd w:id="59"/>
      <w:r>
        <w:t>2.8.3 Analýza vnútornej konzistencie</w:t>
      </w:r>
    </w:p>
    <w:p w14:paraId="037E2C6F" w14:textId="77777777" w:rsidR="00AE0C10" w:rsidRDefault="00000000">
      <w:pPr>
        <w:pStyle w:val="FirstParagraph"/>
      </w:pPr>
      <w:r>
        <w:t xml:space="preserve">V súlade s odporúčaniami sprievodcu a s logikou COSMIN obsahovej validity bola zaradená aj </w:t>
      </w:r>
      <w:r>
        <w:rPr>
          <w:b/>
          <w:bCs/>
        </w:rPr>
        <w:t>analýza vnútornej konzistencie</w:t>
      </w:r>
      <w:r>
        <w:t xml:space="preserve"> meracieho nástroja, najmä pre blok G1 až G5, pre blok indexu klinickej vierohodnosti (G1, G3, G4) a pre blok R1 až R5 (</w:t>
      </w:r>
      <w:hyperlink w:anchor="Xa8502415390e5184f5a1dc2e52b15a9c35aeffd">
        <w:r>
          <w:rPr>
            <w:rStyle w:val="Hypertextovprepojenie"/>
          </w:rPr>
          <w:t>Marko, 2016</w:t>
        </w:r>
      </w:hyperlink>
      <w:r>
        <w:t xml:space="preserve">; </w:t>
      </w:r>
      <w:hyperlink w:anchor="Xb1380ca2da1dde24ecde6fa049e981ea2d3ad7e">
        <w:r>
          <w:rPr>
            <w:rStyle w:val="Hypertextovprepojenie"/>
          </w:rPr>
          <w:t>Terwee et al., 2018</w:t>
        </w:r>
      </w:hyperlink>
      <w:r>
        <w:t>). Keďže ide o autorský ratingový nástroj, táto časť je dôležitá pre posúdenie, či sa položky reprezentujúce spoločný konštrukt správajú dostatočne konzistentne. Výsledky budú prezentované úsporne a zrozumiteľne, nie ako séria samostatných neprehľadných tabuliek.</w:t>
      </w:r>
    </w:p>
    <w:p w14:paraId="1A7B4C2F" w14:textId="77777777" w:rsidR="00AE0C10" w:rsidRDefault="00000000">
      <w:pPr>
        <w:pStyle w:val="Nadpis4"/>
      </w:pPr>
      <w:bookmarkStart w:id="61" w:name="interrater-reliabilita"/>
      <w:bookmarkEnd w:id="60"/>
      <w:r>
        <w:t>2.8.4 Interrater reliabilita</w:t>
      </w:r>
    </w:p>
    <w:p w14:paraId="07266E81" w14:textId="77777777" w:rsidR="00AE0C10" w:rsidRDefault="00000000">
      <w:pPr>
        <w:pStyle w:val="FirstParagraph"/>
      </w:pPr>
      <w:r>
        <w:rPr>
          <w:b/>
          <w:bCs/>
        </w:rPr>
        <w:t>Interrater reliabilita</w:t>
      </w:r>
      <w:r>
        <w:t xml:space="preserve"> bola vyhodnocovaná prostredníctvom </w:t>
      </w:r>
      <w:r>
        <w:rPr>
          <w:b/>
          <w:bCs/>
        </w:rPr>
        <w:t>intraclass correlation coefficient (ICC)</w:t>
      </w:r>
      <w:r>
        <w:t xml:space="preserve"> pre agregované ukazovatele indexu klinickej vierohodnosti, indexu defektov a pre expertne hodnotené položky závažnosti a funkčného dopadu. Transcript-level PHQ-9 symptom metadata A1 až A9 do ICC bloku nevstupujú, keďže nejde o opakované ľudské ratingy toho istého objektu, ale o vlastnosť samotného transkriptu. Primárne bude reportovaný </w:t>
      </w:r>
      <w:r>
        <w:rPr>
          <w:b/>
          <w:bCs/>
        </w:rPr>
        <w:t>ICC2k</w:t>
      </w:r>
      <w:r>
        <w:t>, teda dvojcestný random-effects model pre average measures a absolútnu zhodu; pri malom alebo nevyváženom paneli však bude tento blok interpretovaný opatrne a vždy spolu s deskriptívnou zhodou jadrovej dvojice hodnotiteľov (</w:t>
      </w:r>
      <w:hyperlink w:anchor="ref-mchugh2012InterraterReliabilityKappa">
        <w:r>
          <w:rPr>
            <w:rStyle w:val="Hypertextovprepojenie"/>
          </w:rPr>
          <w:t>McHugh, 2012</w:t>
        </w:r>
      </w:hyperlink>
      <w:r>
        <w:t xml:space="preserve">; </w:t>
      </w:r>
      <w:hyperlink w:anchor="ref-nelson2015manyratersordinal">
        <w:r>
          <w:rPr>
            <w:rStyle w:val="Hypertextovprepojenie"/>
          </w:rPr>
          <w:t>Nelson &amp; Edwards, 2015</w:t>
        </w:r>
      </w:hyperlink>
      <w:r>
        <w:t>). Ak pre niektorý outcome nebude transcript × rater matica dostatočne plná na reportovateľný ICC odhad, outcome ostane v tejto vrstve len ako pilotná meracia informácia a nebude použitý ako jediný nosný argument kvality merania.</w:t>
      </w:r>
    </w:p>
    <w:p w14:paraId="6869FA76" w14:textId="77777777" w:rsidR="00AE0C10" w:rsidRDefault="00000000">
      <w:pPr>
        <w:pStyle w:val="Nadpis4"/>
      </w:pPr>
      <w:bookmarkStart w:id="62" w:name="inferenčná-analýza"/>
      <w:bookmarkEnd w:id="61"/>
      <w:r>
        <w:t>2.8.5 Inferenčná analýza</w:t>
      </w:r>
    </w:p>
    <w:p w14:paraId="44BA5FF8" w14:textId="77777777" w:rsidR="00AE0C10" w:rsidRDefault="00000000">
      <w:pPr>
        <w:pStyle w:val="FirstParagraph"/>
      </w:pPr>
      <w:r>
        <w:t xml:space="preserve">Hlavná inferenčná analýza má v tejto práci </w:t>
      </w:r>
      <w:r>
        <w:rPr>
          <w:b/>
          <w:bCs/>
        </w:rPr>
        <w:t>komparačný charakter</w:t>
      </w:r>
      <w:r>
        <w:t xml:space="preserve"> a je realizovaná pomocou </w:t>
      </w:r>
      <w:r>
        <w:rPr>
          <w:b/>
          <w:bCs/>
        </w:rPr>
        <w:t>mixed-effects modelov</w:t>
      </w:r>
      <w:r>
        <w:t>, keďže jednotkou analýzy je hodnotenie, ktoré je zároveň viazané na hodnotiteľa aj na seed/transkript. Mixed modely umožňujú súčasne modelovať fixné efekty experimentálnych faktorov a náhodnú variabilitu medzi hodnotiteľmi a seedmi, čo je pri opakovaných a zhlukovaných meraniach metodicky vhodný postup (</w:t>
      </w:r>
      <w:hyperlink w:anchor="X99984b893d2054b6df80efbfd619cd18ab671dc">
        <w:r>
          <w:rPr>
            <w:rStyle w:val="Hypertextovprepojenie"/>
          </w:rPr>
          <w:t>Hedeker et al., 2016</w:t>
        </w:r>
      </w:hyperlink>
      <w:r>
        <w:t xml:space="preserve">). Jadro analytickej línie preto netvoria jednoduché </w:t>
      </w:r>
      <w:r>
        <w:lastRenderedPageBreak/>
        <w:t>dvojskupinové testy ani plošné korelačné analýzy, ale porovnanie experimentálnych podmienok cez spoločný modelový rámec.</w:t>
      </w:r>
    </w:p>
    <w:p w14:paraId="3D009253" w14:textId="77777777" w:rsidR="00AE0C10" w:rsidRDefault="00000000">
      <w:pPr>
        <w:pStyle w:val="Zkladntext"/>
      </w:pPr>
      <w:r>
        <w:t xml:space="preserve">Pre kompozitné a error-based ukazovatele sú plánované </w:t>
      </w:r>
      <w:r>
        <w:rPr>
          <w:b/>
          <w:bCs/>
        </w:rPr>
        <w:t>lineárne zmiešané modely</w:t>
      </w:r>
      <w:r>
        <w:t xml:space="preserve"> s týmto základným tvarom:</w:t>
      </w:r>
    </w:p>
    <w:p w14:paraId="59FA3CD6" w14:textId="77777777" w:rsidR="00AE0C10" w:rsidRDefault="00000000">
      <w:pPr>
        <w:pStyle w:val="Zkladntext"/>
      </w:pPr>
      <w:r>
        <w:t xml:space="preserve">Vo všeobecnej špecifikácii modelov bol ako fixný efekt zaradený hlavný účinok prítomnosti štruktúrujúceho klinického usmernenia, hlavný účinok štýlu odpovedania simulovaného pacienta a ich interakcia; referenčnou úrovňou bola kombinácia </w:t>
      </w:r>
      <w:r>
        <w:rPr>
          <w:b/>
          <w:bCs/>
        </w:rPr>
        <w:t>bez štruktúrujúceho klinického usmernenia a profil P1</w:t>
      </w:r>
      <w:r>
        <w:t>. Pri rater-level modeloch sa ako náhodné efekty zohľadňovali seed scenár a identita hodnotiteľa. Pri transcript-level error vetve (</w:t>
      </w:r>
      <w:r>
        <w:rPr>
          <w:rStyle w:val="VerbatimChar"/>
        </w:rPr>
        <w:t>symptom_error_mean</w:t>
      </w:r>
      <w:r>
        <w:t xml:space="preserve">, </w:t>
      </w:r>
      <w:r>
        <w:rPr>
          <w:rStyle w:val="VerbatimChar"/>
        </w:rPr>
        <w:t>severity_error</w:t>
      </w:r>
      <w:r>
        <w:t xml:space="preserve">, </w:t>
      </w:r>
      <w:r>
        <w:rPr>
          <w:rStyle w:val="VerbatimChar"/>
        </w:rPr>
        <w:t>impact_error</w:t>
      </w:r>
      <w:r>
        <w:t>) bol jednotkou analýzy transkript, a preto sa používal random intercept len pre seed scenár.</w:t>
      </w:r>
    </w:p>
    <w:p w14:paraId="6FFCD0E8" w14:textId="77777777" w:rsidR="00AE0C10" w:rsidRDefault="00000000">
      <w:pPr>
        <w:pStyle w:val="Zkladntext"/>
      </w:pPr>
      <w:r>
        <w:t>Tento model je použitý pre premenné:</w:t>
      </w:r>
    </w:p>
    <w:p w14:paraId="50E73517" w14:textId="77777777" w:rsidR="00AE0C10" w:rsidRDefault="00000000">
      <w:pPr>
        <w:pStyle w:val="Compact"/>
        <w:numPr>
          <w:ilvl w:val="0"/>
          <w:numId w:val="11"/>
        </w:numPr>
      </w:pPr>
      <w:r>
        <w:t>index klinickej vierohodnosti (H1, H6, časť H9),</w:t>
      </w:r>
    </w:p>
    <w:p w14:paraId="50EC80E8" w14:textId="77777777" w:rsidR="00AE0C10" w:rsidRDefault="00000000">
      <w:pPr>
        <w:pStyle w:val="Compact"/>
        <w:numPr>
          <w:ilvl w:val="0"/>
          <w:numId w:val="11"/>
        </w:numPr>
      </w:pPr>
      <w:r>
        <w:t>index defektov (H3, časť H9),</w:t>
      </w:r>
    </w:p>
    <w:p w14:paraId="1C1A1E0C" w14:textId="77777777" w:rsidR="00AE0C10" w:rsidRDefault="00000000">
      <w:pPr>
        <w:pStyle w:val="Compact"/>
        <w:numPr>
          <w:ilvl w:val="0"/>
          <w:numId w:val="11"/>
        </w:numPr>
      </w:pPr>
      <w:r>
        <w:t>expertne hodnotená závažnosť ako ordinálny outcome a jej transcript-level error ukazovateľ (H4, časť H9),</w:t>
      </w:r>
    </w:p>
    <w:p w14:paraId="30FF7D10" w14:textId="77777777" w:rsidR="00AE0C10" w:rsidRDefault="00000000">
      <w:pPr>
        <w:pStyle w:val="Compact"/>
        <w:numPr>
          <w:ilvl w:val="0"/>
          <w:numId w:val="11"/>
        </w:numPr>
      </w:pPr>
      <w:r>
        <w:t>expertne hodnotený funkčný dopad ako ordinálny outcome a jeho transcript-level error ukazovateľ (H4, časť H9).</w:t>
      </w:r>
    </w:p>
    <w:p w14:paraId="546DAC52" w14:textId="77777777" w:rsidR="00AE0C10" w:rsidRDefault="00000000">
      <w:pPr>
        <w:pStyle w:val="FirstParagraph"/>
      </w:pPr>
      <w:r>
        <w:t xml:space="preserve">Pre jednotlivé ordinálne položky, najmä G2 (H2, H7), G5 (H5, H7) a položku zachytávajúcu istotu odhadu pôvodu rozhovoru, sú plánované </w:t>
      </w:r>
      <w:r>
        <w:rPr>
          <w:b/>
          <w:bCs/>
        </w:rPr>
        <w:t>ordinal mixed models</w:t>
      </w:r>
      <w:r>
        <w:t xml:space="preserve"> typu cumulative link mixed model (</w:t>
      </w:r>
      <w:hyperlink w:anchor="ref-christensenCumulativeLinkModels">
        <w:r>
          <w:rPr>
            <w:rStyle w:val="Hypertextovprepojenie"/>
          </w:rPr>
          <w:t>Christensen, n.d.</w:t>
        </w:r>
      </w:hyperlink>
      <w:r>
        <w:t>). Tento prístup je vhodný pri viacúrovňových ordinálnych dátach, ktoré sú zhlukované alebo opakovane merané. Na úrovni položiek bude použitý selektívne: pri G2 a G5 ako priamo hypotetizovaných outcome-och a pri ďalších položkách len vtedy, ak bude potrebné spresniť interpretáciu kompozitného výsledku.</w:t>
      </w:r>
    </w:p>
    <w:p w14:paraId="0E78BA02" w14:textId="77777777" w:rsidR="00AE0C10" w:rsidRDefault="00000000">
      <w:pPr>
        <w:pStyle w:val="Zkladntext"/>
      </w:pPr>
      <w:r>
        <w:t xml:space="preserve">Pri faktore štýlu odpovedania simulovaného pacienta budú vopred uprednostnené </w:t>
      </w:r>
      <w:r>
        <w:rPr>
          <w:b/>
          <w:bCs/>
        </w:rPr>
        <w:t>plánované kontrasty</w:t>
      </w:r>
      <w:r>
        <w:t xml:space="preserve">, najmä kontrast rozvinutého štýlu odpovedania voči zdržanlivejšiemu štýlu (P3 vs. P1). Kontrasty P2 vs. P1 a P3 vs. P2 budú považované za sekundárne a budú reportované najmä vtedy, ak zmysluplne doplnia interpretáciu hlavného efektu. Ak sa pri niektorom outcome preukáže interakcia medzi prítomnosťou štruktúrujúceho klinického usmernenia a štýlom odpovedania simulovaného pacienta, budú nasledovať </w:t>
      </w:r>
      <w:r>
        <w:rPr>
          <w:b/>
          <w:bCs/>
        </w:rPr>
        <w:t>simple effects</w:t>
      </w:r>
      <w:r>
        <w:t xml:space="preserve"> analýzy v jednotlivých úrovniach profilu alebo guardrailu, nie plošné párové porovnania všetkých kombinácií.</w:t>
      </w:r>
    </w:p>
    <w:p w14:paraId="488487A3" w14:textId="77777777" w:rsidR="00AE0C10" w:rsidRDefault="00000000">
      <w:pPr>
        <w:pStyle w:val="Zkladntext"/>
      </w:pPr>
      <w:r>
        <w:t xml:space="preserve">Z hľadiska väzby na výskumné otázky a hypotézy platí nasledovné: modely pre index klinickej vierohodnosti, G2 a G5 odpovedajú na jadro VO1 a zároveň testujú H1, H2 a H5; transcript-level symptom fidelity odvodená z A1 až A9 poskytuje primárnu kvantitatívnu oporu pre H4 a H8 na úrovni samotných transkriptov; expertne hodnotené severity a functional impact položky dopĺňajú VO2 a VO4 ako samostatná ľudská vrstva; hlavné efekty štýlu odpovedania simulovaného pacienta nad indexom klinickej vierohodnosti, G2, G5, expertne hodnotenou závažnosťou, expertne hodnoteným funkčným dopadom a indexom </w:t>
      </w:r>
      <w:r>
        <w:lastRenderedPageBreak/>
        <w:t>defektov odpovedajú na VO3 a VO4 a pokrývajú H6 až H8; interakčné členy oboch faktorov odpovedajú na VO5 a testujú H9. VO6 je riešená samostatným blokom ICC a VO7 až VO8 samostatným exploračným blokom.</w:t>
      </w:r>
    </w:p>
    <w:p w14:paraId="1F5458CD" w14:textId="77777777" w:rsidR="00AE0C10" w:rsidRDefault="00000000">
      <w:pPr>
        <w:pStyle w:val="Nadpis4"/>
      </w:pPr>
      <w:bookmarkStart w:id="63" w:name="explorácia-doplnkových-premenných"/>
      <w:bookmarkEnd w:id="62"/>
      <w:r>
        <w:t>2.8.6 Explorácia doplnkových premenných</w:t>
      </w:r>
    </w:p>
    <w:p w14:paraId="01DF691F" w14:textId="77777777" w:rsidR="00AE0C10" w:rsidRDefault="00000000">
      <w:pPr>
        <w:pStyle w:val="FirstParagraph"/>
      </w:pPr>
      <w:r>
        <w:t xml:space="preserve">Exploratórne je plánovaná aj </w:t>
      </w:r>
      <w:r>
        <w:rPr>
          <w:b/>
          <w:bCs/>
        </w:rPr>
        <w:t>analýza položky odhadovaného pôvodu rozhovoru</w:t>
      </w:r>
      <w:r>
        <w:t xml:space="preserve">, najmä pomocou frekvenčného rozdelenia odpovedí a prípadne logistického modelu nad binarizovanou premennou „vnímané ako AI vs. nie AI”. Otvorené komentáre budú analyzované </w:t>
      </w:r>
      <w:r>
        <w:rPr>
          <w:b/>
          <w:bCs/>
        </w:rPr>
        <w:t>kvalitatívne prostredníctvom stručného tematického kódovania</w:t>
      </w:r>
      <w:r>
        <w:t xml:space="preserve"> s cieľom doplniť kvantitatívne výsledky o typické dôvody pozitívneho alebo negatívneho hodnotenia. Cieľom tejto analýzy nie je vytvoriť samostatnú kvalitatívnu líniu práce, ale stručne pomenovať opakujúce sa dôvody pozitívneho a negatívneho hodnotenia, ktoré pomôžu interpretovať kvantitatívne výsledky.</w:t>
      </w:r>
    </w:p>
    <w:p w14:paraId="72D08A06" w14:textId="77777777" w:rsidR="00AE0C10" w:rsidRDefault="00000000">
      <w:pPr>
        <w:pStyle w:val="Zkladntext"/>
      </w:pPr>
      <w:r>
        <w:t xml:space="preserve">Popri tom je plánovaná aj </w:t>
      </w:r>
      <w:r>
        <w:rPr>
          <w:b/>
          <w:bCs/>
        </w:rPr>
        <w:t>doplnková transcript-level korelačná analýza</w:t>
      </w:r>
      <w:r>
        <w:t xml:space="preserve"> hlavných kompozitných ukazovateľov. Keďže korelačná matica nemá v tejto práci nahrádzať jadrové komparačné modely, bude počítaná až na úrovni agregovaných priemerov za jednotlivé transkripty, nie na úrovni každého jednotlivého ratingového riadku. Primárne pôjde o Spearmanove korelácie medzi indexom klinickej vierohodnosti, indexom defektov, transcript-level symptom fidelity odvodenou z A1 až A9, prirodzenosťou jazyka a tréningovou použiteľnosťou. Funkciou tejto analýzy je stručne ukázať, či rozhovory, ktoré pôsobia vierohodnejšie a prirodzenejšie, bývajú zároveň hodnotené ako použiteľnejšie, menej defektné a symptomaticky bližšie k cieľovému seed profilu.</w:t>
      </w:r>
    </w:p>
    <w:p w14:paraId="454BF820" w14:textId="77777777" w:rsidR="00AE0C10" w:rsidRDefault="00000000">
      <w:pPr>
        <w:pStyle w:val="Zkladntext"/>
      </w:pPr>
      <w:r>
        <w:t xml:space="preserve">Ako samostatná doplnková explorácia je plánovaná aj </w:t>
      </w:r>
      <w:r>
        <w:rPr>
          <w:b/>
          <w:bCs/>
        </w:rPr>
        <w:t>typológia transkriptov pomocou metódy partitioning around medoids (PAM)</w:t>
      </w:r>
      <w:r>
        <w:t>. Táto analýza bude realizovaná výlučne na transcript-level agregátoch, aby nevznikala pseudoreplikácia cez viacnásobné hodnotenia toho istého transkriptu. Do vstupu budú zaradené hlavné kompozity a vybrané kľúčové položky, konkrétne index klinickej vierohodnosti, index defektov, priemerná absolútna chyba v symptomatických doménach, chyba odhadu závažnosti, chyba odhadu funkčného dopadu, prirodzenosť jazyka a tréningová použiteľnosť. Premenné, pri ktorých vyššia hodnota znamená horší výsledok, budú pred klastrovaním reverzne orientované a všetky vstupné premenné budú následne štandardizované tak, aby vyššia hodnota konzistentne znamenala priaznivejší profil transkriptu.</w:t>
      </w:r>
    </w:p>
    <w:p w14:paraId="0E7ABC45" w14:textId="77777777" w:rsidR="00AE0C10" w:rsidRDefault="00000000">
      <w:pPr>
        <w:pStyle w:val="Zkladntext"/>
      </w:pPr>
      <w:r>
        <w:t>Pri PAM analýze budú porovnané len malé a interpretačne zvládnuteľné riešenia, najmä s dvoma až štyrmi klastrami. Do výsledkov alebo príloh bude zaradené iba také riešenie, ktoré bude zároveň interpretačne zmysluplné a aspoň základne podporené indexom kvality klastrovania, najmä silhouette. Táto analýza nebude slúžiť na testovanie hypotéz H1 až H9, ale len na doplnkový opis toho, či sa v dátach črtajú opakujúce sa typy rozhovorov, napríklad rozhovory celkovo kvalitné, povrchovo presvedčivé, ale symptomaticky menej presné, alebo rozhovory zaťažené viacerými defektmi.</w:t>
      </w:r>
    </w:p>
    <w:p w14:paraId="159551F9" w14:textId="77777777" w:rsidR="00AE0C10" w:rsidRDefault="00000000">
      <w:pPr>
        <w:pStyle w:val="Nadpis4"/>
      </w:pPr>
      <w:bookmarkStart w:id="64" w:name="interpretácia-efektov"/>
      <w:bookmarkEnd w:id="63"/>
      <w:r>
        <w:lastRenderedPageBreak/>
        <w:t>2.8.7 Interpretácia efektov</w:t>
      </w:r>
    </w:p>
    <w:p w14:paraId="1C768C0F" w14:textId="77777777" w:rsidR="00AE0C10" w:rsidRDefault="00000000">
      <w:pPr>
        <w:pStyle w:val="FirstParagraph"/>
      </w:pPr>
      <w:r>
        <w:t xml:space="preserve">Keďže ide o pilotnú štúdiu s potenciálne limitovaným počtom hodnotiteľov, inferenčné výsledky budú interpretované </w:t>
      </w:r>
      <w:r>
        <w:rPr>
          <w:b/>
          <w:bCs/>
        </w:rPr>
        <w:t>opatrne a s dôrazom na smer a veľkosť efektov, nie iba na dichotomické rozhodovanie podľa hladiny štatistickej významnosti</w:t>
      </w:r>
      <w:r>
        <w:t>. Vo Výsledkoch a Diskusii sa preto popri p-hodnotách budú uvádzať aj odhady efektov, intervaly spoľahlivosti a vecná významnosť rozdielov tam, kde je to možné (</w:t>
      </w:r>
      <w:hyperlink w:anchor="ref-cohen1988StatisticalPowerAnalysis">
        <w:r>
          <w:rPr>
            <w:rStyle w:val="Hypertextovprepojenie"/>
          </w:rPr>
          <w:t>Cohen, 1988</w:t>
        </w:r>
      </w:hyperlink>
      <w:r>
        <w:t xml:space="preserve">; </w:t>
      </w:r>
      <w:hyperlink w:anchor="ref-sim2019ShouldTreatmentEffects">
        <w:r>
          <w:rPr>
            <w:rStyle w:val="Hypertextovprepojenie"/>
          </w:rPr>
          <w:t>Sim, 2019</w:t>
        </w:r>
      </w:hyperlink>
      <w:r>
        <w:t xml:space="preserve">; </w:t>
      </w:r>
      <w:hyperlink w:anchor="ref-soukup2013SubstantiveSignificanceIts">
        <w:r>
          <w:rPr>
            <w:rStyle w:val="Hypertextovprepojenie"/>
          </w:rPr>
          <w:t>Soukup, 2013</w:t>
        </w:r>
      </w:hyperlink>
      <w:r>
        <w:t>). Lokálny sprievodca pritom priamo odporúča, aby kvalita výsledkovej časti nestála len na testovaní významnosti, ale aj na primeranej deskriptívnej a inferenčnej logike vrátane vecnej významnosti.</w:t>
      </w:r>
    </w:p>
    <w:p w14:paraId="0AE7E3AF" w14:textId="77777777" w:rsidR="00AE0C10" w:rsidRDefault="00000000">
      <w:pPr>
        <w:pStyle w:val="Zkladntext"/>
      </w:pPr>
      <w:r>
        <w:t>Analýzy, ktoré priamo neodpovedajú na H1 až H9, budú v kapitole Výsledky explicitne označené ako doplnkové alebo exploratórne, aby sa neporušila logická väzba medzi cieľom, hypotézami a poradím prezentácie výsledkov. To sa týka najmä transcript-level korelácií a PAM typológie transkriptov, ktoré môžu pomôcť lepšie opísať štruktúru dát, ale nemajú byť interpretované ako rovnocenná alternatíva ku konfirmačným mixed modelom.</w:t>
      </w:r>
    </w:p>
    <w:p w14:paraId="7D1667F1" w14:textId="77777777" w:rsidR="00AE0C10" w:rsidRDefault="00000000">
      <w:pPr>
        <w:pStyle w:val="Nadpis3"/>
      </w:pPr>
      <w:bookmarkStart w:id="65" w:name="etické-aspekty"/>
      <w:bookmarkEnd w:id="57"/>
      <w:bookmarkEnd w:id="64"/>
      <w:r>
        <w:t>2.9 Etické aspekty</w:t>
      </w:r>
    </w:p>
    <w:p w14:paraId="5F9E91AB" w14:textId="77777777" w:rsidR="00AE0C10" w:rsidRDefault="00000000">
      <w:pPr>
        <w:pStyle w:val="FirstParagraph"/>
      </w:pPr>
      <w:r>
        <w:t xml:space="preserve">Výskum nepracoval s reálnymi pacientskymi údajmi ani s reálnymi klinickými rozhovormi. Hodnotený materiál tvorili </w:t>
      </w:r>
      <w:r>
        <w:rPr>
          <w:b/>
          <w:bCs/>
        </w:rPr>
        <w:t>simulované textové transkripty</w:t>
      </w:r>
      <w:r>
        <w:t xml:space="preserve"> vytvorené na základe vopred pripravených seed scenárov, takže riziko pre participantov bolo nízke a riziko zneužitia identifikovateľných pacientskych údajov bolo z podstaty dizajnu vylúčené. Napriek tomu boli rešpektované základné etické princípy psychologického výskumu, najmä </w:t>
      </w:r>
      <w:r>
        <w:rPr>
          <w:b/>
          <w:bCs/>
        </w:rPr>
        <w:t>informovanosť hodnotiteľov</w:t>
      </w:r>
      <w:r>
        <w:t xml:space="preserve"> o charaktere úlohy, </w:t>
      </w:r>
      <w:r>
        <w:rPr>
          <w:b/>
          <w:bCs/>
        </w:rPr>
        <w:t>dobrovoľnosť účasti</w:t>
      </w:r>
      <w:r>
        <w:t xml:space="preserve">, </w:t>
      </w:r>
      <w:r>
        <w:rPr>
          <w:b/>
          <w:bCs/>
        </w:rPr>
        <w:t>možnosť účasť kedykoľvek ukončiť</w:t>
      </w:r>
      <w:r>
        <w:t xml:space="preserve"> a </w:t>
      </w:r>
      <w:r>
        <w:rPr>
          <w:b/>
          <w:bCs/>
        </w:rPr>
        <w:t>ochrana identifikačných údajov hodnotiteľov</w:t>
      </w:r>
      <w:r>
        <w:t xml:space="preserve"> pri spracovaní odpovedí.</w:t>
      </w:r>
    </w:p>
    <w:p w14:paraId="61473665" w14:textId="77777777" w:rsidR="00AE0C10" w:rsidRDefault="00000000">
      <w:pPr>
        <w:pStyle w:val="Zkladntext"/>
      </w:pPr>
      <w:r>
        <w:t>Súčasne je dôležité zdôrazniť, že výskum nebol koncipovaný ako diagnostický nástroj a jeho zistenia nemajú slúžiť na bezprostredné klinické rozhodovanie. Tento rámec je v práci zachovávaný konzistentne od Úvodu cez Metódu až po Diskusiu a je v súlade so širším etickým rámcom WHO pre použitie LLM v zdravotníctve (</w:t>
      </w:r>
      <w:hyperlink w:anchor="ref-who2021ethicsaiforhealth">
        <w:r>
          <w:rPr>
            <w:rStyle w:val="Hypertextovprepojenie"/>
          </w:rPr>
          <w:t>World Health Organization, 2021</w:t>
        </w:r>
      </w:hyperlink>
      <w:r>
        <w:t xml:space="preserve">, </w:t>
      </w:r>
      <w:hyperlink w:anchor="ref-who2024lmmguidance">
        <w:r>
          <w:rPr>
            <w:rStyle w:val="Hypertextovprepojenie"/>
          </w:rPr>
          <w:t>2024</w:t>
        </w:r>
      </w:hyperlink>
      <w:r>
        <w:t>).</w:t>
      </w:r>
    </w:p>
    <w:p w14:paraId="03FEA267" w14:textId="77777777" w:rsidR="00AE0C10" w:rsidRDefault="00000000">
      <w:pPr>
        <w:pStyle w:val="Nadpis1"/>
      </w:pPr>
      <w:bookmarkStart w:id="66" w:name="výsledky"/>
      <w:bookmarkEnd w:id="27"/>
      <w:bookmarkEnd w:id="28"/>
      <w:bookmarkEnd w:id="65"/>
      <w:r>
        <w:t>3 Výsledky</w:t>
      </w:r>
    </w:p>
    <w:p w14:paraId="5AA8F77F" w14:textId="77777777" w:rsidR="00AE0C10" w:rsidRDefault="00000000">
      <w:pPr>
        <w:pStyle w:val="Nadpis2"/>
      </w:pPr>
      <w:bookmarkStart w:id="67" w:name="X2b5f0561a197407a6de7cd1a866fa3427ce4ca0"/>
      <w:r>
        <w:t>3.1 Predbežná expertná obsahová kontrola ratingového nástroja a seed scenárov</w:t>
      </w:r>
    </w:p>
    <w:p w14:paraId="1F2BB82D" w14:textId="77777777" w:rsidR="00AE0C10" w:rsidRDefault="00000000">
      <w:pPr>
        <w:pStyle w:val="FirstParagraph"/>
      </w:pPr>
      <w:r>
        <w:t xml:space="preserve">Ešte pred hlavným hodnotením transkriptov prebehla samostatná expertná obsahová kontrola autorského ratingového nástroja a seed scenárov. Do tejto vrstvy bolo zapojených </w:t>
      </w:r>
      <w:r>
        <w:rPr>
          <w:b/>
          <w:bCs/>
        </w:rPr>
        <w:t>6 expertov</w:t>
      </w:r>
      <w:r>
        <w:t xml:space="preserve"> s mediánom odbornej praxe </w:t>
      </w:r>
      <w:r>
        <w:rPr>
          <w:b/>
          <w:bCs/>
        </w:rPr>
        <w:t>9 rokov</w:t>
      </w:r>
      <w:r>
        <w:t xml:space="preserve"> (rozsah </w:t>
      </w:r>
      <w:r>
        <w:rPr>
          <w:b/>
          <w:bCs/>
        </w:rPr>
        <w:t>4 až 25 rokov</w:t>
      </w:r>
      <w:r>
        <w:t xml:space="preserve">). Vzniklo pritom </w:t>
      </w:r>
      <w:r>
        <w:rPr>
          <w:b/>
          <w:bCs/>
        </w:rPr>
        <w:t>72 hodnotení položiek ratingového nástroja</w:t>
      </w:r>
      <w:r>
        <w:t xml:space="preserve">, </w:t>
      </w:r>
      <w:r>
        <w:rPr>
          <w:b/>
          <w:bCs/>
        </w:rPr>
        <w:t>72 hodnotení seed scenárov</w:t>
      </w:r>
      <w:r>
        <w:t xml:space="preserve"> a </w:t>
      </w:r>
      <w:r>
        <w:rPr>
          <w:b/>
          <w:bCs/>
        </w:rPr>
        <w:t>33 kvalitatívnych komentárov</w:t>
      </w:r>
      <w:r>
        <w:t>.</w:t>
      </w:r>
    </w:p>
    <w:p w14:paraId="6B45658B" w14:textId="77777777" w:rsidR="00AE0C10" w:rsidRDefault="00000000">
      <w:pPr>
        <w:pStyle w:val="Zkladntext"/>
      </w:pPr>
      <w:r>
        <w:lastRenderedPageBreak/>
        <w:t xml:space="preserve">Pri položkách ratingového nástroja sa celkové priemery pohybovali približne od </w:t>
      </w:r>
      <w:r>
        <w:rPr>
          <w:b/>
          <w:bCs/>
        </w:rPr>
        <w:t>2,78</w:t>
      </w:r>
      <w:r>
        <w:t xml:space="preserve"> do </w:t>
      </w:r>
      <w:r>
        <w:rPr>
          <w:b/>
          <w:bCs/>
        </w:rPr>
        <w:t>3,72</w:t>
      </w:r>
      <w:r>
        <w:t xml:space="preserve"> na štvorbodovej škále. Najsilnejšie boli podporené globálne položky </w:t>
      </w:r>
      <w:r>
        <w:rPr>
          <w:rStyle w:val="VerbatimChar"/>
        </w:rPr>
        <w:t>G1</w:t>
      </w:r>
      <w:r>
        <w:t xml:space="preserve">, </w:t>
      </w:r>
      <w:r>
        <w:rPr>
          <w:rStyle w:val="VerbatimChar"/>
        </w:rPr>
        <w:t>G2</w:t>
      </w:r>
      <w:r>
        <w:t xml:space="preserve"> a </w:t>
      </w:r>
      <w:r>
        <w:rPr>
          <w:rStyle w:val="VerbatimChar"/>
        </w:rPr>
        <w:t>G4</w:t>
      </w:r>
      <w:r>
        <w:t xml:space="preserve">, ako aj položky </w:t>
      </w:r>
      <w:r>
        <w:rPr>
          <w:rStyle w:val="VerbatimChar"/>
        </w:rPr>
        <w:t>S1</w:t>
      </w:r>
      <w:r>
        <w:t xml:space="preserve"> a </w:t>
      </w:r>
      <w:r>
        <w:rPr>
          <w:rStyle w:val="VerbatimChar"/>
        </w:rPr>
        <w:t>S2</w:t>
      </w:r>
      <w:r>
        <w:t xml:space="preserve">, ktoré sa týkali odhadu závažnosti a funkčného dopadu. Naopak, slabšie dopadli najmä defektové položky </w:t>
      </w:r>
      <w:r>
        <w:rPr>
          <w:rStyle w:val="VerbatimChar"/>
        </w:rPr>
        <w:t>R2</w:t>
      </w:r>
      <w:r>
        <w:t xml:space="preserve">, </w:t>
      </w:r>
      <w:r>
        <w:rPr>
          <w:rStyle w:val="VerbatimChar"/>
        </w:rPr>
        <w:t>R3</w:t>
      </w:r>
      <w:r>
        <w:t xml:space="preserve"> a najmä </w:t>
      </w:r>
      <w:r>
        <w:rPr>
          <w:rStyle w:val="VerbatimChar"/>
        </w:rPr>
        <w:t>R5</w:t>
      </w:r>
      <w:r>
        <w:t xml:space="preserve">, teda položky zamerané na klišé, kontextový nesúlad a neprimeranú dramatizáciu. Naprieč celým nástrojom dosiahli priemerné hodnotenia </w:t>
      </w:r>
      <w:r>
        <w:rPr>
          <w:b/>
          <w:bCs/>
        </w:rPr>
        <w:t>relevancie = 3,36</w:t>
      </w:r>
      <w:r>
        <w:t xml:space="preserve">, </w:t>
      </w:r>
      <w:r>
        <w:rPr>
          <w:b/>
          <w:bCs/>
        </w:rPr>
        <w:t>zrozumiteľnosti = 3,46</w:t>
      </w:r>
      <w:r>
        <w:t xml:space="preserve"> a </w:t>
      </w:r>
      <w:r>
        <w:rPr>
          <w:b/>
          <w:bCs/>
        </w:rPr>
        <w:t>potrebnosti = 3,46</w:t>
      </w:r>
      <w:r>
        <w:t>. Priemery tak vychádzali vyššie pri globálnych a symptomatických položkách než pri časti defektového bloku.</w:t>
      </w:r>
    </w:p>
    <w:p w14:paraId="60558579" w14:textId="77777777" w:rsidR="00AE0C10" w:rsidRDefault="00000000">
      <w:pPr>
        <w:pStyle w:val="Zkladntext"/>
      </w:pPr>
      <w:r>
        <w:t xml:space="preserve">Pri seed scenároch sa celkové priemery pohybovali približne od </w:t>
      </w:r>
      <w:r>
        <w:rPr>
          <w:b/>
          <w:bCs/>
        </w:rPr>
        <w:t>2,93</w:t>
      </w:r>
      <w:r>
        <w:t xml:space="preserve"> do </w:t>
      </w:r>
      <w:r>
        <w:rPr>
          <w:b/>
          <w:bCs/>
        </w:rPr>
        <w:t>3,21</w:t>
      </w:r>
      <w:r>
        <w:t xml:space="preserve">, teda v pásme skôr priaznivého, ale nie bezvýhradne vysokého expertného hodnotenia. Naprieč seedmi boli najslabšie hodnotené najmä kritériá </w:t>
      </w:r>
      <w:r>
        <w:rPr>
          <w:b/>
          <w:bCs/>
        </w:rPr>
        <w:t>dostatku informácií pre generovanie rozhovoru</w:t>
      </w:r>
      <w:r>
        <w:t xml:space="preserve"> a </w:t>
      </w:r>
      <w:r>
        <w:rPr>
          <w:b/>
          <w:bCs/>
        </w:rPr>
        <w:t>nestereotypnosti</w:t>
      </w:r>
      <w:r>
        <w:t xml:space="preserve">. Kvalitatívne komentáre preto často žiadali doplniť proximálne spúšťače, konkrétnejší funkčný dopad, sociálnu oporu alebo jemnejšie odlíšenie prípadu od vyhorenia či všeobecného stresového preťaženia. Osobitne dôležitý bol doplnkový odhad cieľovej závažnosti: relatívne dobrá zhoda sa ukázala pri seedoch </w:t>
      </w:r>
      <w:r>
        <w:rPr>
          <w:rStyle w:val="VerbatimChar"/>
        </w:rPr>
        <w:t>01</w:t>
      </w:r>
      <w:r>
        <w:t xml:space="preserve">, </w:t>
      </w:r>
      <w:r>
        <w:rPr>
          <w:rStyle w:val="VerbatimChar"/>
        </w:rPr>
        <w:t>02</w:t>
      </w:r>
      <w:r>
        <w:t xml:space="preserve">, </w:t>
      </w:r>
      <w:r>
        <w:rPr>
          <w:rStyle w:val="VerbatimChar"/>
        </w:rPr>
        <w:t>04</w:t>
      </w:r>
      <w:r>
        <w:t xml:space="preserve">, </w:t>
      </w:r>
      <w:r>
        <w:rPr>
          <w:rStyle w:val="VerbatimChar"/>
        </w:rPr>
        <w:t>06</w:t>
      </w:r>
      <w:r>
        <w:t xml:space="preserve"> a </w:t>
      </w:r>
      <w:r>
        <w:rPr>
          <w:rStyle w:val="VerbatimChar"/>
        </w:rPr>
        <w:t>11</w:t>
      </w:r>
      <w:r>
        <w:t xml:space="preserve">, kým výraznejší nesúlad sa objavil najmä pri seedoch </w:t>
      </w:r>
      <w:r>
        <w:rPr>
          <w:rStyle w:val="VerbatimChar"/>
        </w:rPr>
        <w:t>08</w:t>
      </w:r>
      <w:r>
        <w:t xml:space="preserve"> a </w:t>
      </w:r>
      <w:r>
        <w:rPr>
          <w:rStyle w:val="VerbatimChar"/>
        </w:rPr>
        <w:t>10</w:t>
      </w:r>
      <w:r>
        <w:t>, ktoré experti vnímali ako závažnejšie, než bolo pôvodne zamýšľané.</w:t>
      </w:r>
    </w:p>
    <w:p w14:paraId="4BEE5616" w14:textId="77777777" w:rsidR="00AE0C10" w:rsidRDefault="00000000">
      <w:pPr>
        <w:pStyle w:val="Zkladntext"/>
      </w:pPr>
      <w:r>
        <w:t>Táto vrstva nepredstavuje finálnu psychometrickú validáciu ani formálny Delphi proces. Slabšie hodnotenia sa sústreďovali najmä v defektovom bloku a pri časti seedov, ktorých klinické ukotvenie experti považovali za menej jednoznačné.</w:t>
      </w:r>
    </w:p>
    <w:p w14:paraId="11696FBF" w14:textId="77777777" w:rsidR="00AE0C10" w:rsidRDefault="00000000">
      <w:pPr>
        <w:pStyle w:val="Zkladntext"/>
      </w:pPr>
      <w:r>
        <w:rPr>
          <w:b/>
          <w:bCs/>
        </w:rPr>
        <w:t>Tabuľka S4. Predbežná expertná kontrola položiek ratingového nástroja.</w:t>
      </w:r>
    </w:p>
    <w:tbl>
      <w:tblPr>
        <w:tblStyle w:val="Table"/>
        <w:tblW w:w="7943" w:type="dxa"/>
        <w:jc w:val="center"/>
        <w:tblBorders>
          <w:top w:val="nil"/>
          <w:left w:val="nil"/>
          <w:bottom w:val="nil"/>
          <w:right w:val="nil"/>
          <w:insideH w:val="nil"/>
          <w:insideV w:val="nil"/>
        </w:tblBorders>
        <w:tblLayout w:type="fixed"/>
        <w:tblCellMar>
          <w:top w:w="35" w:type="dxa"/>
          <w:left w:w="90" w:type="dxa"/>
          <w:bottom w:w="35" w:type="dxa"/>
          <w:right w:w="90" w:type="dxa"/>
        </w:tblCellMar>
        <w:tblLook w:val="04A0" w:firstRow="1" w:lastRow="0" w:firstColumn="1" w:lastColumn="0" w:noHBand="0" w:noVBand="1"/>
      </w:tblPr>
      <w:tblGrid>
        <w:gridCol w:w="993"/>
        <w:gridCol w:w="993"/>
        <w:gridCol w:w="993"/>
        <w:gridCol w:w="993"/>
        <w:gridCol w:w="993"/>
        <w:gridCol w:w="993"/>
        <w:gridCol w:w="993"/>
        <w:gridCol w:w="992"/>
      </w:tblGrid>
      <w:tr w:rsidR="00AE0C10" w14:paraId="66ABCE40" w14:textId="77777777" w:rsidTr="00AE0C10">
        <w:trPr>
          <w:cnfStyle w:val="100000000000" w:firstRow="1" w:lastRow="0" w:firstColumn="0" w:lastColumn="0" w:oddVBand="0" w:evenVBand="0" w:oddHBand="0" w:evenHBand="0" w:firstRowFirstColumn="0" w:firstRowLastColumn="0" w:lastRowFirstColumn="0" w:lastRowLastColumn="0"/>
          <w:tblHeader/>
          <w:jc w:val="center"/>
        </w:trPr>
        <w:tc>
          <w:tcPr>
            <w:tcW w:w="993" w:type="dxa"/>
            <w:tcBorders>
              <w:top w:val="single" w:sz="10" w:space="0" w:color="000000"/>
              <w:left w:val="nil"/>
              <w:bottom w:val="single" w:sz="8" w:space="0" w:color="000000"/>
              <w:right w:val="nil"/>
            </w:tcBorders>
          </w:tcPr>
          <w:p w14:paraId="14F0BF7E" w14:textId="77777777" w:rsidR="00AE0C10" w:rsidRDefault="00000000">
            <w:pPr>
              <w:pStyle w:val="Compact"/>
              <w:spacing w:after="0"/>
            </w:pPr>
            <w:r>
              <w:rPr>
                <w:rFonts w:ascii="Times New Roman" w:hAnsi="Times New Roman" w:cs="Times New Roman"/>
                <w:b/>
                <w:bCs/>
                <w:sz w:val="20"/>
                <w:szCs w:val="20"/>
              </w:rPr>
              <w:t>Kód</w:t>
            </w:r>
          </w:p>
        </w:tc>
        <w:tc>
          <w:tcPr>
            <w:tcW w:w="993" w:type="dxa"/>
            <w:tcBorders>
              <w:top w:val="single" w:sz="10" w:space="0" w:color="000000"/>
              <w:left w:val="nil"/>
              <w:bottom w:val="single" w:sz="8" w:space="0" w:color="000000"/>
              <w:right w:val="nil"/>
            </w:tcBorders>
          </w:tcPr>
          <w:p w14:paraId="72EEF4BA" w14:textId="77777777" w:rsidR="00AE0C10" w:rsidRDefault="00000000">
            <w:pPr>
              <w:pStyle w:val="Compact"/>
              <w:spacing w:after="0"/>
            </w:pPr>
            <w:r>
              <w:rPr>
                <w:rFonts w:ascii="Times New Roman" w:hAnsi="Times New Roman" w:cs="Times New Roman"/>
                <w:b/>
                <w:bCs/>
                <w:sz w:val="20"/>
                <w:szCs w:val="20"/>
              </w:rPr>
              <w:t>Položka</w:t>
            </w:r>
          </w:p>
        </w:tc>
        <w:tc>
          <w:tcPr>
            <w:tcW w:w="993" w:type="dxa"/>
            <w:tcBorders>
              <w:top w:val="single" w:sz="10" w:space="0" w:color="000000"/>
              <w:left w:val="nil"/>
              <w:bottom w:val="single" w:sz="8" w:space="0" w:color="000000"/>
              <w:right w:val="nil"/>
            </w:tcBorders>
          </w:tcPr>
          <w:p w14:paraId="542F6700" w14:textId="77777777" w:rsidR="00AE0C10" w:rsidRDefault="00000000">
            <w:pPr>
              <w:pStyle w:val="Compact"/>
              <w:spacing w:after="0"/>
            </w:pPr>
            <w:r>
              <w:rPr>
                <w:rFonts w:ascii="Times New Roman" w:hAnsi="Times New Roman" w:cs="Times New Roman"/>
                <w:b/>
                <w:bCs/>
                <w:sz w:val="20"/>
                <w:szCs w:val="20"/>
              </w:rPr>
              <w:t>Relevantnosť M</w:t>
            </w:r>
          </w:p>
        </w:tc>
        <w:tc>
          <w:tcPr>
            <w:tcW w:w="993" w:type="dxa"/>
            <w:tcBorders>
              <w:top w:val="single" w:sz="10" w:space="0" w:color="000000"/>
              <w:left w:val="nil"/>
              <w:bottom w:val="single" w:sz="8" w:space="0" w:color="000000"/>
              <w:right w:val="nil"/>
            </w:tcBorders>
          </w:tcPr>
          <w:p w14:paraId="398F4657" w14:textId="77777777" w:rsidR="00AE0C10" w:rsidRDefault="00000000">
            <w:pPr>
              <w:pStyle w:val="Compact"/>
              <w:spacing w:after="0"/>
            </w:pPr>
            <w:r>
              <w:rPr>
                <w:rFonts w:ascii="Times New Roman" w:hAnsi="Times New Roman" w:cs="Times New Roman"/>
                <w:b/>
                <w:bCs/>
                <w:sz w:val="20"/>
                <w:szCs w:val="20"/>
              </w:rPr>
              <w:t>Zrozumiteľnosť M</w:t>
            </w:r>
          </w:p>
        </w:tc>
        <w:tc>
          <w:tcPr>
            <w:tcW w:w="993" w:type="dxa"/>
            <w:tcBorders>
              <w:top w:val="single" w:sz="10" w:space="0" w:color="000000"/>
              <w:left w:val="nil"/>
              <w:bottom w:val="single" w:sz="8" w:space="0" w:color="000000"/>
              <w:right w:val="nil"/>
            </w:tcBorders>
          </w:tcPr>
          <w:p w14:paraId="488A3B31" w14:textId="77777777" w:rsidR="00AE0C10" w:rsidRDefault="00000000">
            <w:pPr>
              <w:pStyle w:val="Compact"/>
              <w:spacing w:after="0"/>
            </w:pPr>
            <w:r>
              <w:rPr>
                <w:rFonts w:ascii="Times New Roman" w:hAnsi="Times New Roman" w:cs="Times New Roman"/>
                <w:b/>
                <w:bCs/>
                <w:sz w:val="20"/>
                <w:szCs w:val="20"/>
              </w:rPr>
              <w:t>Potrebnosť M</w:t>
            </w:r>
          </w:p>
        </w:tc>
        <w:tc>
          <w:tcPr>
            <w:tcW w:w="993" w:type="dxa"/>
            <w:tcBorders>
              <w:top w:val="single" w:sz="10" w:space="0" w:color="000000"/>
              <w:left w:val="nil"/>
              <w:bottom w:val="single" w:sz="8" w:space="0" w:color="000000"/>
              <w:right w:val="nil"/>
            </w:tcBorders>
          </w:tcPr>
          <w:p w14:paraId="7A0D9A7E" w14:textId="77777777" w:rsidR="00AE0C10" w:rsidRDefault="00000000">
            <w:pPr>
              <w:pStyle w:val="Compact"/>
              <w:spacing w:after="0"/>
            </w:pPr>
            <w:r>
              <w:rPr>
                <w:rFonts w:ascii="Times New Roman" w:hAnsi="Times New Roman" w:cs="Times New Roman"/>
                <w:b/>
                <w:bCs/>
                <w:sz w:val="20"/>
                <w:szCs w:val="20"/>
              </w:rPr>
              <w:t>Celkový priemer M</w:t>
            </w:r>
          </w:p>
        </w:tc>
        <w:tc>
          <w:tcPr>
            <w:tcW w:w="993" w:type="dxa"/>
            <w:tcBorders>
              <w:top w:val="single" w:sz="10" w:space="0" w:color="000000"/>
              <w:left w:val="nil"/>
              <w:bottom w:val="single" w:sz="8" w:space="0" w:color="000000"/>
              <w:right w:val="nil"/>
            </w:tcBorders>
          </w:tcPr>
          <w:p w14:paraId="76ECCFDA" w14:textId="77777777" w:rsidR="00AE0C10" w:rsidRDefault="00000000">
            <w:pPr>
              <w:pStyle w:val="Compact"/>
              <w:spacing w:after="0"/>
            </w:pPr>
            <w:r>
              <w:rPr>
                <w:rFonts w:ascii="Times New Roman" w:hAnsi="Times New Roman" w:cs="Times New Roman"/>
                <w:b/>
                <w:bCs/>
                <w:sz w:val="20"/>
                <w:szCs w:val="20"/>
              </w:rPr>
              <w:t>Podpora 3-4 (%)</w:t>
            </w:r>
          </w:p>
        </w:tc>
        <w:tc>
          <w:tcPr>
            <w:tcW w:w="992" w:type="dxa"/>
            <w:tcBorders>
              <w:top w:val="single" w:sz="10" w:space="0" w:color="000000"/>
              <w:left w:val="nil"/>
              <w:bottom w:val="single" w:sz="8" w:space="0" w:color="000000"/>
              <w:right w:val="nil"/>
            </w:tcBorders>
          </w:tcPr>
          <w:p w14:paraId="75EED69A" w14:textId="77777777" w:rsidR="00AE0C10" w:rsidRDefault="00000000">
            <w:pPr>
              <w:pStyle w:val="Compact"/>
              <w:spacing w:after="0"/>
            </w:pPr>
            <w:r>
              <w:rPr>
                <w:rFonts w:ascii="Times New Roman" w:hAnsi="Times New Roman" w:cs="Times New Roman"/>
                <w:b/>
                <w:bCs/>
                <w:sz w:val="20"/>
                <w:szCs w:val="20"/>
              </w:rPr>
              <w:t>Potrebný follow-up</w:t>
            </w:r>
          </w:p>
        </w:tc>
      </w:tr>
      <w:tr w:rsidR="00AE0C10" w14:paraId="070A2138" w14:textId="77777777" w:rsidTr="00AE0C10">
        <w:trPr>
          <w:jc w:val="center"/>
        </w:trPr>
        <w:tc>
          <w:tcPr>
            <w:tcW w:w="993" w:type="dxa"/>
            <w:tcBorders>
              <w:top w:val="nil"/>
              <w:left w:val="nil"/>
              <w:bottom w:val="nil"/>
              <w:right w:val="nil"/>
            </w:tcBorders>
          </w:tcPr>
          <w:p w14:paraId="68145446" w14:textId="77777777" w:rsidR="00AE0C10" w:rsidRDefault="00000000">
            <w:pPr>
              <w:pStyle w:val="Compact"/>
              <w:spacing w:after="0"/>
            </w:pPr>
            <w:r>
              <w:rPr>
                <w:rFonts w:ascii="Times New Roman" w:hAnsi="Times New Roman" w:cs="Times New Roman"/>
                <w:sz w:val="20"/>
                <w:szCs w:val="20"/>
              </w:rPr>
              <w:t>R5</w:t>
            </w:r>
          </w:p>
        </w:tc>
        <w:tc>
          <w:tcPr>
            <w:tcW w:w="993" w:type="dxa"/>
            <w:tcBorders>
              <w:top w:val="nil"/>
              <w:left w:val="nil"/>
              <w:bottom w:val="nil"/>
              <w:right w:val="nil"/>
            </w:tcBorders>
          </w:tcPr>
          <w:p w14:paraId="6EF1F843" w14:textId="77777777" w:rsidR="00AE0C10" w:rsidRDefault="00000000">
            <w:pPr>
              <w:pStyle w:val="Compact"/>
              <w:spacing w:after="0"/>
            </w:pPr>
            <w:r>
              <w:rPr>
                <w:rFonts w:ascii="Times New Roman" w:hAnsi="Times New Roman" w:cs="Times New Roman"/>
                <w:sz w:val="20"/>
                <w:szCs w:val="20"/>
              </w:rPr>
              <w:t>Neprimeraná dramatizácia alebo neprirodzená expresivita</w:t>
            </w:r>
          </w:p>
        </w:tc>
        <w:tc>
          <w:tcPr>
            <w:tcW w:w="993" w:type="dxa"/>
            <w:tcBorders>
              <w:top w:val="nil"/>
              <w:left w:val="nil"/>
              <w:bottom w:val="nil"/>
              <w:right w:val="nil"/>
            </w:tcBorders>
          </w:tcPr>
          <w:p w14:paraId="53CE25B0" w14:textId="77777777" w:rsidR="00AE0C10" w:rsidRDefault="00000000">
            <w:pPr>
              <w:pStyle w:val="Compact"/>
              <w:spacing w:after="0"/>
            </w:pPr>
            <w:r>
              <w:rPr>
                <w:rFonts w:ascii="Times New Roman" w:hAnsi="Times New Roman" w:cs="Times New Roman"/>
                <w:sz w:val="20"/>
                <w:szCs w:val="20"/>
              </w:rPr>
              <w:t>2,7</w:t>
            </w:r>
          </w:p>
        </w:tc>
        <w:tc>
          <w:tcPr>
            <w:tcW w:w="993" w:type="dxa"/>
            <w:tcBorders>
              <w:top w:val="nil"/>
              <w:left w:val="nil"/>
              <w:bottom w:val="nil"/>
              <w:right w:val="nil"/>
            </w:tcBorders>
          </w:tcPr>
          <w:p w14:paraId="2688BAD0" w14:textId="77777777" w:rsidR="00AE0C10" w:rsidRDefault="00000000">
            <w:pPr>
              <w:pStyle w:val="Compact"/>
              <w:spacing w:after="0"/>
            </w:pPr>
            <w:r>
              <w:rPr>
                <w:rFonts w:ascii="Times New Roman" w:hAnsi="Times New Roman" w:cs="Times New Roman"/>
                <w:sz w:val="20"/>
                <w:szCs w:val="20"/>
              </w:rPr>
              <w:t>2,7</w:t>
            </w:r>
          </w:p>
        </w:tc>
        <w:tc>
          <w:tcPr>
            <w:tcW w:w="993" w:type="dxa"/>
            <w:tcBorders>
              <w:top w:val="nil"/>
              <w:left w:val="nil"/>
              <w:bottom w:val="nil"/>
              <w:right w:val="nil"/>
            </w:tcBorders>
          </w:tcPr>
          <w:p w14:paraId="66738A49" w14:textId="77777777" w:rsidR="00AE0C10" w:rsidRDefault="00000000">
            <w:pPr>
              <w:pStyle w:val="Compact"/>
              <w:spacing w:after="0"/>
            </w:pPr>
            <w:r>
              <w:rPr>
                <w:rFonts w:ascii="Times New Roman" w:hAnsi="Times New Roman" w:cs="Times New Roman"/>
                <w:sz w:val="20"/>
                <w:szCs w:val="20"/>
              </w:rPr>
              <w:t>3,0</w:t>
            </w:r>
          </w:p>
        </w:tc>
        <w:tc>
          <w:tcPr>
            <w:tcW w:w="993" w:type="dxa"/>
            <w:tcBorders>
              <w:top w:val="nil"/>
              <w:left w:val="nil"/>
              <w:bottom w:val="nil"/>
              <w:right w:val="nil"/>
            </w:tcBorders>
          </w:tcPr>
          <w:p w14:paraId="798D12B8" w14:textId="77777777" w:rsidR="00AE0C10" w:rsidRDefault="00000000">
            <w:pPr>
              <w:pStyle w:val="Compact"/>
              <w:spacing w:after="0"/>
            </w:pPr>
            <w:r>
              <w:rPr>
                <w:rFonts w:ascii="Times New Roman" w:hAnsi="Times New Roman" w:cs="Times New Roman"/>
                <w:sz w:val="20"/>
                <w:szCs w:val="20"/>
              </w:rPr>
              <w:t>2,8</w:t>
            </w:r>
          </w:p>
        </w:tc>
        <w:tc>
          <w:tcPr>
            <w:tcW w:w="993" w:type="dxa"/>
            <w:tcBorders>
              <w:top w:val="nil"/>
              <w:left w:val="nil"/>
              <w:bottom w:val="nil"/>
              <w:right w:val="nil"/>
            </w:tcBorders>
          </w:tcPr>
          <w:p w14:paraId="341414E1" w14:textId="77777777" w:rsidR="00AE0C10" w:rsidRDefault="00000000">
            <w:pPr>
              <w:pStyle w:val="Compact"/>
              <w:spacing w:after="0"/>
            </w:pPr>
            <w:r>
              <w:rPr>
                <w:rFonts w:ascii="Times New Roman" w:hAnsi="Times New Roman" w:cs="Times New Roman"/>
                <w:sz w:val="20"/>
                <w:szCs w:val="20"/>
              </w:rPr>
              <w:t>66,7</w:t>
            </w:r>
          </w:p>
        </w:tc>
        <w:tc>
          <w:tcPr>
            <w:tcW w:w="992" w:type="dxa"/>
            <w:tcBorders>
              <w:top w:val="nil"/>
              <w:left w:val="nil"/>
              <w:bottom w:val="nil"/>
              <w:right w:val="nil"/>
            </w:tcBorders>
          </w:tcPr>
          <w:p w14:paraId="0171D522" w14:textId="77777777" w:rsidR="00AE0C10" w:rsidRDefault="00000000">
            <w:pPr>
              <w:pStyle w:val="Compact"/>
              <w:spacing w:after="0"/>
            </w:pPr>
            <w:r>
              <w:rPr>
                <w:rFonts w:ascii="Times New Roman" w:hAnsi="Times New Roman" w:cs="Times New Roman"/>
                <w:sz w:val="20"/>
                <w:szCs w:val="20"/>
              </w:rPr>
              <w:t>áno</w:t>
            </w:r>
          </w:p>
        </w:tc>
      </w:tr>
      <w:tr w:rsidR="00AE0C10" w14:paraId="7B3E3615" w14:textId="77777777" w:rsidTr="00AE0C10">
        <w:trPr>
          <w:jc w:val="center"/>
        </w:trPr>
        <w:tc>
          <w:tcPr>
            <w:tcW w:w="993" w:type="dxa"/>
            <w:tcBorders>
              <w:top w:val="nil"/>
              <w:left w:val="nil"/>
              <w:bottom w:val="nil"/>
              <w:right w:val="nil"/>
            </w:tcBorders>
          </w:tcPr>
          <w:p w14:paraId="2AA906BC" w14:textId="77777777" w:rsidR="00AE0C10" w:rsidRDefault="00000000">
            <w:pPr>
              <w:pStyle w:val="Compact"/>
              <w:spacing w:after="0"/>
            </w:pPr>
            <w:r>
              <w:rPr>
                <w:rFonts w:ascii="Times New Roman" w:hAnsi="Times New Roman" w:cs="Times New Roman"/>
                <w:sz w:val="20"/>
                <w:szCs w:val="20"/>
              </w:rPr>
              <w:t>R2</w:t>
            </w:r>
          </w:p>
        </w:tc>
        <w:tc>
          <w:tcPr>
            <w:tcW w:w="993" w:type="dxa"/>
            <w:tcBorders>
              <w:top w:val="nil"/>
              <w:left w:val="nil"/>
              <w:bottom w:val="nil"/>
              <w:right w:val="nil"/>
            </w:tcBorders>
          </w:tcPr>
          <w:p w14:paraId="317431C7" w14:textId="77777777" w:rsidR="00AE0C10" w:rsidRDefault="00000000">
            <w:pPr>
              <w:pStyle w:val="Compact"/>
              <w:spacing w:after="0"/>
            </w:pPr>
            <w:r>
              <w:rPr>
                <w:rFonts w:ascii="Times New Roman" w:hAnsi="Times New Roman" w:cs="Times New Roman"/>
                <w:sz w:val="20"/>
                <w:szCs w:val="20"/>
              </w:rPr>
              <w:t>Klišé alebo šablónovité odpovede</w:t>
            </w:r>
          </w:p>
        </w:tc>
        <w:tc>
          <w:tcPr>
            <w:tcW w:w="993" w:type="dxa"/>
            <w:tcBorders>
              <w:top w:val="nil"/>
              <w:left w:val="nil"/>
              <w:bottom w:val="nil"/>
              <w:right w:val="nil"/>
            </w:tcBorders>
          </w:tcPr>
          <w:p w14:paraId="51A66876" w14:textId="77777777" w:rsidR="00AE0C10" w:rsidRDefault="00000000">
            <w:pPr>
              <w:pStyle w:val="Compact"/>
              <w:spacing w:after="0"/>
            </w:pPr>
            <w:r>
              <w:rPr>
                <w:rFonts w:ascii="Times New Roman" w:hAnsi="Times New Roman" w:cs="Times New Roman"/>
                <w:sz w:val="20"/>
                <w:szCs w:val="20"/>
              </w:rPr>
              <w:t>3,0</w:t>
            </w:r>
          </w:p>
        </w:tc>
        <w:tc>
          <w:tcPr>
            <w:tcW w:w="993" w:type="dxa"/>
            <w:tcBorders>
              <w:top w:val="nil"/>
              <w:left w:val="nil"/>
              <w:bottom w:val="nil"/>
              <w:right w:val="nil"/>
            </w:tcBorders>
          </w:tcPr>
          <w:p w14:paraId="78024BCC" w14:textId="77777777" w:rsidR="00AE0C10" w:rsidRDefault="00000000">
            <w:pPr>
              <w:pStyle w:val="Compact"/>
              <w:spacing w:after="0"/>
            </w:pPr>
            <w:r>
              <w:rPr>
                <w:rFonts w:ascii="Times New Roman" w:hAnsi="Times New Roman" w:cs="Times New Roman"/>
                <w:sz w:val="20"/>
                <w:szCs w:val="20"/>
              </w:rPr>
              <w:t>2,8</w:t>
            </w:r>
          </w:p>
        </w:tc>
        <w:tc>
          <w:tcPr>
            <w:tcW w:w="993" w:type="dxa"/>
            <w:tcBorders>
              <w:top w:val="nil"/>
              <w:left w:val="nil"/>
              <w:bottom w:val="nil"/>
              <w:right w:val="nil"/>
            </w:tcBorders>
          </w:tcPr>
          <w:p w14:paraId="0B22B9F0" w14:textId="77777777" w:rsidR="00AE0C10" w:rsidRDefault="00000000">
            <w:pPr>
              <w:pStyle w:val="Compact"/>
              <w:spacing w:after="0"/>
            </w:pPr>
            <w:r>
              <w:rPr>
                <w:rFonts w:ascii="Times New Roman" w:hAnsi="Times New Roman" w:cs="Times New Roman"/>
                <w:sz w:val="20"/>
                <w:szCs w:val="20"/>
              </w:rPr>
              <w:t>3,0</w:t>
            </w:r>
          </w:p>
        </w:tc>
        <w:tc>
          <w:tcPr>
            <w:tcW w:w="993" w:type="dxa"/>
            <w:tcBorders>
              <w:top w:val="nil"/>
              <w:left w:val="nil"/>
              <w:bottom w:val="nil"/>
              <w:right w:val="nil"/>
            </w:tcBorders>
          </w:tcPr>
          <w:p w14:paraId="4E43E429" w14:textId="77777777" w:rsidR="00AE0C10" w:rsidRDefault="00000000">
            <w:pPr>
              <w:pStyle w:val="Compact"/>
              <w:spacing w:after="0"/>
            </w:pPr>
            <w:r>
              <w:rPr>
                <w:rFonts w:ascii="Times New Roman" w:hAnsi="Times New Roman" w:cs="Times New Roman"/>
                <w:sz w:val="20"/>
                <w:szCs w:val="20"/>
              </w:rPr>
              <w:t>2,9</w:t>
            </w:r>
          </w:p>
        </w:tc>
        <w:tc>
          <w:tcPr>
            <w:tcW w:w="993" w:type="dxa"/>
            <w:tcBorders>
              <w:top w:val="nil"/>
              <w:left w:val="nil"/>
              <w:bottom w:val="nil"/>
              <w:right w:val="nil"/>
            </w:tcBorders>
          </w:tcPr>
          <w:p w14:paraId="1D94C6AC" w14:textId="77777777" w:rsidR="00AE0C10" w:rsidRDefault="00000000">
            <w:pPr>
              <w:pStyle w:val="Compact"/>
              <w:spacing w:after="0"/>
            </w:pPr>
            <w:r>
              <w:rPr>
                <w:rFonts w:ascii="Times New Roman" w:hAnsi="Times New Roman" w:cs="Times New Roman"/>
                <w:sz w:val="20"/>
                <w:szCs w:val="20"/>
              </w:rPr>
              <w:t>61,1</w:t>
            </w:r>
          </w:p>
        </w:tc>
        <w:tc>
          <w:tcPr>
            <w:tcW w:w="992" w:type="dxa"/>
            <w:tcBorders>
              <w:top w:val="nil"/>
              <w:left w:val="nil"/>
              <w:bottom w:val="nil"/>
              <w:right w:val="nil"/>
            </w:tcBorders>
          </w:tcPr>
          <w:p w14:paraId="6F967CCA" w14:textId="77777777" w:rsidR="00AE0C10" w:rsidRDefault="00000000">
            <w:pPr>
              <w:pStyle w:val="Compact"/>
              <w:spacing w:after="0"/>
            </w:pPr>
            <w:r>
              <w:rPr>
                <w:rFonts w:ascii="Times New Roman" w:hAnsi="Times New Roman" w:cs="Times New Roman"/>
                <w:sz w:val="20"/>
                <w:szCs w:val="20"/>
              </w:rPr>
              <w:t>áno</w:t>
            </w:r>
          </w:p>
        </w:tc>
      </w:tr>
      <w:tr w:rsidR="00AE0C10" w14:paraId="5D859CBC" w14:textId="77777777" w:rsidTr="00AE0C10">
        <w:trPr>
          <w:jc w:val="center"/>
        </w:trPr>
        <w:tc>
          <w:tcPr>
            <w:tcW w:w="993" w:type="dxa"/>
            <w:tcBorders>
              <w:top w:val="nil"/>
              <w:left w:val="nil"/>
              <w:bottom w:val="nil"/>
              <w:right w:val="nil"/>
            </w:tcBorders>
          </w:tcPr>
          <w:p w14:paraId="1CADC8A1" w14:textId="77777777" w:rsidR="00AE0C10" w:rsidRDefault="00000000">
            <w:pPr>
              <w:pStyle w:val="Compact"/>
              <w:spacing w:after="0"/>
            </w:pPr>
            <w:r>
              <w:rPr>
                <w:rFonts w:ascii="Times New Roman" w:hAnsi="Times New Roman" w:cs="Times New Roman"/>
                <w:sz w:val="20"/>
                <w:szCs w:val="20"/>
              </w:rPr>
              <w:t>R3</w:t>
            </w:r>
          </w:p>
        </w:tc>
        <w:tc>
          <w:tcPr>
            <w:tcW w:w="993" w:type="dxa"/>
            <w:tcBorders>
              <w:top w:val="nil"/>
              <w:left w:val="nil"/>
              <w:bottom w:val="nil"/>
              <w:right w:val="nil"/>
            </w:tcBorders>
          </w:tcPr>
          <w:p w14:paraId="51F68BD9" w14:textId="77777777" w:rsidR="00AE0C10" w:rsidRDefault="00000000">
            <w:pPr>
              <w:pStyle w:val="Compact"/>
              <w:spacing w:after="0"/>
            </w:pPr>
            <w:r>
              <w:rPr>
                <w:rFonts w:ascii="Times New Roman" w:hAnsi="Times New Roman" w:cs="Times New Roman"/>
                <w:sz w:val="20"/>
                <w:szCs w:val="20"/>
              </w:rPr>
              <w:t>Nesúlad medzi kontextom a symptomatikou</w:t>
            </w:r>
          </w:p>
        </w:tc>
        <w:tc>
          <w:tcPr>
            <w:tcW w:w="993" w:type="dxa"/>
            <w:tcBorders>
              <w:top w:val="nil"/>
              <w:left w:val="nil"/>
              <w:bottom w:val="nil"/>
              <w:right w:val="nil"/>
            </w:tcBorders>
          </w:tcPr>
          <w:p w14:paraId="7A5FE8FB" w14:textId="77777777" w:rsidR="00AE0C10" w:rsidRDefault="00000000">
            <w:pPr>
              <w:pStyle w:val="Compact"/>
              <w:spacing w:after="0"/>
            </w:pPr>
            <w:r>
              <w:rPr>
                <w:rFonts w:ascii="Times New Roman" w:hAnsi="Times New Roman" w:cs="Times New Roman"/>
                <w:sz w:val="20"/>
                <w:szCs w:val="20"/>
              </w:rPr>
              <w:t>3,0</w:t>
            </w:r>
          </w:p>
        </w:tc>
        <w:tc>
          <w:tcPr>
            <w:tcW w:w="993" w:type="dxa"/>
            <w:tcBorders>
              <w:top w:val="nil"/>
              <w:left w:val="nil"/>
              <w:bottom w:val="nil"/>
              <w:right w:val="nil"/>
            </w:tcBorders>
          </w:tcPr>
          <w:p w14:paraId="4C79EDA1" w14:textId="77777777" w:rsidR="00AE0C10" w:rsidRDefault="00000000">
            <w:pPr>
              <w:pStyle w:val="Compact"/>
              <w:spacing w:after="0"/>
            </w:pPr>
            <w:r>
              <w:rPr>
                <w:rFonts w:ascii="Times New Roman" w:hAnsi="Times New Roman" w:cs="Times New Roman"/>
                <w:sz w:val="20"/>
                <w:szCs w:val="20"/>
              </w:rPr>
              <w:t>3,2</w:t>
            </w:r>
          </w:p>
        </w:tc>
        <w:tc>
          <w:tcPr>
            <w:tcW w:w="993" w:type="dxa"/>
            <w:tcBorders>
              <w:top w:val="nil"/>
              <w:left w:val="nil"/>
              <w:bottom w:val="nil"/>
              <w:right w:val="nil"/>
            </w:tcBorders>
          </w:tcPr>
          <w:p w14:paraId="7C9E0A7B" w14:textId="77777777" w:rsidR="00AE0C10" w:rsidRDefault="00000000">
            <w:pPr>
              <w:pStyle w:val="Compact"/>
              <w:spacing w:after="0"/>
            </w:pPr>
            <w:r>
              <w:rPr>
                <w:rFonts w:ascii="Times New Roman" w:hAnsi="Times New Roman" w:cs="Times New Roman"/>
                <w:sz w:val="20"/>
                <w:szCs w:val="20"/>
              </w:rPr>
              <w:t>3,0</w:t>
            </w:r>
          </w:p>
        </w:tc>
        <w:tc>
          <w:tcPr>
            <w:tcW w:w="993" w:type="dxa"/>
            <w:tcBorders>
              <w:top w:val="nil"/>
              <w:left w:val="nil"/>
              <w:bottom w:val="nil"/>
              <w:right w:val="nil"/>
            </w:tcBorders>
          </w:tcPr>
          <w:p w14:paraId="56051E72" w14:textId="77777777" w:rsidR="00AE0C10" w:rsidRDefault="00000000">
            <w:pPr>
              <w:pStyle w:val="Compact"/>
              <w:spacing w:after="0"/>
            </w:pPr>
            <w:r>
              <w:rPr>
                <w:rFonts w:ascii="Times New Roman" w:hAnsi="Times New Roman" w:cs="Times New Roman"/>
                <w:sz w:val="20"/>
                <w:szCs w:val="20"/>
              </w:rPr>
              <w:t>3,1</w:t>
            </w:r>
          </w:p>
        </w:tc>
        <w:tc>
          <w:tcPr>
            <w:tcW w:w="993" w:type="dxa"/>
            <w:tcBorders>
              <w:top w:val="nil"/>
              <w:left w:val="nil"/>
              <w:bottom w:val="nil"/>
              <w:right w:val="nil"/>
            </w:tcBorders>
          </w:tcPr>
          <w:p w14:paraId="1D6DEEBB" w14:textId="77777777" w:rsidR="00AE0C10" w:rsidRDefault="00000000">
            <w:pPr>
              <w:pStyle w:val="Compact"/>
              <w:spacing w:after="0"/>
            </w:pPr>
            <w:r>
              <w:rPr>
                <w:rFonts w:ascii="Times New Roman" w:hAnsi="Times New Roman" w:cs="Times New Roman"/>
                <w:sz w:val="20"/>
                <w:szCs w:val="20"/>
              </w:rPr>
              <w:t>66,7</w:t>
            </w:r>
          </w:p>
        </w:tc>
        <w:tc>
          <w:tcPr>
            <w:tcW w:w="992" w:type="dxa"/>
            <w:tcBorders>
              <w:top w:val="nil"/>
              <w:left w:val="nil"/>
              <w:bottom w:val="nil"/>
              <w:right w:val="nil"/>
            </w:tcBorders>
          </w:tcPr>
          <w:p w14:paraId="1D6C4451" w14:textId="77777777" w:rsidR="00AE0C10" w:rsidRDefault="00000000">
            <w:pPr>
              <w:pStyle w:val="Compact"/>
              <w:spacing w:after="0"/>
            </w:pPr>
            <w:r>
              <w:rPr>
                <w:rFonts w:ascii="Times New Roman" w:hAnsi="Times New Roman" w:cs="Times New Roman"/>
                <w:sz w:val="20"/>
                <w:szCs w:val="20"/>
              </w:rPr>
              <w:t>áno</w:t>
            </w:r>
          </w:p>
        </w:tc>
      </w:tr>
      <w:tr w:rsidR="00AE0C10" w14:paraId="0D5168B2" w14:textId="77777777" w:rsidTr="00AE0C10">
        <w:trPr>
          <w:jc w:val="center"/>
        </w:trPr>
        <w:tc>
          <w:tcPr>
            <w:tcW w:w="993" w:type="dxa"/>
            <w:tcBorders>
              <w:top w:val="nil"/>
              <w:left w:val="nil"/>
              <w:bottom w:val="nil"/>
              <w:right w:val="nil"/>
            </w:tcBorders>
          </w:tcPr>
          <w:p w14:paraId="69DAB2CF" w14:textId="77777777" w:rsidR="00AE0C10" w:rsidRDefault="00000000">
            <w:pPr>
              <w:pStyle w:val="Compact"/>
              <w:spacing w:after="0"/>
            </w:pPr>
            <w:r>
              <w:rPr>
                <w:rFonts w:ascii="Times New Roman" w:hAnsi="Times New Roman" w:cs="Times New Roman"/>
                <w:sz w:val="20"/>
                <w:szCs w:val="20"/>
              </w:rPr>
              <w:t>R1</w:t>
            </w:r>
          </w:p>
        </w:tc>
        <w:tc>
          <w:tcPr>
            <w:tcW w:w="993" w:type="dxa"/>
            <w:tcBorders>
              <w:top w:val="nil"/>
              <w:left w:val="nil"/>
              <w:bottom w:val="nil"/>
              <w:right w:val="nil"/>
            </w:tcBorders>
          </w:tcPr>
          <w:p w14:paraId="060A993A" w14:textId="77777777" w:rsidR="00AE0C10" w:rsidRDefault="00000000">
            <w:pPr>
              <w:pStyle w:val="Compact"/>
              <w:spacing w:after="0"/>
            </w:pPr>
            <w:r>
              <w:rPr>
                <w:rFonts w:ascii="Times New Roman" w:hAnsi="Times New Roman" w:cs="Times New Roman"/>
                <w:sz w:val="20"/>
                <w:szCs w:val="20"/>
              </w:rPr>
              <w:t xml:space="preserve">Prítomnosť </w:t>
            </w:r>
            <w:r>
              <w:rPr>
                <w:rFonts w:ascii="Times New Roman" w:hAnsi="Times New Roman" w:cs="Times New Roman"/>
                <w:sz w:val="20"/>
                <w:szCs w:val="20"/>
              </w:rPr>
              <w:lastRenderedPageBreak/>
              <w:t>vnútorných kontradikcií v rozhovore</w:t>
            </w:r>
          </w:p>
        </w:tc>
        <w:tc>
          <w:tcPr>
            <w:tcW w:w="993" w:type="dxa"/>
            <w:tcBorders>
              <w:top w:val="nil"/>
              <w:left w:val="nil"/>
              <w:bottom w:val="nil"/>
              <w:right w:val="nil"/>
            </w:tcBorders>
          </w:tcPr>
          <w:p w14:paraId="5FA4FA5E" w14:textId="77777777" w:rsidR="00AE0C10" w:rsidRDefault="00000000">
            <w:pPr>
              <w:pStyle w:val="Compact"/>
              <w:spacing w:after="0"/>
            </w:pPr>
            <w:r>
              <w:rPr>
                <w:rFonts w:ascii="Times New Roman" w:hAnsi="Times New Roman" w:cs="Times New Roman"/>
                <w:sz w:val="20"/>
                <w:szCs w:val="20"/>
              </w:rPr>
              <w:lastRenderedPageBreak/>
              <w:t>3,2</w:t>
            </w:r>
          </w:p>
        </w:tc>
        <w:tc>
          <w:tcPr>
            <w:tcW w:w="993" w:type="dxa"/>
            <w:tcBorders>
              <w:top w:val="nil"/>
              <w:left w:val="nil"/>
              <w:bottom w:val="nil"/>
              <w:right w:val="nil"/>
            </w:tcBorders>
          </w:tcPr>
          <w:p w14:paraId="5725E01C" w14:textId="77777777" w:rsidR="00AE0C10" w:rsidRDefault="00000000">
            <w:pPr>
              <w:pStyle w:val="Compact"/>
              <w:spacing w:after="0"/>
            </w:pPr>
            <w:r>
              <w:rPr>
                <w:rFonts w:ascii="Times New Roman" w:hAnsi="Times New Roman" w:cs="Times New Roman"/>
                <w:sz w:val="20"/>
                <w:szCs w:val="20"/>
              </w:rPr>
              <w:t>3,3</w:t>
            </w:r>
          </w:p>
        </w:tc>
        <w:tc>
          <w:tcPr>
            <w:tcW w:w="993" w:type="dxa"/>
            <w:tcBorders>
              <w:top w:val="nil"/>
              <w:left w:val="nil"/>
              <w:bottom w:val="nil"/>
              <w:right w:val="nil"/>
            </w:tcBorders>
          </w:tcPr>
          <w:p w14:paraId="63136497" w14:textId="77777777" w:rsidR="00AE0C10" w:rsidRDefault="00000000">
            <w:pPr>
              <w:pStyle w:val="Compact"/>
              <w:spacing w:after="0"/>
            </w:pPr>
            <w:r>
              <w:rPr>
                <w:rFonts w:ascii="Times New Roman" w:hAnsi="Times New Roman" w:cs="Times New Roman"/>
                <w:sz w:val="20"/>
                <w:szCs w:val="20"/>
              </w:rPr>
              <w:t>3,3</w:t>
            </w:r>
          </w:p>
        </w:tc>
        <w:tc>
          <w:tcPr>
            <w:tcW w:w="993" w:type="dxa"/>
            <w:tcBorders>
              <w:top w:val="nil"/>
              <w:left w:val="nil"/>
              <w:bottom w:val="nil"/>
              <w:right w:val="nil"/>
            </w:tcBorders>
          </w:tcPr>
          <w:p w14:paraId="7A06ED90" w14:textId="77777777" w:rsidR="00AE0C10" w:rsidRDefault="00000000">
            <w:pPr>
              <w:pStyle w:val="Compact"/>
              <w:spacing w:after="0"/>
            </w:pPr>
            <w:r>
              <w:rPr>
                <w:rFonts w:ascii="Times New Roman" w:hAnsi="Times New Roman" w:cs="Times New Roman"/>
                <w:sz w:val="20"/>
                <w:szCs w:val="20"/>
              </w:rPr>
              <w:t>3,3</w:t>
            </w:r>
          </w:p>
        </w:tc>
        <w:tc>
          <w:tcPr>
            <w:tcW w:w="993" w:type="dxa"/>
            <w:tcBorders>
              <w:top w:val="nil"/>
              <w:left w:val="nil"/>
              <w:bottom w:val="nil"/>
              <w:right w:val="nil"/>
            </w:tcBorders>
          </w:tcPr>
          <w:p w14:paraId="76D49F0D" w14:textId="77777777" w:rsidR="00AE0C10" w:rsidRDefault="00000000">
            <w:pPr>
              <w:pStyle w:val="Compact"/>
              <w:spacing w:after="0"/>
            </w:pPr>
            <w:r>
              <w:rPr>
                <w:rFonts w:ascii="Times New Roman" w:hAnsi="Times New Roman" w:cs="Times New Roman"/>
                <w:sz w:val="20"/>
                <w:szCs w:val="20"/>
              </w:rPr>
              <w:t>77,8</w:t>
            </w:r>
          </w:p>
        </w:tc>
        <w:tc>
          <w:tcPr>
            <w:tcW w:w="992" w:type="dxa"/>
            <w:tcBorders>
              <w:top w:val="nil"/>
              <w:left w:val="nil"/>
              <w:bottom w:val="nil"/>
              <w:right w:val="nil"/>
            </w:tcBorders>
          </w:tcPr>
          <w:p w14:paraId="55E6AB95" w14:textId="77777777" w:rsidR="00AE0C10" w:rsidRDefault="00000000">
            <w:pPr>
              <w:pStyle w:val="Compact"/>
              <w:spacing w:after="0"/>
            </w:pPr>
            <w:r>
              <w:rPr>
                <w:rFonts w:ascii="Times New Roman" w:hAnsi="Times New Roman" w:cs="Times New Roman"/>
                <w:sz w:val="20"/>
                <w:szCs w:val="20"/>
              </w:rPr>
              <w:t>áno</w:t>
            </w:r>
          </w:p>
        </w:tc>
      </w:tr>
      <w:tr w:rsidR="00AE0C10" w14:paraId="0F7A890B" w14:textId="77777777" w:rsidTr="00AE0C10">
        <w:trPr>
          <w:jc w:val="center"/>
        </w:trPr>
        <w:tc>
          <w:tcPr>
            <w:tcW w:w="993" w:type="dxa"/>
            <w:tcBorders>
              <w:top w:val="nil"/>
              <w:left w:val="nil"/>
              <w:bottom w:val="nil"/>
              <w:right w:val="nil"/>
            </w:tcBorders>
          </w:tcPr>
          <w:p w14:paraId="072A27EB" w14:textId="77777777" w:rsidR="00AE0C10" w:rsidRDefault="00000000">
            <w:pPr>
              <w:pStyle w:val="Compact"/>
              <w:spacing w:after="0"/>
            </w:pPr>
            <w:r>
              <w:rPr>
                <w:rFonts w:ascii="Times New Roman" w:hAnsi="Times New Roman" w:cs="Times New Roman"/>
                <w:sz w:val="20"/>
                <w:szCs w:val="20"/>
              </w:rPr>
              <w:t>G3</w:t>
            </w:r>
          </w:p>
        </w:tc>
        <w:tc>
          <w:tcPr>
            <w:tcW w:w="993" w:type="dxa"/>
            <w:tcBorders>
              <w:top w:val="nil"/>
              <w:left w:val="nil"/>
              <w:bottom w:val="nil"/>
              <w:right w:val="nil"/>
            </w:tcBorders>
          </w:tcPr>
          <w:p w14:paraId="774A1F23" w14:textId="77777777" w:rsidR="00AE0C10" w:rsidRDefault="00000000">
            <w:pPr>
              <w:pStyle w:val="Compact"/>
              <w:spacing w:after="0"/>
            </w:pPr>
            <w:r>
              <w:rPr>
                <w:rFonts w:ascii="Times New Roman" w:hAnsi="Times New Roman" w:cs="Times New Roman"/>
                <w:sz w:val="20"/>
                <w:szCs w:val="20"/>
              </w:rPr>
              <w:t>Vnútorná konzistentnosť rozhovoru</w:t>
            </w:r>
          </w:p>
        </w:tc>
        <w:tc>
          <w:tcPr>
            <w:tcW w:w="993" w:type="dxa"/>
            <w:tcBorders>
              <w:top w:val="nil"/>
              <w:left w:val="nil"/>
              <w:bottom w:val="nil"/>
              <w:right w:val="nil"/>
            </w:tcBorders>
          </w:tcPr>
          <w:p w14:paraId="71996777" w14:textId="77777777" w:rsidR="00AE0C10" w:rsidRDefault="00000000">
            <w:pPr>
              <w:pStyle w:val="Compact"/>
              <w:spacing w:after="0"/>
            </w:pPr>
            <w:r>
              <w:rPr>
                <w:rFonts w:ascii="Times New Roman" w:hAnsi="Times New Roman" w:cs="Times New Roman"/>
                <w:sz w:val="20"/>
                <w:szCs w:val="20"/>
              </w:rPr>
              <w:t>3,3</w:t>
            </w:r>
          </w:p>
        </w:tc>
        <w:tc>
          <w:tcPr>
            <w:tcW w:w="993" w:type="dxa"/>
            <w:tcBorders>
              <w:top w:val="nil"/>
              <w:left w:val="nil"/>
              <w:bottom w:val="nil"/>
              <w:right w:val="nil"/>
            </w:tcBorders>
          </w:tcPr>
          <w:p w14:paraId="252333B2" w14:textId="77777777" w:rsidR="00AE0C10" w:rsidRDefault="00000000">
            <w:pPr>
              <w:pStyle w:val="Compact"/>
              <w:spacing w:after="0"/>
            </w:pPr>
            <w:r>
              <w:rPr>
                <w:rFonts w:ascii="Times New Roman" w:hAnsi="Times New Roman" w:cs="Times New Roman"/>
                <w:sz w:val="20"/>
                <w:szCs w:val="20"/>
              </w:rPr>
              <w:t>3,3</w:t>
            </w:r>
          </w:p>
        </w:tc>
        <w:tc>
          <w:tcPr>
            <w:tcW w:w="993" w:type="dxa"/>
            <w:tcBorders>
              <w:top w:val="nil"/>
              <w:left w:val="nil"/>
              <w:bottom w:val="nil"/>
              <w:right w:val="nil"/>
            </w:tcBorders>
          </w:tcPr>
          <w:p w14:paraId="52830A0E" w14:textId="77777777" w:rsidR="00AE0C10" w:rsidRDefault="00000000">
            <w:pPr>
              <w:pStyle w:val="Compact"/>
              <w:spacing w:after="0"/>
            </w:pPr>
            <w:r>
              <w:rPr>
                <w:rFonts w:ascii="Times New Roman" w:hAnsi="Times New Roman" w:cs="Times New Roman"/>
                <w:sz w:val="20"/>
                <w:szCs w:val="20"/>
              </w:rPr>
              <w:t>3,5</w:t>
            </w:r>
          </w:p>
        </w:tc>
        <w:tc>
          <w:tcPr>
            <w:tcW w:w="993" w:type="dxa"/>
            <w:tcBorders>
              <w:top w:val="nil"/>
              <w:left w:val="nil"/>
              <w:bottom w:val="nil"/>
              <w:right w:val="nil"/>
            </w:tcBorders>
          </w:tcPr>
          <w:p w14:paraId="0825A57D" w14:textId="77777777" w:rsidR="00AE0C10" w:rsidRDefault="00000000">
            <w:pPr>
              <w:pStyle w:val="Compact"/>
              <w:spacing w:after="0"/>
            </w:pPr>
            <w:r>
              <w:rPr>
                <w:rFonts w:ascii="Times New Roman" w:hAnsi="Times New Roman" w:cs="Times New Roman"/>
                <w:sz w:val="20"/>
                <w:szCs w:val="20"/>
              </w:rPr>
              <w:t>3,4</w:t>
            </w:r>
          </w:p>
        </w:tc>
        <w:tc>
          <w:tcPr>
            <w:tcW w:w="993" w:type="dxa"/>
            <w:tcBorders>
              <w:top w:val="nil"/>
              <w:left w:val="nil"/>
              <w:bottom w:val="nil"/>
              <w:right w:val="nil"/>
            </w:tcBorders>
          </w:tcPr>
          <w:p w14:paraId="274A5D31" w14:textId="77777777" w:rsidR="00AE0C10" w:rsidRDefault="00000000">
            <w:pPr>
              <w:pStyle w:val="Compact"/>
              <w:spacing w:after="0"/>
            </w:pPr>
            <w:r>
              <w:rPr>
                <w:rFonts w:ascii="Times New Roman" w:hAnsi="Times New Roman" w:cs="Times New Roman"/>
                <w:sz w:val="20"/>
                <w:szCs w:val="20"/>
              </w:rPr>
              <w:t>88,9</w:t>
            </w:r>
          </w:p>
        </w:tc>
        <w:tc>
          <w:tcPr>
            <w:tcW w:w="992" w:type="dxa"/>
            <w:tcBorders>
              <w:top w:val="nil"/>
              <w:left w:val="nil"/>
              <w:bottom w:val="nil"/>
              <w:right w:val="nil"/>
            </w:tcBorders>
          </w:tcPr>
          <w:p w14:paraId="6AE5DDCA" w14:textId="77777777" w:rsidR="00AE0C10" w:rsidRDefault="00000000">
            <w:pPr>
              <w:pStyle w:val="Compact"/>
              <w:spacing w:after="0"/>
            </w:pPr>
            <w:r>
              <w:rPr>
                <w:rFonts w:ascii="Times New Roman" w:hAnsi="Times New Roman" w:cs="Times New Roman"/>
                <w:sz w:val="20"/>
                <w:szCs w:val="20"/>
              </w:rPr>
              <w:t>nie</w:t>
            </w:r>
          </w:p>
        </w:tc>
      </w:tr>
      <w:tr w:rsidR="00AE0C10" w14:paraId="3364CE89" w14:textId="77777777" w:rsidTr="00AE0C10">
        <w:trPr>
          <w:jc w:val="center"/>
        </w:trPr>
        <w:tc>
          <w:tcPr>
            <w:tcW w:w="993" w:type="dxa"/>
            <w:tcBorders>
              <w:top w:val="nil"/>
              <w:left w:val="nil"/>
              <w:bottom w:val="nil"/>
              <w:right w:val="nil"/>
            </w:tcBorders>
          </w:tcPr>
          <w:p w14:paraId="6AE82BCF" w14:textId="77777777" w:rsidR="00AE0C10" w:rsidRDefault="00000000">
            <w:pPr>
              <w:pStyle w:val="Compact"/>
              <w:spacing w:after="0"/>
            </w:pPr>
            <w:r>
              <w:rPr>
                <w:rFonts w:ascii="Times New Roman" w:hAnsi="Times New Roman" w:cs="Times New Roman"/>
                <w:sz w:val="20"/>
                <w:szCs w:val="20"/>
              </w:rPr>
              <w:t>R4</w:t>
            </w:r>
          </w:p>
        </w:tc>
        <w:tc>
          <w:tcPr>
            <w:tcW w:w="993" w:type="dxa"/>
            <w:tcBorders>
              <w:top w:val="nil"/>
              <w:left w:val="nil"/>
              <w:bottom w:val="nil"/>
              <w:right w:val="nil"/>
            </w:tcBorders>
          </w:tcPr>
          <w:p w14:paraId="67E5829B" w14:textId="77777777" w:rsidR="00AE0C10" w:rsidRDefault="00000000">
            <w:pPr>
              <w:pStyle w:val="Compact"/>
              <w:spacing w:after="0"/>
            </w:pPr>
            <w:r>
              <w:rPr>
                <w:rFonts w:ascii="Times New Roman" w:hAnsi="Times New Roman" w:cs="Times New Roman"/>
                <w:sz w:val="20"/>
                <w:szCs w:val="20"/>
              </w:rPr>
              <w:t>Podozrenie na inú primárnu psychopatológiu</w:t>
            </w:r>
          </w:p>
        </w:tc>
        <w:tc>
          <w:tcPr>
            <w:tcW w:w="993" w:type="dxa"/>
            <w:tcBorders>
              <w:top w:val="nil"/>
              <w:left w:val="nil"/>
              <w:bottom w:val="nil"/>
              <w:right w:val="nil"/>
            </w:tcBorders>
          </w:tcPr>
          <w:p w14:paraId="6AD06F6A" w14:textId="77777777" w:rsidR="00AE0C10" w:rsidRDefault="00000000">
            <w:pPr>
              <w:pStyle w:val="Compact"/>
              <w:spacing w:after="0"/>
            </w:pPr>
            <w:r>
              <w:rPr>
                <w:rFonts w:ascii="Times New Roman" w:hAnsi="Times New Roman" w:cs="Times New Roman"/>
                <w:sz w:val="20"/>
                <w:szCs w:val="20"/>
              </w:rPr>
              <w:t>3,5</w:t>
            </w:r>
          </w:p>
        </w:tc>
        <w:tc>
          <w:tcPr>
            <w:tcW w:w="993" w:type="dxa"/>
            <w:tcBorders>
              <w:top w:val="nil"/>
              <w:left w:val="nil"/>
              <w:bottom w:val="nil"/>
              <w:right w:val="nil"/>
            </w:tcBorders>
          </w:tcPr>
          <w:p w14:paraId="594F200E" w14:textId="77777777" w:rsidR="00AE0C10" w:rsidRDefault="00000000">
            <w:pPr>
              <w:pStyle w:val="Compact"/>
              <w:spacing w:after="0"/>
            </w:pPr>
            <w:r>
              <w:rPr>
                <w:rFonts w:ascii="Times New Roman" w:hAnsi="Times New Roman" w:cs="Times New Roman"/>
                <w:sz w:val="20"/>
                <w:szCs w:val="20"/>
              </w:rPr>
              <w:t>3,8</w:t>
            </w:r>
          </w:p>
        </w:tc>
        <w:tc>
          <w:tcPr>
            <w:tcW w:w="993" w:type="dxa"/>
            <w:tcBorders>
              <w:top w:val="nil"/>
              <w:left w:val="nil"/>
              <w:bottom w:val="nil"/>
              <w:right w:val="nil"/>
            </w:tcBorders>
          </w:tcPr>
          <w:p w14:paraId="4B8D9E2A" w14:textId="77777777" w:rsidR="00AE0C10" w:rsidRDefault="00000000">
            <w:pPr>
              <w:pStyle w:val="Compact"/>
              <w:spacing w:after="0"/>
            </w:pPr>
            <w:r>
              <w:rPr>
                <w:rFonts w:ascii="Times New Roman" w:hAnsi="Times New Roman" w:cs="Times New Roman"/>
                <w:sz w:val="20"/>
                <w:szCs w:val="20"/>
              </w:rPr>
              <w:t>3,3</w:t>
            </w:r>
          </w:p>
        </w:tc>
        <w:tc>
          <w:tcPr>
            <w:tcW w:w="993" w:type="dxa"/>
            <w:tcBorders>
              <w:top w:val="nil"/>
              <w:left w:val="nil"/>
              <w:bottom w:val="nil"/>
              <w:right w:val="nil"/>
            </w:tcBorders>
          </w:tcPr>
          <w:p w14:paraId="12F98C60" w14:textId="77777777" w:rsidR="00AE0C10" w:rsidRDefault="00000000">
            <w:pPr>
              <w:pStyle w:val="Compact"/>
              <w:spacing w:after="0"/>
            </w:pPr>
            <w:r>
              <w:rPr>
                <w:rFonts w:ascii="Times New Roman" w:hAnsi="Times New Roman" w:cs="Times New Roman"/>
                <w:sz w:val="20"/>
                <w:szCs w:val="20"/>
              </w:rPr>
              <w:t>3,6</w:t>
            </w:r>
          </w:p>
        </w:tc>
        <w:tc>
          <w:tcPr>
            <w:tcW w:w="993" w:type="dxa"/>
            <w:tcBorders>
              <w:top w:val="nil"/>
              <w:left w:val="nil"/>
              <w:bottom w:val="nil"/>
              <w:right w:val="nil"/>
            </w:tcBorders>
          </w:tcPr>
          <w:p w14:paraId="0A8AED8F" w14:textId="77777777" w:rsidR="00AE0C10" w:rsidRDefault="00000000">
            <w:pPr>
              <w:pStyle w:val="Compact"/>
              <w:spacing w:after="0"/>
            </w:pPr>
            <w:r>
              <w:rPr>
                <w:rFonts w:ascii="Times New Roman" w:hAnsi="Times New Roman" w:cs="Times New Roman"/>
                <w:sz w:val="20"/>
                <w:szCs w:val="20"/>
              </w:rPr>
              <w:t>88,9</w:t>
            </w:r>
          </w:p>
        </w:tc>
        <w:tc>
          <w:tcPr>
            <w:tcW w:w="992" w:type="dxa"/>
            <w:tcBorders>
              <w:top w:val="nil"/>
              <w:left w:val="nil"/>
              <w:bottom w:val="nil"/>
              <w:right w:val="nil"/>
            </w:tcBorders>
          </w:tcPr>
          <w:p w14:paraId="0EC840A6" w14:textId="77777777" w:rsidR="00AE0C10" w:rsidRDefault="00000000">
            <w:pPr>
              <w:pStyle w:val="Compact"/>
              <w:spacing w:after="0"/>
            </w:pPr>
            <w:r>
              <w:rPr>
                <w:rFonts w:ascii="Times New Roman" w:hAnsi="Times New Roman" w:cs="Times New Roman"/>
                <w:sz w:val="20"/>
                <w:szCs w:val="20"/>
              </w:rPr>
              <w:t>nie</w:t>
            </w:r>
          </w:p>
        </w:tc>
      </w:tr>
      <w:tr w:rsidR="00AE0C10" w14:paraId="3BDCFDF2" w14:textId="77777777" w:rsidTr="00AE0C10">
        <w:trPr>
          <w:jc w:val="center"/>
        </w:trPr>
        <w:tc>
          <w:tcPr>
            <w:tcW w:w="993" w:type="dxa"/>
            <w:tcBorders>
              <w:top w:val="nil"/>
              <w:left w:val="nil"/>
              <w:bottom w:val="nil"/>
              <w:right w:val="nil"/>
            </w:tcBorders>
          </w:tcPr>
          <w:p w14:paraId="3D543A62" w14:textId="77777777" w:rsidR="00AE0C10" w:rsidRDefault="00000000">
            <w:pPr>
              <w:pStyle w:val="Compact"/>
              <w:spacing w:after="0"/>
            </w:pPr>
            <w:r>
              <w:rPr>
                <w:rFonts w:ascii="Times New Roman" w:hAnsi="Times New Roman" w:cs="Times New Roman"/>
                <w:sz w:val="20"/>
                <w:szCs w:val="20"/>
              </w:rPr>
              <w:t>G5</w:t>
            </w:r>
          </w:p>
        </w:tc>
        <w:tc>
          <w:tcPr>
            <w:tcW w:w="993" w:type="dxa"/>
            <w:tcBorders>
              <w:top w:val="nil"/>
              <w:left w:val="nil"/>
              <w:bottom w:val="nil"/>
              <w:right w:val="nil"/>
            </w:tcBorders>
          </w:tcPr>
          <w:p w14:paraId="6350888F" w14:textId="77777777" w:rsidR="00AE0C10" w:rsidRDefault="00000000">
            <w:pPr>
              <w:pStyle w:val="Compact"/>
              <w:spacing w:after="0"/>
            </w:pPr>
            <w:r>
              <w:rPr>
                <w:rFonts w:ascii="Times New Roman" w:hAnsi="Times New Roman" w:cs="Times New Roman"/>
                <w:sz w:val="20"/>
                <w:szCs w:val="20"/>
              </w:rPr>
              <w:t>Použiteľnosť rozhovoru na tréningové / výučbové účely</w:t>
            </w:r>
          </w:p>
        </w:tc>
        <w:tc>
          <w:tcPr>
            <w:tcW w:w="993" w:type="dxa"/>
            <w:tcBorders>
              <w:top w:val="nil"/>
              <w:left w:val="nil"/>
              <w:bottom w:val="nil"/>
              <w:right w:val="nil"/>
            </w:tcBorders>
          </w:tcPr>
          <w:p w14:paraId="2393B051" w14:textId="77777777" w:rsidR="00AE0C10" w:rsidRDefault="00000000">
            <w:pPr>
              <w:pStyle w:val="Compact"/>
              <w:spacing w:after="0"/>
            </w:pPr>
            <w:r>
              <w:rPr>
                <w:rFonts w:ascii="Times New Roman" w:hAnsi="Times New Roman" w:cs="Times New Roman"/>
                <w:sz w:val="20"/>
                <w:szCs w:val="20"/>
              </w:rPr>
              <w:t>3,7</w:t>
            </w:r>
          </w:p>
        </w:tc>
        <w:tc>
          <w:tcPr>
            <w:tcW w:w="993" w:type="dxa"/>
            <w:tcBorders>
              <w:top w:val="nil"/>
              <w:left w:val="nil"/>
              <w:bottom w:val="nil"/>
              <w:right w:val="nil"/>
            </w:tcBorders>
          </w:tcPr>
          <w:p w14:paraId="73DFC926" w14:textId="77777777" w:rsidR="00AE0C10" w:rsidRDefault="00000000">
            <w:pPr>
              <w:pStyle w:val="Compact"/>
              <w:spacing w:after="0"/>
            </w:pPr>
            <w:r>
              <w:rPr>
                <w:rFonts w:ascii="Times New Roman" w:hAnsi="Times New Roman" w:cs="Times New Roman"/>
                <w:sz w:val="20"/>
                <w:szCs w:val="20"/>
              </w:rPr>
              <w:t>3,7</w:t>
            </w:r>
          </w:p>
        </w:tc>
        <w:tc>
          <w:tcPr>
            <w:tcW w:w="993" w:type="dxa"/>
            <w:tcBorders>
              <w:top w:val="nil"/>
              <w:left w:val="nil"/>
              <w:bottom w:val="nil"/>
              <w:right w:val="nil"/>
            </w:tcBorders>
          </w:tcPr>
          <w:p w14:paraId="6B3499B5" w14:textId="77777777" w:rsidR="00AE0C10" w:rsidRDefault="00000000">
            <w:pPr>
              <w:pStyle w:val="Compact"/>
              <w:spacing w:after="0"/>
            </w:pPr>
            <w:r>
              <w:rPr>
                <w:rFonts w:ascii="Times New Roman" w:hAnsi="Times New Roman" w:cs="Times New Roman"/>
                <w:sz w:val="20"/>
                <w:szCs w:val="20"/>
              </w:rPr>
              <w:t>3,5</w:t>
            </w:r>
          </w:p>
        </w:tc>
        <w:tc>
          <w:tcPr>
            <w:tcW w:w="993" w:type="dxa"/>
            <w:tcBorders>
              <w:top w:val="nil"/>
              <w:left w:val="nil"/>
              <w:bottom w:val="nil"/>
              <w:right w:val="nil"/>
            </w:tcBorders>
          </w:tcPr>
          <w:p w14:paraId="5BF9ABF7" w14:textId="77777777" w:rsidR="00AE0C10" w:rsidRDefault="00000000">
            <w:pPr>
              <w:pStyle w:val="Compact"/>
              <w:spacing w:after="0"/>
            </w:pPr>
            <w:r>
              <w:rPr>
                <w:rFonts w:ascii="Times New Roman" w:hAnsi="Times New Roman" w:cs="Times New Roman"/>
                <w:sz w:val="20"/>
                <w:szCs w:val="20"/>
              </w:rPr>
              <w:t>3,6</w:t>
            </w:r>
          </w:p>
        </w:tc>
        <w:tc>
          <w:tcPr>
            <w:tcW w:w="993" w:type="dxa"/>
            <w:tcBorders>
              <w:top w:val="nil"/>
              <w:left w:val="nil"/>
              <w:bottom w:val="nil"/>
              <w:right w:val="nil"/>
            </w:tcBorders>
          </w:tcPr>
          <w:p w14:paraId="1446FC46" w14:textId="77777777" w:rsidR="00AE0C10" w:rsidRDefault="00000000">
            <w:pPr>
              <w:pStyle w:val="Compact"/>
              <w:spacing w:after="0"/>
            </w:pPr>
            <w:r>
              <w:rPr>
                <w:rFonts w:ascii="Times New Roman" w:hAnsi="Times New Roman" w:cs="Times New Roman"/>
                <w:sz w:val="20"/>
                <w:szCs w:val="20"/>
              </w:rPr>
              <w:t>88,9</w:t>
            </w:r>
          </w:p>
        </w:tc>
        <w:tc>
          <w:tcPr>
            <w:tcW w:w="992" w:type="dxa"/>
            <w:tcBorders>
              <w:top w:val="nil"/>
              <w:left w:val="nil"/>
              <w:bottom w:val="nil"/>
              <w:right w:val="nil"/>
            </w:tcBorders>
          </w:tcPr>
          <w:p w14:paraId="0248BF3B" w14:textId="77777777" w:rsidR="00AE0C10" w:rsidRDefault="00000000">
            <w:pPr>
              <w:pStyle w:val="Compact"/>
              <w:spacing w:after="0"/>
            </w:pPr>
            <w:r>
              <w:rPr>
                <w:rFonts w:ascii="Times New Roman" w:hAnsi="Times New Roman" w:cs="Times New Roman"/>
                <w:sz w:val="20"/>
                <w:szCs w:val="20"/>
              </w:rPr>
              <w:t>nie</w:t>
            </w:r>
          </w:p>
        </w:tc>
      </w:tr>
      <w:tr w:rsidR="00AE0C10" w14:paraId="1C8D2494" w14:textId="77777777" w:rsidTr="00AE0C10">
        <w:trPr>
          <w:jc w:val="center"/>
        </w:trPr>
        <w:tc>
          <w:tcPr>
            <w:tcW w:w="993" w:type="dxa"/>
            <w:tcBorders>
              <w:top w:val="nil"/>
              <w:left w:val="nil"/>
              <w:bottom w:val="nil"/>
              <w:right w:val="nil"/>
            </w:tcBorders>
          </w:tcPr>
          <w:p w14:paraId="2806F9A5" w14:textId="77777777" w:rsidR="00AE0C10" w:rsidRDefault="00000000">
            <w:pPr>
              <w:pStyle w:val="Compact"/>
              <w:spacing w:after="0"/>
            </w:pPr>
            <w:r>
              <w:rPr>
                <w:rFonts w:ascii="Times New Roman" w:hAnsi="Times New Roman" w:cs="Times New Roman"/>
                <w:sz w:val="20"/>
                <w:szCs w:val="20"/>
              </w:rPr>
              <w:t>S1</w:t>
            </w:r>
          </w:p>
        </w:tc>
        <w:tc>
          <w:tcPr>
            <w:tcW w:w="993" w:type="dxa"/>
            <w:tcBorders>
              <w:top w:val="nil"/>
              <w:left w:val="nil"/>
              <w:bottom w:val="nil"/>
              <w:right w:val="nil"/>
            </w:tcBorders>
          </w:tcPr>
          <w:p w14:paraId="2EA3F96C" w14:textId="77777777" w:rsidR="00AE0C10" w:rsidRDefault="00000000">
            <w:pPr>
              <w:pStyle w:val="Compact"/>
              <w:spacing w:after="0"/>
            </w:pPr>
            <w:r>
              <w:rPr>
                <w:rFonts w:ascii="Times New Roman" w:hAnsi="Times New Roman" w:cs="Times New Roman"/>
                <w:sz w:val="20"/>
                <w:szCs w:val="20"/>
              </w:rPr>
              <w:t>Odhad celkovej závažnosti depresívnej symptomatiky</w:t>
            </w:r>
          </w:p>
        </w:tc>
        <w:tc>
          <w:tcPr>
            <w:tcW w:w="993" w:type="dxa"/>
            <w:tcBorders>
              <w:top w:val="nil"/>
              <w:left w:val="nil"/>
              <w:bottom w:val="nil"/>
              <w:right w:val="nil"/>
            </w:tcBorders>
          </w:tcPr>
          <w:p w14:paraId="63A46CD7" w14:textId="77777777" w:rsidR="00AE0C10" w:rsidRDefault="00000000">
            <w:pPr>
              <w:pStyle w:val="Compact"/>
              <w:spacing w:after="0"/>
            </w:pPr>
            <w:r>
              <w:rPr>
                <w:rFonts w:ascii="Times New Roman" w:hAnsi="Times New Roman" w:cs="Times New Roman"/>
                <w:sz w:val="20"/>
                <w:szCs w:val="20"/>
              </w:rPr>
              <w:t>3,7</w:t>
            </w:r>
          </w:p>
        </w:tc>
        <w:tc>
          <w:tcPr>
            <w:tcW w:w="993" w:type="dxa"/>
            <w:tcBorders>
              <w:top w:val="nil"/>
              <w:left w:val="nil"/>
              <w:bottom w:val="nil"/>
              <w:right w:val="nil"/>
            </w:tcBorders>
          </w:tcPr>
          <w:p w14:paraId="35F04E52" w14:textId="77777777" w:rsidR="00AE0C10" w:rsidRDefault="00000000">
            <w:pPr>
              <w:pStyle w:val="Compact"/>
              <w:spacing w:after="0"/>
            </w:pPr>
            <w:r>
              <w:rPr>
                <w:rFonts w:ascii="Times New Roman" w:hAnsi="Times New Roman" w:cs="Times New Roman"/>
                <w:sz w:val="20"/>
                <w:szCs w:val="20"/>
              </w:rPr>
              <w:t>3,7</w:t>
            </w:r>
          </w:p>
        </w:tc>
        <w:tc>
          <w:tcPr>
            <w:tcW w:w="993" w:type="dxa"/>
            <w:tcBorders>
              <w:top w:val="nil"/>
              <w:left w:val="nil"/>
              <w:bottom w:val="nil"/>
              <w:right w:val="nil"/>
            </w:tcBorders>
          </w:tcPr>
          <w:p w14:paraId="5EF96DF0" w14:textId="77777777" w:rsidR="00AE0C10" w:rsidRDefault="00000000">
            <w:pPr>
              <w:pStyle w:val="Compact"/>
              <w:spacing w:after="0"/>
            </w:pPr>
            <w:r>
              <w:rPr>
                <w:rFonts w:ascii="Times New Roman" w:hAnsi="Times New Roman" w:cs="Times New Roman"/>
                <w:sz w:val="20"/>
                <w:szCs w:val="20"/>
              </w:rPr>
              <w:t>3,7</w:t>
            </w:r>
          </w:p>
        </w:tc>
        <w:tc>
          <w:tcPr>
            <w:tcW w:w="993" w:type="dxa"/>
            <w:tcBorders>
              <w:top w:val="nil"/>
              <w:left w:val="nil"/>
              <w:bottom w:val="nil"/>
              <w:right w:val="nil"/>
            </w:tcBorders>
          </w:tcPr>
          <w:p w14:paraId="21FB7B56" w14:textId="77777777" w:rsidR="00AE0C10" w:rsidRDefault="00000000">
            <w:pPr>
              <w:pStyle w:val="Compact"/>
              <w:spacing w:after="0"/>
            </w:pPr>
            <w:r>
              <w:rPr>
                <w:rFonts w:ascii="Times New Roman" w:hAnsi="Times New Roman" w:cs="Times New Roman"/>
                <w:sz w:val="20"/>
                <w:szCs w:val="20"/>
              </w:rPr>
              <w:t>3,7</w:t>
            </w:r>
          </w:p>
        </w:tc>
        <w:tc>
          <w:tcPr>
            <w:tcW w:w="993" w:type="dxa"/>
            <w:tcBorders>
              <w:top w:val="nil"/>
              <w:left w:val="nil"/>
              <w:bottom w:val="nil"/>
              <w:right w:val="nil"/>
            </w:tcBorders>
          </w:tcPr>
          <w:p w14:paraId="47B76257" w14:textId="77777777" w:rsidR="00AE0C10" w:rsidRDefault="00000000">
            <w:pPr>
              <w:pStyle w:val="Compact"/>
              <w:spacing w:after="0"/>
            </w:pPr>
            <w:r>
              <w:rPr>
                <w:rFonts w:ascii="Times New Roman" w:hAnsi="Times New Roman" w:cs="Times New Roman"/>
                <w:sz w:val="20"/>
                <w:szCs w:val="20"/>
              </w:rPr>
              <w:t>94,4</w:t>
            </w:r>
          </w:p>
        </w:tc>
        <w:tc>
          <w:tcPr>
            <w:tcW w:w="992" w:type="dxa"/>
            <w:tcBorders>
              <w:top w:val="nil"/>
              <w:left w:val="nil"/>
              <w:bottom w:val="nil"/>
              <w:right w:val="nil"/>
            </w:tcBorders>
          </w:tcPr>
          <w:p w14:paraId="6144841D" w14:textId="77777777" w:rsidR="00AE0C10" w:rsidRDefault="00000000">
            <w:pPr>
              <w:pStyle w:val="Compact"/>
              <w:spacing w:after="0"/>
            </w:pPr>
            <w:r>
              <w:rPr>
                <w:rFonts w:ascii="Times New Roman" w:hAnsi="Times New Roman" w:cs="Times New Roman"/>
                <w:sz w:val="20"/>
                <w:szCs w:val="20"/>
              </w:rPr>
              <w:t>nie</w:t>
            </w:r>
          </w:p>
        </w:tc>
      </w:tr>
      <w:tr w:rsidR="00AE0C10" w14:paraId="5A6CA64B" w14:textId="77777777" w:rsidTr="00AE0C10">
        <w:trPr>
          <w:jc w:val="center"/>
        </w:trPr>
        <w:tc>
          <w:tcPr>
            <w:tcW w:w="993" w:type="dxa"/>
            <w:tcBorders>
              <w:top w:val="nil"/>
              <w:left w:val="nil"/>
              <w:bottom w:val="nil"/>
              <w:right w:val="nil"/>
            </w:tcBorders>
          </w:tcPr>
          <w:p w14:paraId="6DC105A6" w14:textId="77777777" w:rsidR="00AE0C10" w:rsidRDefault="00000000">
            <w:pPr>
              <w:pStyle w:val="Compact"/>
              <w:spacing w:after="0"/>
            </w:pPr>
            <w:r>
              <w:rPr>
                <w:rFonts w:ascii="Times New Roman" w:hAnsi="Times New Roman" w:cs="Times New Roman"/>
                <w:sz w:val="20"/>
                <w:szCs w:val="20"/>
              </w:rPr>
              <w:t>S2</w:t>
            </w:r>
          </w:p>
        </w:tc>
        <w:tc>
          <w:tcPr>
            <w:tcW w:w="993" w:type="dxa"/>
            <w:tcBorders>
              <w:top w:val="nil"/>
              <w:left w:val="nil"/>
              <w:bottom w:val="nil"/>
              <w:right w:val="nil"/>
            </w:tcBorders>
          </w:tcPr>
          <w:p w14:paraId="2102A0E0" w14:textId="77777777" w:rsidR="00AE0C10" w:rsidRDefault="00000000">
            <w:pPr>
              <w:pStyle w:val="Compact"/>
              <w:spacing w:after="0"/>
            </w:pPr>
            <w:r>
              <w:rPr>
                <w:rFonts w:ascii="Times New Roman" w:hAnsi="Times New Roman" w:cs="Times New Roman"/>
                <w:sz w:val="20"/>
                <w:szCs w:val="20"/>
              </w:rPr>
              <w:t>Odhad funkčného dopadu na bežné fungovanie</w:t>
            </w:r>
          </w:p>
        </w:tc>
        <w:tc>
          <w:tcPr>
            <w:tcW w:w="993" w:type="dxa"/>
            <w:tcBorders>
              <w:top w:val="nil"/>
              <w:left w:val="nil"/>
              <w:bottom w:val="nil"/>
              <w:right w:val="nil"/>
            </w:tcBorders>
          </w:tcPr>
          <w:p w14:paraId="7CE276AE" w14:textId="77777777" w:rsidR="00AE0C10" w:rsidRDefault="00000000">
            <w:pPr>
              <w:pStyle w:val="Compact"/>
              <w:spacing w:after="0"/>
            </w:pPr>
            <w:r>
              <w:rPr>
                <w:rFonts w:ascii="Times New Roman" w:hAnsi="Times New Roman" w:cs="Times New Roman"/>
                <w:sz w:val="20"/>
                <w:szCs w:val="20"/>
              </w:rPr>
              <w:t>3,5</w:t>
            </w:r>
          </w:p>
        </w:tc>
        <w:tc>
          <w:tcPr>
            <w:tcW w:w="993" w:type="dxa"/>
            <w:tcBorders>
              <w:top w:val="nil"/>
              <w:left w:val="nil"/>
              <w:bottom w:val="nil"/>
              <w:right w:val="nil"/>
            </w:tcBorders>
          </w:tcPr>
          <w:p w14:paraId="16EFF217" w14:textId="77777777" w:rsidR="00AE0C10" w:rsidRDefault="00000000">
            <w:pPr>
              <w:pStyle w:val="Compact"/>
              <w:spacing w:after="0"/>
            </w:pPr>
            <w:r>
              <w:rPr>
                <w:rFonts w:ascii="Times New Roman" w:hAnsi="Times New Roman" w:cs="Times New Roman"/>
                <w:sz w:val="20"/>
                <w:szCs w:val="20"/>
              </w:rPr>
              <w:t>3,8</w:t>
            </w:r>
          </w:p>
        </w:tc>
        <w:tc>
          <w:tcPr>
            <w:tcW w:w="993" w:type="dxa"/>
            <w:tcBorders>
              <w:top w:val="nil"/>
              <w:left w:val="nil"/>
              <w:bottom w:val="nil"/>
              <w:right w:val="nil"/>
            </w:tcBorders>
          </w:tcPr>
          <w:p w14:paraId="0E272005" w14:textId="77777777" w:rsidR="00AE0C10" w:rsidRDefault="00000000">
            <w:pPr>
              <w:pStyle w:val="Compact"/>
              <w:spacing w:after="0"/>
            </w:pPr>
            <w:r>
              <w:rPr>
                <w:rFonts w:ascii="Times New Roman" w:hAnsi="Times New Roman" w:cs="Times New Roman"/>
                <w:sz w:val="20"/>
                <w:szCs w:val="20"/>
              </w:rPr>
              <w:t>3,7</w:t>
            </w:r>
          </w:p>
        </w:tc>
        <w:tc>
          <w:tcPr>
            <w:tcW w:w="993" w:type="dxa"/>
            <w:tcBorders>
              <w:top w:val="nil"/>
              <w:left w:val="nil"/>
              <w:bottom w:val="nil"/>
              <w:right w:val="nil"/>
            </w:tcBorders>
          </w:tcPr>
          <w:p w14:paraId="0E04141F" w14:textId="77777777" w:rsidR="00AE0C10" w:rsidRDefault="00000000">
            <w:pPr>
              <w:pStyle w:val="Compact"/>
              <w:spacing w:after="0"/>
            </w:pPr>
            <w:r>
              <w:rPr>
                <w:rFonts w:ascii="Times New Roman" w:hAnsi="Times New Roman" w:cs="Times New Roman"/>
                <w:sz w:val="20"/>
                <w:szCs w:val="20"/>
              </w:rPr>
              <w:t>3,7</w:t>
            </w:r>
          </w:p>
        </w:tc>
        <w:tc>
          <w:tcPr>
            <w:tcW w:w="993" w:type="dxa"/>
            <w:tcBorders>
              <w:top w:val="nil"/>
              <w:left w:val="nil"/>
              <w:bottom w:val="nil"/>
              <w:right w:val="nil"/>
            </w:tcBorders>
          </w:tcPr>
          <w:p w14:paraId="4D84947F" w14:textId="77777777" w:rsidR="00AE0C10" w:rsidRDefault="00000000">
            <w:pPr>
              <w:pStyle w:val="Compact"/>
              <w:spacing w:after="0"/>
            </w:pPr>
            <w:r>
              <w:rPr>
                <w:rFonts w:ascii="Times New Roman" w:hAnsi="Times New Roman" w:cs="Times New Roman"/>
                <w:sz w:val="20"/>
                <w:szCs w:val="20"/>
              </w:rPr>
              <w:t>94,4</w:t>
            </w:r>
          </w:p>
        </w:tc>
        <w:tc>
          <w:tcPr>
            <w:tcW w:w="992" w:type="dxa"/>
            <w:tcBorders>
              <w:top w:val="nil"/>
              <w:left w:val="nil"/>
              <w:bottom w:val="nil"/>
              <w:right w:val="nil"/>
            </w:tcBorders>
          </w:tcPr>
          <w:p w14:paraId="72419E8E" w14:textId="77777777" w:rsidR="00AE0C10" w:rsidRDefault="00000000">
            <w:pPr>
              <w:pStyle w:val="Compact"/>
              <w:spacing w:after="0"/>
            </w:pPr>
            <w:r>
              <w:rPr>
                <w:rFonts w:ascii="Times New Roman" w:hAnsi="Times New Roman" w:cs="Times New Roman"/>
                <w:sz w:val="20"/>
                <w:szCs w:val="20"/>
              </w:rPr>
              <w:t>nie</w:t>
            </w:r>
          </w:p>
        </w:tc>
      </w:tr>
      <w:tr w:rsidR="00AE0C10" w14:paraId="3C0E2691" w14:textId="77777777" w:rsidTr="00AE0C10">
        <w:trPr>
          <w:jc w:val="center"/>
        </w:trPr>
        <w:tc>
          <w:tcPr>
            <w:tcW w:w="993" w:type="dxa"/>
            <w:tcBorders>
              <w:top w:val="nil"/>
              <w:left w:val="nil"/>
              <w:bottom w:val="nil"/>
              <w:right w:val="nil"/>
            </w:tcBorders>
          </w:tcPr>
          <w:p w14:paraId="15347D11" w14:textId="77777777" w:rsidR="00AE0C10" w:rsidRDefault="00000000">
            <w:pPr>
              <w:pStyle w:val="Compact"/>
              <w:spacing w:after="0"/>
            </w:pPr>
            <w:r>
              <w:rPr>
                <w:rFonts w:ascii="Times New Roman" w:hAnsi="Times New Roman" w:cs="Times New Roman"/>
                <w:sz w:val="20"/>
                <w:szCs w:val="20"/>
              </w:rPr>
              <w:t>G1</w:t>
            </w:r>
          </w:p>
        </w:tc>
        <w:tc>
          <w:tcPr>
            <w:tcW w:w="993" w:type="dxa"/>
            <w:tcBorders>
              <w:top w:val="nil"/>
              <w:left w:val="nil"/>
              <w:bottom w:val="nil"/>
              <w:right w:val="nil"/>
            </w:tcBorders>
          </w:tcPr>
          <w:p w14:paraId="19AEA548" w14:textId="77777777" w:rsidR="00AE0C10" w:rsidRDefault="00000000">
            <w:pPr>
              <w:pStyle w:val="Compact"/>
              <w:spacing w:after="0"/>
            </w:pPr>
            <w:r>
              <w:rPr>
                <w:rFonts w:ascii="Times New Roman" w:hAnsi="Times New Roman" w:cs="Times New Roman"/>
                <w:sz w:val="20"/>
                <w:szCs w:val="20"/>
              </w:rPr>
              <w:t>Klinická vierohodnosť rozhovoru</w:t>
            </w:r>
          </w:p>
        </w:tc>
        <w:tc>
          <w:tcPr>
            <w:tcW w:w="993" w:type="dxa"/>
            <w:tcBorders>
              <w:top w:val="nil"/>
              <w:left w:val="nil"/>
              <w:bottom w:val="nil"/>
              <w:right w:val="nil"/>
            </w:tcBorders>
          </w:tcPr>
          <w:p w14:paraId="5C078628" w14:textId="77777777" w:rsidR="00AE0C10" w:rsidRDefault="00000000">
            <w:pPr>
              <w:pStyle w:val="Compact"/>
              <w:spacing w:after="0"/>
            </w:pPr>
            <w:r>
              <w:rPr>
                <w:rFonts w:ascii="Times New Roman" w:hAnsi="Times New Roman" w:cs="Times New Roman"/>
                <w:sz w:val="20"/>
                <w:szCs w:val="20"/>
              </w:rPr>
              <w:t>3,7</w:t>
            </w:r>
          </w:p>
        </w:tc>
        <w:tc>
          <w:tcPr>
            <w:tcW w:w="993" w:type="dxa"/>
            <w:tcBorders>
              <w:top w:val="nil"/>
              <w:left w:val="nil"/>
              <w:bottom w:val="nil"/>
              <w:right w:val="nil"/>
            </w:tcBorders>
          </w:tcPr>
          <w:p w14:paraId="27B2A5EB" w14:textId="77777777" w:rsidR="00AE0C10" w:rsidRDefault="00000000">
            <w:pPr>
              <w:pStyle w:val="Compact"/>
              <w:spacing w:after="0"/>
            </w:pPr>
            <w:r>
              <w:rPr>
                <w:rFonts w:ascii="Times New Roman" w:hAnsi="Times New Roman" w:cs="Times New Roman"/>
                <w:sz w:val="20"/>
                <w:szCs w:val="20"/>
              </w:rPr>
              <w:t>3,7</w:t>
            </w:r>
          </w:p>
        </w:tc>
        <w:tc>
          <w:tcPr>
            <w:tcW w:w="993" w:type="dxa"/>
            <w:tcBorders>
              <w:top w:val="nil"/>
              <w:left w:val="nil"/>
              <w:bottom w:val="nil"/>
              <w:right w:val="nil"/>
            </w:tcBorders>
          </w:tcPr>
          <w:p w14:paraId="0B93E5BE" w14:textId="77777777" w:rsidR="00AE0C10" w:rsidRDefault="00000000">
            <w:pPr>
              <w:pStyle w:val="Compact"/>
              <w:spacing w:after="0"/>
            </w:pPr>
            <w:r>
              <w:rPr>
                <w:rFonts w:ascii="Times New Roman" w:hAnsi="Times New Roman" w:cs="Times New Roman"/>
                <w:sz w:val="20"/>
                <w:szCs w:val="20"/>
              </w:rPr>
              <w:t>3,8</w:t>
            </w:r>
          </w:p>
        </w:tc>
        <w:tc>
          <w:tcPr>
            <w:tcW w:w="993" w:type="dxa"/>
            <w:tcBorders>
              <w:top w:val="nil"/>
              <w:left w:val="nil"/>
              <w:bottom w:val="nil"/>
              <w:right w:val="nil"/>
            </w:tcBorders>
          </w:tcPr>
          <w:p w14:paraId="43E1546F" w14:textId="77777777" w:rsidR="00AE0C10" w:rsidRDefault="00000000">
            <w:pPr>
              <w:pStyle w:val="Compact"/>
              <w:spacing w:after="0"/>
            </w:pPr>
            <w:r>
              <w:rPr>
                <w:rFonts w:ascii="Times New Roman" w:hAnsi="Times New Roman" w:cs="Times New Roman"/>
                <w:sz w:val="20"/>
                <w:szCs w:val="20"/>
              </w:rPr>
              <w:t>3,7</w:t>
            </w:r>
          </w:p>
        </w:tc>
        <w:tc>
          <w:tcPr>
            <w:tcW w:w="993" w:type="dxa"/>
            <w:tcBorders>
              <w:top w:val="nil"/>
              <w:left w:val="nil"/>
              <w:bottom w:val="nil"/>
              <w:right w:val="nil"/>
            </w:tcBorders>
          </w:tcPr>
          <w:p w14:paraId="3670F8D2" w14:textId="77777777" w:rsidR="00AE0C10" w:rsidRDefault="00000000">
            <w:pPr>
              <w:pStyle w:val="Compact"/>
              <w:spacing w:after="0"/>
            </w:pPr>
            <w:r>
              <w:rPr>
                <w:rFonts w:ascii="Times New Roman" w:hAnsi="Times New Roman" w:cs="Times New Roman"/>
                <w:sz w:val="20"/>
                <w:szCs w:val="20"/>
              </w:rPr>
              <w:t>88,9</w:t>
            </w:r>
          </w:p>
        </w:tc>
        <w:tc>
          <w:tcPr>
            <w:tcW w:w="992" w:type="dxa"/>
            <w:tcBorders>
              <w:top w:val="nil"/>
              <w:left w:val="nil"/>
              <w:bottom w:val="nil"/>
              <w:right w:val="nil"/>
            </w:tcBorders>
          </w:tcPr>
          <w:p w14:paraId="2706699B" w14:textId="77777777" w:rsidR="00AE0C10" w:rsidRDefault="00000000">
            <w:pPr>
              <w:pStyle w:val="Compact"/>
              <w:spacing w:after="0"/>
            </w:pPr>
            <w:r>
              <w:rPr>
                <w:rFonts w:ascii="Times New Roman" w:hAnsi="Times New Roman" w:cs="Times New Roman"/>
                <w:sz w:val="20"/>
                <w:szCs w:val="20"/>
              </w:rPr>
              <w:t>nie</w:t>
            </w:r>
          </w:p>
        </w:tc>
      </w:tr>
      <w:tr w:rsidR="00AE0C10" w14:paraId="7D32B653" w14:textId="77777777" w:rsidTr="00AE0C10">
        <w:trPr>
          <w:jc w:val="center"/>
        </w:trPr>
        <w:tc>
          <w:tcPr>
            <w:tcW w:w="993" w:type="dxa"/>
            <w:tcBorders>
              <w:top w:val="nil"/>
              <w:left w:val="nil"/>
              <w:bottom w:val="nil"/>
              <w:right w:val="nil"/>
            </w:tcBorders>
          </w:tcPr>
          <w:p w14:paraId="05EA588E" w14:textId="77777777" w:rsidR="00AE0C10" w:rsidRDefault="00000000">
            <w:pPr>
              <w:pStyle w:val="Compact"/>
              <w:spacing w:after="0"/>
            </w:pPr>
            <w:r>
              <w:rPr>
                <w:rFonts w:ascii="Times New Roman" w:hAnsi="Times New Roman" w:cs="Times New Roman"/>
                <w:sz w:val="20"/>
                <w:szCs w:val="20"/>
              </w:rPr>
              <w:t>G2</w:t>
            </w:r>
          </w:p>
        </w:tc>
        <w:tc>
          <w:tcPr>
            <w:tcW w:w="993" w:type="dxa"/>
            <w:tcBorders>
              <w:top w:val="nil"/>
              <w:left w:val="nil"/>
              <w:bottom w:val="nil"/>
              <w:right w:val="nil"/>
            </w:tcBorders>
          </w:tcPr>
          <w:p w14:paraId="0A53E4D4" w14:textId="77777777" w:rsidR="00AE0C10" w:rsidRDefault="00000000">
            <w:pPr>
              <w:pStyle w:val="Compact"/>
              <w:spacing w:after="0"/>
            </w:pPr>
            <w:r>
              <w:rPr>
                <w:rFonts w:ascii="Times New Roman" w:hAnsi="Times New Roman" w:cs="Times New Roman"/>
                <w:sz w:val="20"/>
                <w:szCs w:val="20"/>
              </w:rPr>
              <w:t>Prirodzenosť jazyka a štýlu odpovedí</w:t>
            </w:r>
          </w:p>
        </w:tc>
        <w:tc>
          <w:tcPr>
            <w:tcW w:w="993" w:type="dxa"/>
            <w:tcBorders>
              <w:top w:val="nil"/>
              <w:left w:val="nil"/>
              <w:bottom w:val="nil"/>
              <w:right w:val="nil"/>
            </w:tcBorders>
          </w:tcPr>
          <w:p w14:paraId="4F7E570E" w14:textId="77777777" w:rsidR="00AE0C10" w:rsidRDefault="00000000">
            <w:pPr>
              <w:pStyle w:val="Compact"/>
              <w:spacing w:after="0"/>
            </w:pPr>
            <w:r>
              <w:rPr>
                <w:rFonts w:ascii="Times New Roman" w:hAnsi="Times New Roman" w:cs="Times New Roman"/>
                <w:sz w:val="20"/>
                <w:szCs w:val="20"/>
              </w:rPr>
              <w:t>3,7</w:t>
            </w:r>
          </w:p>
        </w:tc>
        <w:tc>
          <w:tcPr>
            <w:tcW w:w="993" w:type="dxa"/>
            <w:tcBorders>
              <w:top w:val="nil"/>
              <w:left w:val="nil"/>
              <w:bottom w:val="nil"/>
              <w:right w:val="nil"/>
            </w:tcBorders>
          </w:tcPr>
          <w:p w14:paraId="3CDE9D36" w14:textId="77777777" w:rsidR="00AE0C10" w:rsidRDefault="00000000">
            <w:pPr>
              <w:pStyle w:val="Compact"/>
              <w:spacing w:after="0"/>
            </w:pPr>
            <w:r>
              <w:rPr>
                <w:rFonts w:ascii="Times New Roman" w:hAnsi="Times New Roman" w:cs="Times New Roman"/>
                <w:sz w:val="20"/>
                <w:szCs w:val="20"/>
              </w:rPr>
              <w:t>3,7</w:t>
            </w:r>
          </w:p>
        </w:tc>
        <w:tc>
          <w:tcPr>
            <w:tcW w:w="993" w:type="dxa"/>
            <w:tcBorders>
              <w:top w:val="nil"/>
              <w:left w:val="nil"/>
              <w:bottom w:val="nil"/>
              <w:right w:val="nil"/>
            </w:tcBorders>
          </w:tcPr>
          <w:p w14:paraId="4341F463" w14:textId="77777777" w:rsidR="00AE0C10" w:rsidRDefault="00000000">
            <w:pPr>
              <w:pStyle w:val="Compact"/>
              <w:spacing w:after="0"/>
            </w:pPr>
            <w:r>
              <w:rPr>
                <w:rFonts w:ascii="Times New Roman" w:hAnsi="Times New Roman" w:cs="Times New Roman"/>
                <w:sz w:val="20"/>
                <w:szCs w:val="20"/>
              </w:rPr>
              <w:t>3,8</w:t>
            </w:r>
          </w:p>
        </w:tc>
        <w:tc>
          <w:tcPr>
            <w:tcW w:w="993" w:type="dxa"/>
            <w:tcBorders>
              <w:top w:val="nil"/>
              <w:left w:val="nil"/>
              <w:bottom w:val="nil"/>
              <w:right w:val="nil"/>
            </w:tcBorders>
          </w:tcPr>
          <w:p w14:paraId="544956A6" w14:textId="77777777" w:rsidR="00AE0C10" w:rsidRDefault="00000000">
            <w:pPr>
              <w:pStyle w:val="Compact"/>
              <w:spacing w:after="0"/>
            </w:pPr>
            <w:r>
              <w:rPr>
                <w:rFonts w:ascii="Times New Roman" w:hAnsi="Times New Roman" w:cs="Times New Roman"/>
                <w:sz w:val="20"/>
                <w:szCs w:val="20"/>
              </w:rPr>
              <w:t>3,7</w:t>
            </w:r>
          </w:p>
        </w:tc>
        <w:tc>
          <w:tcPr>
            <w:tcW w:w="993" w:type="dxa"/>
            <w:tcBorders>
              <w:top w:val="nil"/>
              <w:left w:val="nil"/>
              <w:bottom w:val="nil"/>
              <w:right w:val="nil"/>
            </w:tcBorders>
          </w:tcPr>
          <w:p w14:paraId="1C8E1299" w14:textId="77777777" w:rsidR="00AE0C10" w:rsidRDefault="00000000">
            <w:pPr>
              <w:pStyle w:val="Compact"/>
              <w:spacing w:after="0"/>
            </w:pPr>
            <w:r>
              <w:rPr>
                <w:rFonts w:ascii="Times New Roman" w:hAnsi="Times New Roman" w:cs="Times New Roman"/>
                <w:sz w:val="20"/>
                <w:szCs w:val="20"/>
              </w:rPr>
              <w:t>94,4</w:t>
            </w:r>
          </w:p>
        </w:tc>
        <w:tc>
          <w:tcPr>
            <w:tcW w:w="992" w:type="dxa"/>
            <w:tcBorders>
              <w:top w:val="nil"/>
              <w:left w:val="nil"/>
              <w:bottom w:val="nil"/>
              <w:right w:val="nil"/>
            </w:tcBorders>
          </w:tcPr>
          <w:p w14:paraId="116C2777" w14:textId="77777777" w:rsidR="00AE0C10" w:rsidRDefault="00000000">
            <w:pPr>
              <w:pStyle w:val="Compact"/>
              <w:spacing w:after="0"/>
            </w:pPr>
            <w:r>
              <w:rPr>
                <w:rFonts w:ascii="Times New Roman" w:hAnsi="Times New Roman" w:cs="Times New Roman"/>
                <w:sz w:val="20"/>
                <w:szCs w:val="20"/>
              </w:rPr>
              <w:t>nie</w:t>
            </w:r>
          </w:p>
        </w:tc>
      </w:tr>
      <w:tr w:rsidR="00AE0C10" w14:paraId="70D804FC" w14:textId="77777777" w:rsidTr="00AE0C10">
        <w:trPr>
          <w:jc w:val="center"/>
        </w:trPr>
        <w:tc>
          <w:tcPr>
            <w:tcW w:w="993" w:type="dxa"/>
            <w:tcBorders>
              <w:top w:val="nil"/>
              <w:left w:val="nil"/>
              <w:bottom w:val="single" w:sz="10" w:space="0" w:color="000000"/>
              <w:right w:val="nil"/>
            </w:tcBorders>
          </w:tcPr>
          <w:p w14:paraId="1D8993E7" w14:textId="77777777" w:rsidR="00AE0C10" w:rsidRDefault="00000000">
            <w:pPr>
              <w:pStyle w:val="Compact"/>
              <w:spacing w:after="0"/>
            </w:pPr>
            <w:r>
              <w:rPr>
                <w:rFonts w:ascii="Times New Roman" w:hAnsi="Times New Roman" w:cs="Times New Roman"/>
                <w:sz w:val="20"/>
                <w:szCs w:val="20"/>
              </w:rPr>
              <w:t>G4</w:t>
            </w:r>
          </w:p>
        </w:tc>
        <w:tc>
          <w:tcPr>
            <w:tcW w:w="993" w:type="dxa"/>
            <w:tcBorders>
              <w:top w:val="nil"/>
              <w:left w:val="nil"/>
              <w:bottom w:val="single" w:sz="10" w:space="0" w:color="000000"/>
              <w:right w:val="nil"/>
            </w:tcBorders>
          </w:tcPr>
          <w:p w14:paraId="41FBC13C" w14:textId="77777777" w:rsidR="00AE0C10" w:rsidRDefault="00000000">
            <w:pPr>
              <w:pStyle w:val="Compact"/>
              <w:spacing w:after="0"/>
            </w:pPr>
            <w:r>
              <w:rPr>
                <w:rFonts w:ascii="Times New Roman" w:hAnsi="Times New Roman" w:cs="Times New Roman"/>
                <w:sz w:val="20"/>
                <w:szCs w:val="20"/>
              </w:rPr>
              <w:t xml:space="preserve">Súlad </w:t>
            </w:r>
            <w:r>
              <w:rPr>
                <w:rFonts w:ascii="Times New Roman" w:hAnsi="Times New Roman" w:cs="Times New Roman"/>
                <w:sz w:val="20"/>
                <w:szCs w:val="20"/>
              </w:rPr>
              <w:lastRenderedPageBreak/>
              <w:t>rozhovoru s obrazom depresívnej symptomatiky</w:t>
            </w:r>
          </w:p>
        </w:tc>
        <w:tc>
          <w:tcPr>
            <w:tcW w:w="993" w:type="dxa"/>
            <w:tcBorders>
              <w:top w:val="nil"/>
              <w:left w:val="nil"/>
              <w:bottom w:val="single" w:sz="10" w:space="0" w:color="000000"/>
              <w:right w:val="nil"/>
            </w:tcBorders>
          </w:tcPr>
          <w:p w14:paraId="7230FD1A" w14:textId="77777777" w:rsidR="00AE0C10" w:rsidRDefault="00000000">
            <w:pPr>
              <w:pStyle w:val="Compact"/>
              <w:spacing w:after="0"/>
            </w:pPr>
            <w:r>
              <w:rPr>
                <w:rFonts w:ascii="Times New Roman" w:hAnsi="Times New Roman" w:cs="Times New Roman"/>
                <w:sz w:val="20"/>
                <w:szCs w:val="20"/>
              </w:rPr>
              <w:lastRenderedPageBreak/>
              <w:t>3,5</w:t>
            </w:r>
          </w:p>
        </w:tc>
        <w:tc>
          <w:tcPr>
            <w:tcW w:w="993" w:type="dxa"/>
            <w:tcBorders>
              <w:top w:val="nil"/>
              <w:left w:val="nil"/>
              <w:bottom w:val="single" w:sz="10" w:space="0" w:color="000000"/>
              <w:right w:val="nil"/>
            </w:tcBorders>
          </w:tcPr>
          <w:p w14:paraId="5C6AB445" w14:textId="77777777" w:rsidR="00AE0C10" w:rsidRDefault="00000000">
            <w:pPr>
              <w:pStyle w:val="Compact"/>
              <w:spacing w:after="0"/>
            </w:pPr>
            <w:r>
              <w:rPr>
                <w:rFonts w:ascii="Times New Roman" w:hAnsi="Times New Roman" w:cs="Times New Roman"/>
                <w:sz w:val="20"/>
                <w:szCs w:val="20"/>
              </w:rPr>
              <w:t>3,8</w:t>
            </w:r>
          </w:p>
        </w:tc>
        <w:tc>
          <w:tcPr>
            <w:tcW w:w="993" w:type="dxa"/>
            <w:tcBorders>
              <w:top w:val="nil"/>
              <w:left w:val="nil"/>
              <w:bottom w:val="single" w:sz="10" w:space="0" w:color="000000"/>
              <w:right w:val="nil"/>
            </w:tcBorders>
          </w:tcPr>
          <w:p w14:paraId="0492B594" w14:textId="77777777" w:rsidR="00AE0C10" w:rsidRDefault="00000000">
            <w:pPr>
              <w:pStyle w:val="Compact"/>
              <w:spacing w:after="0"/>
            </w:pPr>
            <w:r>
              <w:rPr>
                <w:rFonts w:ascii="Times New Roman" w:hAnsi="Times New Roman" w:cs="Times New Roman"/>
                <w:sz w:val="20"/>
                <w:szCs w:val="20"/>
              </w:rPr>
              <w:t>3,8</w:t>
            </w:r>
          </w:p>
        </w:tc>
        <w:tc>
          <w:tcPr>
            <w:tcW w:w="993" w:type="dxa"/>
            <w:tcBorders>
              <w:top w:val="nil"/>
              <w:left w:val="nil"/>
              <w:bottom w:val="single" w:sz="10" w:space="0" w:color="000000"/>
              <w:right w:val="nil"/>
            </w:tcBorders>
          </w:tcPr>
          <w:p w14:paraId="0B4CA192" w14:textId="77777777" w:rsidR="00AE0C10" w:rsidRDefault="00000000">
            <w:pPr>
              <w:pStyle w:val="Compact"/>
              <w:spacing w:after="0"/>
            </w:pPr>
            <w:r>
              <w:rPr>
                <w:rFonts w:ascii="Times New Roman" w:hAnsi="Times New Roman" w:cs="Times New Roman"/>
                <w:sz w:val="20"/>
                <w:szCs w:val="20"/>
              </w:rPr>
              <w:t>3,7</w:t>
            </w:r>
          </w:p>
        </w:tc>
        <w:tc>
          <w:tcPr>
            <w:tcW w:w="993" w:type="dxa"/>
            <w:tcBorders>
              <w:top w:val="nil"/>
              <w:left w:val="nil"/>
              <w:bottom w:val="single" w:sz="10" w:space="0" w:color="000000"/>
              <w:right w:val="nil"/>
            </w:tcBorders>
          </w:tcPr>
          <w:p w14:paraId="15DF175D" w14:textId="77777777" w:rsidR="00AE0C10" w:rsidRDefault="00000000">
            <w:pPr>
              <w:pStyle w:val="Compact"/>
              <w:spacing w:after="0"/>
            </w:pPr>
            <w:r>
              <w:rPr>
                <w:rFonts w:ascii="Times New Roman" w:hAnsi="Times New Roman" w:cs="Times New Roman"/>
                <w:sz w:val="20"/>
                <w:szCs w:val="20"/>
              </w:rPr>
              <w:t>94,4</w:t>
            </w:r>
          </w:p>
        </w:tc>
        <w:tc>
          <w:tcPr>
            <w:tcW w:w="992" w:type="dxa"/>
            <w:tcBorders>
              <w:top w:val="nil"/>
              <w:left w:val="nil"/>
              <w:bottom w:val="single" w:sz="10" w:space="0" w:color="000000"/>
              <w:right w:val="nil"/>
            </w:tcBorders>
          </w:tcPr>
          <w:p w14:paraId="2A8FFC8A" w14:textId="77777777" w:rsidR="00AE0C10" w:rsidRDefault="00000000">
            <w:pPr>
              <w:pStyle w:val="Compact"/>
              <w:spacing w:after="0"/>
            </w:pPr>
            <w:r>
              <w:rPr>
                <w:rFonts w:ascii="Times New Roman" w:hAnsi="Times New Roman" w:cs="Times New Roman"/>
                <w:sz w:val="20"/>
                <w:szCs w:val="20"/>
              </w:rPr>
              <w:t>nie</w:t>
            </w:r>
          </w:p>
        </w:tc>
      </w:tr>
    </w:tbl>
    <w:p w14:paraId="2A4422FF" w14:textId="77777777" w:rsidR="00AE0C10" w:rsidRDefault="00000000">
      <w:pPr>
        <w:pStyle w:val="Zkladntext"/>
      </w:pPr>
      <w:r>
        <w:rPr>
          <w:b/>
          <w:bCs/>
        </w:rPr>
        <w:t>Obrázok S3. Heatmap predbežnej expertnej kontroly položiek ratingového nástroja.</w:t>
      </w:r>
    </w:p>
    <w:p w14:paraId="12FF5640" w14:textId="77777777" w:rsidR="00AE0C10" w:rsidRDefault="00000000">
      <w:pPr>
        <w:pStyle w:val="CaptionedFigure"/>
      </w:pPr>
      <w:r>
        <w:rPr>
          <w:noProof/>
        </w:rPr>
        <w:drawing>
          <wp:inline distT="0" distB="0" distL="0" distR="0" wp14:anchorId="2E61A8AD" wp14:editId="7390B0A3">
            <wp:extent cx="5334000" cy="4011254"/>
            <wp:effectExtent l="0" t="0" r="0" b="0"/>
            <wp:docPr id="68" name="Picture" descr="Obrázok S3"/>
            <wp:cNvGraphicFramePr/>
            <a:graphic xmlns:a="http://schemas.openxmlformats.org/drawingml/2006/main">
              <a:graphicData uri="http://schemas.openxmlformats.org/drawingml/2006/picture">
                <pic:pic xmlns:pic="http://schemas.openxmlformats.org/drawingml/2006/picture">
                  <pic:nvPicPr>
                    <pic:cNvPr id="69" name="Picture" descr="/Users/pavol.bielik/dev/src/github.com/pbielik/diplomovka/figures/figure_s3_expert_review_items_heatmap.png"/>
                    <pic:cNvPicPr>
                      <a:picLocks noChangeAspect="1" noChangeArrowheads="1"/>
                    </pic:cNvPicPr>
                  </pic:nvPicPr>
                  <pic:blipFill>
                    <a:blip r:embed="rId9"/>
                    <a:stretch>
                      <a:fillRect/>
                    </a:stretch>
                  </pic:blipFill>
                  <pic:spPr bwMode="auto">
                    <a:xfrm>
                      <a:off x="0" y="0"/>
                      <a:ext cx="5334000" cy="4011254"/>
                    </a:xfrm>
                    <a:prstGeom prst="rect">
                      <a:avLst/>
                    </a:prstGeom>
                    <a:noFill/>
                    <a:ln w="9525">
                      <a:noFill/>
                      <a:headEnd/>
                      <a:tailEnd/>
                    </a:ln>
                  </pic:spPr>
                </pic:pic>
              </a:graphicData>
            </a:graphic>
          </wp:inline>
        </w:drawing>
      </w:r>
    </w:p>
    <w:p w14:paraId="689C7EE8" w14:textId="77777777" w:rsidR="00AE0C10" w:rsidRDefault="00000000">
      <w:pPr>
        <w:pStyle w:val="ImageCaption"/>
      </w:pPr>
      <w:r>
        <w:t>Obrázok S3</w:t>
      </w:r>
    </w:p>
    <w:p w14:paraId="56BD8A2F" w14:textId="77777777" w:rsidR="00AE0C10" w:rsidRDefault="00000000">
      <w:pPr>
        <w:pStyle w:val="Zkladntext"/>
      </w:pPr>
      <w:r>
        <w:rPr>
          <w:b/>
          <w:bCs/>
        </w:rPr>
        <w:t>Tabuľka S5. Predbežná expertná kontrola seed scenárov.</w:t>
      </w:r>
    </w:p>
    <w:tbl>
      <w:tblPr>
        <w:tblStyle w:val="Table"/>
        <w:tblW w:w="7943" w:type="dxa"/>
        <w:jc w:val="center"/>
        <w:tblBorders>
          <w:top w:val="nil"/>
          <w:left w:val="nil"/>
          <w:bottom w:val="nil"/>
          <w:right w:val="nil"/>
          <w:insideH w:val="nil"/>
          <w:insideV w:val="nil"/>
        </w:tblBorders>
        <w:tblLayout w:type="fixed"/>
        <w:tblCellMar>
          <w:top w:w="35" w:type="dxa"/>
          <w:left w:w="90" w:type="dxa"/>
          <w:bottom w:w="35" w:type="dxa"/>
          <w:right w:w="90" w:type="dxa"/>
        </w:tblCellMar>
        <w:tblLook w:val="04A0" w:firstRow="1" w:lastRow="0" w:firstColumn="1" w:lastColumn="0" w:noHBand="0" w:noVBand="1"/>
      </w:tblPr>
      <w:tblGrid>
        <w:gridCol w:w="883"/>
        <w:gridCol w:w="883"/>
        <w:gridCol w:w="883"/>
        <w:gridCol w:w="883"/>
        <w:gridCol w:w="883"/>
        <w:gridCol w:w="883"/>
        <w:gridCol w:w="883"/>
        <w:gridCol w:w="883"/>
        <w:gridCol w:w="879"/>
      </w:tblGrid>
      <w:tr w:rsidR="00AE0C10" w14:paraId="7CD017D7" w14:textId="77777777" w:rsidTr="00AE0C10">
        <w:trPr>
          <w:cnfStyle w:val="100000000000" w:firstRow="1" w:lastRow="0" w:firstColumn="0" w:lastColumn="0" w:oddVBand="0" w:evenVBand="0" w:oddHBand="0" w:evenHBand="0" w:firstRowFirstColumn="0" w:firstRowLastColumn="0" w:lastRowFirstColumn="0" w:lastRowLastColumn="0"/>
          <w:tblHeader/>
          <w:jc w:val="center"/>
        </w:trPr>
        <w:tc>
          <w:tcPr>
            <w:tcW w:w="883" w:type="dxa"/>
            <w:tcBorders>
              <w:top w:val="single" w:sz="10" w:space="0" w:color="000000"/>
              <w:left w:val="nil"/>
              <w:bottom w:val="single" w:sz="8" w:space="0" w:color="000000"/>
              <w:right w:val="nil"/>
            </w:tcBorders>
          </w:tcPr>
          <w:p w14:paraId="406B093C" w14:textId="77777777" w:rsidR="00AE0C10" w:rsidRDefault="00000000">
            <w:pPr>
              <w:pStyle w:val="Compact"/>
              <w:spacing w:after="0"/>
            </w:pPr>
            <w:r>
              <w:rPr>
                <w:rFonts w:ascii="Times New Roman" w:hAnsi="Times New Roman" w:cs="Times New Roman"/>
                <w:b/>
                <w:bCs/>
                <w:sz w:val="20"/>
                <w:szCs w:val="20"/>
              </w:rPr>
              <w:t>Seed</w:t>
            </w:r>
          </w:p>
        </w:tc>
        <w:tc>
          <w:tcPr>
            <w:tcW w:w="883" w:type="dxa"/>
            <w:tcBorders>
              <w:top w:val="single" w:sz="10" w:space="0" w:color="000000"/>
              <w:left w:val="nil"/>
              <w:bottom w:val="single" w:sz="8" w:space="0" w:color="000000"/>
              <w:right w:val="nil"/>
            </w:tcBorders>
          </w:tcPr>
          <w:p w14:paraId="654E2CAB" w14:textId="77777777" w:rsidR="00AE0C10" w:rsidRDefault="00000000">
            <w:pPr>
              <w:pStyle w:val="Compact"/>
              <w:spacing w:after="0"/>
            </w:pPr>
            <w:r>
              <w:rPr>
                <w:rFonts w:ascii="Times New Roman" w:hAnsi="Times New Roman" w:cs="Times New Roman"/>
                <w:b/>
                <w:bCs/>
                <w:sz w:val="20"/>
                <w:szCs w:val="20"/>
              </w:rPr>
              <w:t>Scenár</w:t>
            </w:r>
          </w:p>
        </w:tc>
        <w:tc>
          <w:tcPr>
            <w:tcW w:w="883" w:type="dxa"/>
            <w:tcBorders>
              <w:top w:val="single" w:sz="10" w:space="0" w:color="000000"/>
              <w:left w:val="nil"/>
              <w:bottom w:val="single" w:sz="8" w:space="0" w:color="000000"/>
              <w:right w:val="nil"/>
            </w:tcBorders>
          </w:tcPr>
          <w:p w14:paraId="03148F37" w14:textId="77777777" w:rsidR="00AE0C10" w:rsidRDefault="00000000">
            <w:pPr>
              <w:pStyle w:val="Compact"/>
              <w:spacing w:after="0"/>
            </w:pPr>
            <w:r>
              <w:rPr>
                <w:rFonts w:ascii="Times New Roman" w:hAnsi="Times New Roman" w:cs="Times New Roman"/>
                <w:b/>
                <w:bCs/>
                <w:sz w:val="20"/>
                <w:szCs w:val="20"/>
              </w:rPr>
              <w:t>Celkový priemer M</w:t>
            </w:r>
          </w:p>
        </w:tc>
        <w:tc>
          <w:tcPr>
            <w:tcW w:w="883" w:type="dxa"/>
            <w:tcBorders>
              <w:top w:val="single" w:sz="10" w:space="0" w:color="000000"/>
              <w:left w:val="nil"/>
              <w:bottom w:val="single" w:sz="8" w:space="0" w:color="000000"/>
              <w:right w:val="nil"/>
            </w:tcBorders>
          </w:tcPr>
          <w:p w14:paraId="46C6E475" w14:textId="77777777" w:rsidR="00AE0C10" w:rsidRDefault="00000000">
            <w:pPr>
              <w:pStyle w:val="Compact"/>
              <w:spacing w:after="0"/>
            </w:pPr>
            <w:r>
              <w:rPr>
                <w:rFonts w:ascii="Times New Roman" w:hAnsi="Times New Roman" w:cs="Times New Roman"/>
                <w:b/>
                <w:bCs/>
                <w:sz w:val="20"/>
                <w:szCs w:val="20"/>
              </w:rPr>
              <w:t>Dostatok informácií M</w:t>
            </w:r>
          </w:p>
        </w:tc>
        <w:tc>
          <w:tcPr>
            <w:tcW w:w="883" w:type="dxa"/>
            <w:tcBorders>
              <w:top w:val="single" w:sz="10" w:space="0" w:color="000000"/>
              <w:left w:val="nil"/>
              <w:bottom w:val="single" w:sz="8" w:space="0" w:color="000000"/>
              <w:right w:val="nil"/>
            </w:tcBorders>
          </w:tcPr>
          <w:p w14:paraId="57372E2D" w14:textId="77777777" w:rsidR="00AE0C10" w:rsidRDefault="00000000">
            <w:pPr>
              <w:pStyle w:val="Compact"/>
              <w:spacing w:after="0"/>
            </w:pPr>
            <w:r>
              <w:rPr>
                <w:rFonts w:ascii="Times New Roman" w:hAnsi="Times New Roman" w:cs="Times New Roman"/>
                <w:b/>
                <w:bCs/>
                <w:sz w:val="20"/>
                <w:szCs w:val="20"/>
              </w:rPr>
              <w:t>Nestereotypnosť M</w:t>
            </w:r>
          </w:p>
        </w:tc>
        <w:tc>
          <w:tcPr>
            <w:tcW w:w="883" w:type="dxa"/>
            <w:tcBorders>
              <w:top w:val="single" w:sz="10" w:space="0" w:color="000000"/>
              <w:left w:val="nil"/>
              <w:bottom w:val="single" w:sz="8" w:space="0" w:color="000000"/>
              <w:right w:val="nil"/>
            </w:tcBorders>
          </w:tcPr>
          <w:p w14:paraId="7AF364BD" w14:textId="77777777" w:rsidR="00AE0C10" w:rsidRDefault="00000000">
            <w:pPr>
              <w:pStyle w:val="Compact"/>
              <w:spacing w:after="0"/>
            </w:pPr>
            <w:r>
              <w:rPr>
                <w:rFonts w:ascii="Times New Roman" w:hAnsi="Times New Roman" w:cs="Times New Roman"/>
                <w:b/>
                <w:bCs/>
                <w:sz w:val="20"/>
                <w:szCs w:val="20"/>
              </w:rPr>
              <w:t>Vhodnosť pre výskum M</w:t>
            </w:r>
          </w:p>
        </w:tc>
        <w:tc>
          <w:tcPr>
            <w:tcW w:w="883" w:type="dxa"/>
            <w:tcBorders>
              <w:top w:val="single" w:sz="10" w:space="0" w:color="000000"/>
              <w:left w:val="nil"/>
              <w:bottom w:val="single" w:sz="8" w:space="0" w:color="000000"/>
              <w:right w:val="nil"/>
            </w:tcBorders>
          </w:tcPr>
          <w:p w14:paraId="666C922E" w14:textId="77777777" w:rsidR="00AE0C10" w:rsidRDefault="00000000">
            <w:pPr>
              <w:pStyle w:val="Compact"/>
              <w:spacing w:after="0"/>
            </w:pPr>
            <w:r>
              <w:rPr>
                <w:rFonts w:ascii="Times New Roman" w:hAnsi="Times New Roman" w:cs="Times New Roman"/>
                <w:b/>
                <w:bCs/>
                <w:sz w:val="20"/>
                <w:szCs w:val="20"/>
              </w:rPr>
              <w:t>Cieľová závažnosť</w:t>
            </w:r>
          </w:p>
        </w:tc>
        <w:tc>
          <w:tcPr>
            <w:tcW w:w="883" w:type="dxa"/>
            <w:tcBorders>
              <w:top w:val="single" w:sz="10" w:space="0" w:color="000000"/>
              <w:left w:val="nil"/>
              <w:bottom w:val="single" w:sz="8" w:space="0" w:color="000000"/>
              <w:right w:val="nil"/>
            </w:tcBorders>
          </w:tcPr>
          <w:p w14:paraId="6E30E1B9" w14:textId="77777777" w:rsidR="00AE0C10" w:rsidRDefault="00000000">
            <w:pPr>
              <w:pStyle w:val="Compact"/>
              <w:spacing w:after="0"/>
            </w:pPr>
            <w:r>
              <w:rPr>
                <w:rFonts w:ascii="Times New Roman" w:hAnsi="Times New Roman" w:cs="Times New Roman"/>
                <w:b/>
                <w:bCs/>
                <w:sz w:val="20"/>
                <w:szCs w:val="20"/>
              </w:rPr>
              <w:t>Modálna expert. závažnosť</w:t>
            </w:r>
          </w:p>
        </w:tc>
        <w:tc>
          <w:tcPr>
            <w:tcW w:w="879" w:type="dxa"/>
            <w:tcBorders>
              <w:top w:val="single" w:sz="10" w:space="0" w:color="000000"/>
              <w:left w:val="nil"/>
              <w:bottom w:val="single" w:sz="8" w:space="0" w:color="000000"/>
              <w:right w:val="nil"/>
            </w:tcBorders>
          </w:tcPr>
          <w:p w14:paraId="64506F70" w14:textId="77777777" w:rsidR="00AE0C10" w:rsidRDefault="00000000">
            <w:pPr>
              <w:pStyle w:val="Compact"/>
              <w:spacing w:after="0"/>
            </w:pPr>
            <w:r>
              <w:rPr>
                <w:rFonts w:ascii="Times New Roman" w:hAnsi="Times New Roman" w:cs="Times New Roman"/>
                <w:b/>
                <w:bCs/>
                <w:sz w:val="20"/>
                <w:szCs w:val="20"/>
              </w:rPr>
              <w:t>Zhoda so závažnosťou (%)</w:t>
            </w:r>
          </w:p>
        </w:tc>
      </w:tr>
      <w:tr w:rsidR="00AE0C10" w14:paraId="5F0640E4" w14:textId="77777777" w:rsidTr="00AE0C10">
        <w:trPr>
          <w:jc w:val="center"/>
        </w:trPr>
        <w:tc>
          <w:tcPr>
            <w:tcW w:w="883" w:type="dxa"/>
            <w:tcBorders>
              <w:top w:val="nil"/>
              <w:left w:val="nil"/>
              <w:bottom w:val="nil"/>
              <w:right w:val="nil"/>
            </w:tcBorders>
          </w:tcPr>
          <w:p w14:paraId="562F927C" w14:textId="77777777" w:rsidR="00AE0C10" w:rsidRDefault="00000000">
            <w:pPr>
              <w:pStyle w:val="Compact"/>
              <w:spacing w:after="0"/>
            </w:pPr>
            <w:r>
              <w:rPr>
                <w:rFonts w:ascii="Times New Roman" w:hAnsi="Times New Roman" w:cs="Times New Roman"/>
                <w:sz w:val="20"/>
                <w:szCs w:val="20"/>
              </w:rPr>
              <w:t>4</w:t>
            </w:r>
          </w:p>
        </w:tc>
        <w:tc>
          <w:tcPr>
            <w:tcW w:w="883" w:type="dxa"/>
            <w:tcBorders>
              <w:top w:val="nil"/>
              <w:left w:val="nil"/>
              <w:bottom w:val="nil"/>
              <w:right w:val="nil"/>
            </w:tcBorders>
          </w:tcPr>
          <w:p w14:paraId="7A1370CA" w14:textId="77777777" w:rsidR="00AE0C10" w:rsidRDefault="00000000">
            <w:pPr>
              <w:pStyle w:val="Compact"/>
              <w:spacing w:after="0"/>
            </w:pPr>
            <w:r>
              <w:rPr>
                <w:rFonts w:ascii="Times New Roman" w:hAnsi="Times New Roman" w:cs="Times New Roman"/>
                <w:sz w:val="20"/>
                <w:szCs w:val="20"/>
              </w:rPr>
              <w:t xml:space="preserve">Muž s vysokou pracovnou </w:t>
            </w:r>
            <w:r>
              <w:rPr>
                <w:rFonts w:ascii="Times New Roman" w:hAnsi="Times New Roman" w:cs="Times New Roman"/>
                <w:sz w:val="20"/>
                <w:szCs w:val="20"/>
              </w:rPr>
              <w:lastRenderedPageBreak/>
              <w:t>záťažou</w:t>
            </w:r>
          </w:p>
        </w:tc>
        <w:tc>
          <w:tcPr>
            <w:tcW w:w="883" w:type="dxa"/>
            <w:tcBorders>
              <w:top w:val="nil"/>
              <w:left w:val="nil"/>
              <w:bottom w:val="nil"/>
              <w:right w:val="nil"/>
            </w:tcBorders>
          </w:tcPr>
          <w:p w14:paraId="56DAFC1A" w14:textId="77777777" w:rsidR="00AE0C10" w:rsidRDefault="00000000">
            <w:pPr>
              <w:pStyle w:val="Compact"/>
              <w:spacing w:after="0"/>
            </w:pPr>
            <w:r>
              <w:rPr>
                <w:rFonts w:ascii="Times New Roman" w:hAnsi="Times New Roman" w:cs="Times New Roman"/>
                <w:sz w:val="20"/>
                <w:szCs w:val="20"/>
              </w:rPr>
              <w:lastRenderedPageBreak/>
              <w:t>2,9</w:t>
            </w:r>
          </w:p>
        </w:tc>
        <w:tc>
          <w:tcPr>
            <w:tcW w:w="883" w:type="dxa"/>
            <w:tcBorders>
              <w:top w:val="nil"/>
              <w:left w:val="nil"/>
              <w:bottom w:val="nil"/>
              <w:right w:val="nil"/>
            </w:tcBorders>
          </w:tcPr>
          <w:p w14:paraId="2A0661EA" w14:textId="77777777" w:rsidR="00AE0C10" w:rsidRDefault="00000000">
            <w:pPr>
              <w:pStyle w:val="Compact"/>
              <w:spacing w:after="0"/>
            </w:pPr>
            <w:r>
              <w:rPr>
                <w:rFonts w:ascii="Times New Roman" w:hAnsi="Times New Roman" w:cs="Times New Roman"/>
                <w:sz w:val="20"/>
                <w:szCs w:val="20"/>
              </w:rPr>
              <w:t>2,5</w:t>
            </w:r>
          </w:p>
        </w:tc>
        <w:tc>
          <w:tcPr>
            <w:tcW w:w="883" w:type="dxa"/>
            <w:tcBorders>
              <w:top w:val="nil"/>
              <w:left w:val="nil"/>
              <w:bottom w:val="nil"/>
              <w:right w:val="nil"/>
            </w:tcBorders>
          </w:tcPr>
          <w:p w14:paraId="51E71A22" w14:textId="77777777" w:rsidR="00AE0C10" w:rsidRDefault="00000000">
            <w:pPr>
              <w:pStyle w:val="Compact"/>
              <w:spacing w:after="0"/>
            </w:pPr>
            <w:r>
              <w:rPr>
                <w:rFonts w:ascii="Times New Roman" w:hAnsi="Times New Roman" w:cs="Times New Roman"/>
                <w:sz w:val="20"/>
                <w:szCs w:val="20"/>
              </w:rPr>
              <w:t>2,7</w:t>
            </w:r>
          </w:p>
        </w:tc>
        <w:tc>
          <w:tcPr>
            <w:tcW w:w="883" w:type="dxa"/>
            <w:tcBorders>
              <w:top w:val="nil"/>
              <w:left w:val="nil"/>
              <w:bottom w:val="nil"/>
              <w:right w:val="nil"/>
            </w:tcBorders>
          </w:tcPr>
          <w:p w14:paraId="29E2792C" w14:textId="77777777" w:rsidR="00AE0C10" w:rsidRDefault="00000000">
            <w:pPr>
              <w:pStyle w:val="Compact"/>
              <w:spacing w:after="0"/>
            </w:pPr>
            <w:r>
              <w:rPr>
                <w:rFonts w:ascii="Times New Roman" w:hAnsi="Times New Roman" w:cs="Times New Roman"/>
                <w:sz w:val="20"/>
                <w:szCs w:val="20"/>
              </w:rPr>
              <w:t>3,0</w:t>
            </w:r>
          </w:p>
        </w:tc>
        <w:tc>
          <w:tcPr>
            <w:tcW w:w="883" w:type="dxa"/>
            <w:tcBorders>
              <w:top w:val="nil"/>
              <w:left w:val="nil"/>
              <w:bottom w:val="nil"/>
              <w:right w:val="nil"/>
            </w:tcBorders>
          </w:tcPr>
          <w:p w14:paraId="704F5942" w14:textId="77777777" w:rsidR="00AE0C10" w:rsidRDefault="00000000">
            <w:pPr>
              <w:pStyle w:val="Compact"/>
              <w:spacing w:after="0"/>
            </w:pPr>
            <w:r>
              <w:rPr>
                <w:rFonts w:ascii="Times New Roman" w:hAnsi="Times New Roman" w:cs="Times New Roman"/>
                <w:sz w:val="20"/>
                <w:szCs w:val="20"/>
              </w:rPr>
              <w:t>skôr stredná</w:t>
            </w:r>
          </w:p>
        </w:tc>
        <w:tc>
          <w:tcPr>
            <w:tcW w:w="883" w:type="dxa"/>
            <w:tcBorders>
              <w:top w:val="nil"/>
              <w:left w:val="nil"/>
              <w:bottom w:val="nil"/>
              <w:right w:val="nil"/>
            </w:tcBorders>
          </w:tcPr>
          <w:p w14:paraId="2F2035BC" w14:textId="77777777" w:rsidR="00AE0C10" w:rsidRDefault="00000000">
            <w:pPr>
              <w:pStyle w:val="Compact"/>
              <w:spacing w:after="0"/>
            </w:pPr>
            <w:r>
              <w:rPr>
                <w:rFonts w:ascii="Times New Roman" w:hAnsi="Times New Roman" w:cs="Times New Roman"/>
                <w:sz w:val="20"/>
                <w:szCs w:val="20"/>
              </w:rPr>
              <w:t>skôr stredná</w:t>
            </w:r>
          </w:p>
        </w:tc>
        <w:tc>
          <w:tcPr>
            <w:tcW w:w="879" w:type="dxa"/>
            <w:tcBorders>
              <w:top w:val="nil"/>
              <w:left w:val="nil"/>
              <w:bottom w:val="nil"/>
              <w:right w:val="nil"/>
            </w:tcBorders>
          </w:tcPr>
          <w:p w14:paraId="01BA3169" w14:textId="77777777" w:rsidR="00AE0C10" w:rsidRDefault="00000000">
            <w:pPr>
              <w:pStyle w:val="Compact"/>
              <w:spacing w:after="0"/>
            </w:pPr>
            <w:r>
              <w:rPr>
                <w:rFonts w:ascii="Times New Roman" w:hAnsi="Times New Roman" w:cs="Times New Roman"/>
                <w:sz w:val="20"/>
                <w:szCs w:val="20"/>
              </w:rPr>
              <w:t>100,0</w:t>
            </w:r>
          </w:p>
        </w:tc>
      </w:tr>
      <w:tr w:rsidR="00AE0C10" w14:paraId="5AFB7A55" w14:textId="77777777" w:rsidTr="00AE0C10">
        <w:trPr>
          <w:jc w:val="center"/>
        </w:trPr>
        <w:tc>
          <w:tcPr>
            <w:tcW w:w="883" w:type="dxa"/>
            <w:tcBorders>
              <w:top w:val="nil"/>
              <w:left w:val="nil"/>
              <w:bottom w:val="nil"/>
              <w:right w:val="nil"/>
            </w:tcBorders>
          </w:tcPr>
          <w:p w14:paraId="0DF44A11" w14:textId="77777777" w:rsidR="00AE0C10" w:rsidRDefault="00000000">
            <w:pPr>
              <w:pStyle w:val="Compact"/>
              <w:spacing w:after="0"/>
            </w:pPr>
            <w:r>
              <w:rPr>
                <w:rFonts w:ascii="Times New Roman" w:hAnsi="Times New Roman" w:cs="Times New Roman"/>
                <w:sz w:val="20"/>
                <w:szCs w:val="20"/>
              </w:rPr>
              <w:t>2</w:t>
            </w:r>
          </w:p>
        </w:tc>
        <w:tc>
          <w:tcPr>
            <w:tcW w:w="883" w:type="dxa"/>
            <w:tcBorders>
              <w:top w:val="nil"/>
              <w:left w:val="nil"/>
              <w:bottom w:val="nil"/>
              <w:right w:val="nil"/>
            </w:tcBorders>
          </w:tcPr>
          <w:p w14:paraId="6FCA337B" w14:textId="77777777" w:rsidR="00AE0C10" w:rsidRDefault="00000000">
            <w:pPr>
              <w:pStyle w:val="Compact"/>
              <w:spacing w:after="0"/>
            </w:pPr>
            <w:r>
              <w:rPr>
                <w:rFonts w:ascii="Times New Roman" w:hAnsi="Times New Roman" w:cs="Times New Roman"/>
                <w:sz w:val="20"/>
                <w:szCs w:val="20"/>
              </w:rPr>
              <w:t>Mladý muž so smennou prácou</w:t>
            </w:r>
          </w:p>
        </w:tc>
        <w:tc>
          <w:tcPr>
            <w:tcW w:w="883" w:type="dxa"/>
            <w:tcBorders>
              <w:top w:val="nil"/>
              <w:left w:val="nil"/>
              <w:bottom w:val="nil"/>
              <w:right w:val="nil"/>
            </w:tcBorders>
          </w:tcPr>
          <w:p w14:paraId="3B25F690" w14:textId="77777777" w:rsidR="00AE0C10" w:rsidRDefault="00000000">
            <w:pPr>
              <w:pStyle w:val="Compact"/>
              <w:spacing w:after="0"/>
            </w:pPr>
            <w:r>
              <w:rPr>
                <w:rFonts w:ascii="Times New Roman" w:hAnsi="Times New Roman" w:cs="Times New Roman"/>
                <w:sz w:val="20"/>
                <w:szCs w:val="20"/>
              </w:rPr>
              <w:t>3,0</w:t>
            </w:r>
          </w:p>
        </w:tc>
        <w:tc>
          <w:tcPr>
            <w:tcW w:w="883" w:type="dxa"/>
            <w:tcBorders>
              <w:top w:val="nil"/>
              <w:left w:val="nil"/>
              <w:bottom w:val="nil"/>
              <w:right w:val="nil"/>
            </w:tcBorders>
          </w:tcPr>
          <w:p w14:paraId="3A70B5F9" w14:textId="77777777" w:rsidR="00AE0C10" w:rsidRDefault="00000000">
            <w:pPr>
              <w:pStyle w:val="Compact"/>
              <w:spacing w:after="0"/>
            </w:pPr>
            <w:r>
              <w:rPr>
                <w:rFonts w:ascii="Times New Roman" w:hAnsi="Times New Roman" w:cs="Times New Roman"/>
                <w:sz w:val="20"/>
                <w:szCs w:val="20"/>
              </w:rPr>
              <w:t>2,8</w:t>
            </w:r>
          </w:p>
        </w:tc>
        <w:tc>
          <w:tcPr>
            <w:tcW w:w="883" w:type="dxa"/>
            <w:tcBorders>
              <w:top w:val="nil"/>
              <w:left w:val="nil"/>
              <w:bottom w:val="nil"/>
              <w:right w:val="nil"/>
            </w:tcBorders>
          </w:tcPr>
          <w:p w14:paraId="1101EC20" w14:textId="77777777" w:rsidR="00AE0C10" w:rsidRDefault="00000000">
            <w:pPr>
              <w:pStyle w:val="Compact"/>
              <w:spacing w:after="0"/>
            </w:pPr>
            <w:r>
              <w:rPr>
                <w:rFonts w:ascii="Times New Roman" w:hAnsi="Times New Roman" w:cs="Times New Roman"/>
                <w:sz w:val="20"/>
                <w:szCs w:val="20"/>
              </w:rPr>
              <w:t>2,7</w:t>
            </w:r>
          </w:p>
        </w:tc>
        <w:tc>
          <w:tcPr>
            <w:tcW w:w="883" w:type="dxa"/>
            <w:tcBorders>
              <w:top w:val="nil"/>
              <w:left w:val="nil"/>
              <w:bottom w:val="nil"/>
              <w:right w:val="nil"/>
            </w:tcBorders>
          </w:tcPr>
          <w:p w14:paraId="11CC32DD" w14:textId="77777777" w:rsidR="00AE0C10" w:rsidRDefault="00000000">
            <w:pPr>
              <w:pStyle w:val="Compact"/>
              <w:spacing w:after="0"/>
            </w:pPr>
            <w:r>
              <w:rPr>
                <w:rFonts w:ascii="Times New Roman" w:hAnsi="Times New Roman" w:cs="Times New Roman"/>
                <w:sz w:val="20"/>
                <w:szCs w:val="20"/>
              </w:rPr>
              <w:t>3,2</w:t>
            </w:r>
          </w:p>
        </w:tc>
        <w:tc>
          <w:tcPr>
            <w:tcW w:w="883" w:type="dxa"/>
            <w:tcBorders>
              <w:top w:val="nil"/>
              <w:left w:val="nil"/>
              <w:bottom w:val="nil"/>
              <w:right w:val="nil"/>
            </w:tcBorders>
          </w:tcPr>
          <w:p w14:paraId="61C7F457" w14:textId="77777777" w:rsidR="00AE0C10" w:rsidRDefault="00000000">
            <w:pPr>
              <w:pStyle w:val="Compact"/>
              <w:spacing w:after="0"/>
            </w:pPr>
            <w:r>
              <w:rPr>
                <w:rFonts w:ascii="Times New Roman" w:hAnsi="Times New Roman" w:cs="Times New Roman"/>
                <w:sz w:val="20"/>
                <w:szCs w:val="20"/>
              </w:rPr>
              <w:t>skôr stredná</w:t>
            </w:r>
          </w:p>
        </w:tc>
        <w:tc>
          <w:tcPr>
            <w:tcW w:w="883" w:type="dxa"/>
            <w:tcBorders>
              <w:top w:val="nil"/>
              <w:left w:val="nil"/>
              <w:bottom w:val="nil"/>
              <w:right w:val="nil"/>
            </w:tcBorders>
          </w:tcPr>
          <w:p w14:paraId="4EF5A650" w14:textId="77777777" w:rsidR="00AE0C10" w:rsidRDefault="00000000">
            <w:pPr>
              <w:pStyle w:val="Compact"/>
              <w:spacing w:after="0"/>
            </w:pPr>
            <w:r>
              <w:rPr>
                <w:rFonts w:ascii="Times New Roman" w:hAnsi="Times New Roman" w:cs="Times New Roman"/>
                <w:sz w:val="20"/>
                <w:szCs w:val="20"/>
              </w:rPr>
              <w:t>skôr stredná</w:t>
            </w:r>
          </w:p>
        </w:tc>
        <w:tc>
          <w:tcPr>
            <w:tcW w:w="879" w:type="dxa"/>
            <w:tcBorders>
              <w:top w:val="nil"/>
              <w:left w:val="nil"/>
              <w:bottom w:val="nil"/>
              <w:right w:val="nil"/>
            </w:tcBorders>
          </w:tcPr>
          <w:p w14:paraId="40FA3CCE" w14:textId="77777777" w:rsidR="00AE0C10" w:rsidRDefault="00000000">
            <w:pPr>
              <w:pStyle w:val="Compact"/>
              <w:spacing w:after="0"/>
            </w:pPr>
            <w:r>
              <w:rPr>
                <w:rFonts w:ascii="Times New Roman" w:hAnsi="Times New Roman" w:cs="Times New Roman"/>
                <w:sz w:val="20"/>
                <w:szCs w:val="20"/>
              </w:rPr>
              <w:t>83,3</w:t>
            </w:r>
          </w:p>
        </w:tc>
      </w:tr>
      <w:tr w:rsidR="00AE0C10" w14:paraId="07D69EDF" w14:textId="77777777" w:rsidTr="00AE0C10">
        <w:trPr>
          <w:jc w:val="center"/>
        </w:trPr>
        <w:tc>
          <w:tcPr>
            <w:tcW w:w="883" w:type="dxa"/>
            <w:tcBorders>
              <w:top w:val="nil"/>
              <w:left w:val="nil"/>
              <w:bottom w:val="nil"/>
              <w:right w:val="nil"/>
            </w:tcBorders>
          </w:tcPr>
          <w:p w14:paraId="7C91045D" w14:textId="77777777" w:rsidR="00AE0C10" w:rsidRDefault="00000000">
            <w:pPr>
              <w:pStyle w:val="Compact"/>
              <w:spacing w:after="0"/>
            </w:pPr>
            <w:r>
              <w:rPr>
                <w:rFonts w:ascii="Times New Roman" w:hAnsi="Times New Roman" w:cs="Times New Roman"/>
                <w:sz w:val="20"/>
                <w:szCs w:val="20"/>
              </w:rPr>
              <w:t>1</w:t>
            </w:r>
          </w:p>
        </w:tc>
        <w:tc>
          <w:tcPr>
            <w:tcW w:w="883" w:type="dxa"/>
            <w:tcBorders>
              <w:top w:val="nil"/>
              <w:left w:val="nil"/>
              <w:bottom w:val="nil"/>
              <w:right w:val="nil"/>
            </w:tcBorders>
          </w:tcPr>
          <w:p w14:paraId="62615CCB" w14:textId="77777777" w:rsidR="00AE0C10" w:rsidRDefault="00000000">
            <w:pPr>
              <w:pStyle w:val="Compact"/>
              <w:spacing w:after="0"/>
            </w:pPr>
            <w:r>
              <w:rPr>
                <w:rFonts w:ascii="Times New Roman" w:hAnsi="Times New Roman" w:cs="Times New Roman"/>
                <w:sz w:val="20"/>
                <w:szCs w:val="20"/>
              </w:rPr>
              <w:t>Mladá žena s pracovno-študijným preťažením</w:t>
            </w:r>
          </w:p>
        </w:tc>
        <w:tc>
          <w:tcPr>
            <w:tcW w:w="883" w:type="dxa"/>
            <w:tcBorders>
              <w:top w:val="nil"/>
              <w:left w:val="nil"/>
              <w:bottom w:val="nil"/>
              <w:right w:val="nil"/>
            </w:tcBorders>
          </w:tcPr>
          <w:p w14:paraId="4C31BF12" w14:textId="77777777" w:rsidR="00AE0C10" w:rsidRDefault="00000000">
            <w:pPr>
              <w:pStyle w:val="Compact"/>
              <w:spacing w:after="0"/>
            </w:pPr>
            <w:r>
              <w:rPr>
                <w:rFonts w:ascii="Times New Roman" w:hAnsi="Times New Roman" w:cs="Times New Roman"/>
                <w:sz w:val="20"/>
                <w:szCs w:val="20"/>
              </w:rPr>
              <w:t>3,0</w:t>
            </w:r>
          </w:p>
        </w:tc>
        <w:tc>
          <w:tcPr>
            <w:tcW w:w="883" w:type="dxa"/>
            <w:tcBorders>
              <w:top w:val="nil"/>
              <w:left w:val="nil"/>
              <w:bottom w:val="nil"/>
              <w:right w:val="nil"/>
            </w:tcBorders>
          </w:tcPr>
          <w:p w14:paraId="2B7C01E3" w14:textId="77777777" w:rsidR="00AE0C10" w:rsidRDefault="00000000">
            <w:pPr>
              <w:pStyle w:val="Compact"/>
              <w:spacing w:after="0"/>
            </w:pPr>
            <w:r>
              <w:rPr>
                <w:rFonts w:ascii="Times New Roman" w:hAnsi="Times New Roman" w:cs="Times New Roman"/>
                <w:sz w:val="20"/>
                <w:szCs w:val="20"/>
              </w:rPr>
              <w:t>2,5</w:t>
            </w:r>
          </w:p>
        </w:tc>
        <w:tc>
          <w:tcPr>
            <w:tcW w:w="883" w:type="dxa"/>
            <w:tcBorders>
              <w:top w:val="nil"/>
              <w:left w:val="nil"/>
              <w:bottom w:val="nil"/>
              <w:right w:val="nil"/>
            </w:tcBorders>
          </w:tcPr>
          <w:p w14:paraId="4F612DF7" w14:textId="77777777" w:rsidR="00AE0C10" w:rsidRDefault="00000000">
            <w:pPr>
              <w:pStyle w:val="Compact"/>
              <w:spacing w:after="0"/>
            </w:pPr>
            <w:r>
              <w:rPr>
                <w:rFonts w:ascii="Times New Roman" w:hAnsi="Times New Roman" w:cs="Times New Roman"/>
                <w:sz w:val="20"/>
                <w:szCs w:val="20"/>
              </w:rPr>
              <w:t>2,8</w:t>
            </w:r>
          </w:p>
        </w:tc>
        <w:tc>
          <w:tcPr>
            <w:tcW w:w="883" w:type="dxa"/>
            <w:tcBorders>
              <w:top w:val="nil"/>
              <w:left w:val="nil"/>
              <w:bottom w:val="nil"/>
              <w:right w:val="nil"/>
            </w:tcBorders>
          </w:tcPr>
          <w:p w14:paraId="5E2D4807" w14:textId="77777777" w:rsidR="00AE0C10" w:rsidRDefault="00000000">
            <w:pPr>
              <w:pStyle w:val="Compact"/>
              <w:spacing w:after="0"/>
            </w:pPr>
            <w:r>
              <w:rPr>
                <w:rFonts w:ascii="Times New Roman" w:hAnsi="Times New Roman" w:cs="Times New Roman"/>
                <w:sz w:val="20"/>
                <w:szCs w:val="20"/>
              </w:rPr>
              <w:t>3,0</w:t>
            </w:r>
          </w:p>
        </w:tc>
        <w:tc>
          <w:tcPr>
            <w:tcW w:w="883" w:type="dxa"/>
            <w:tcBorders>
              <w:top w:val="nil"/>
              <w:left w:val="nil"/>
              <w:bottom w:val="nil"/>
              <w:right w:val="nil"/>
            </w:tcBorders>
          </w:tcPr>
          <w:p w14:paraId="0A311295" w14:textId="77777777" w:rsidR="00AE0C10" w:rsidRDefault="00000000">
            <w:pPr>
              <w:pStyle w:val="Compact"/>
              <w:spacing w:after="0"/>
            </w:pPr>
            <w:r>
              <w:rPr>
                <w:rFonts w:ascii="Times New Roman" w:hAnsi="Times New Roman" w:cs="Times New Roman"/>
                <w:sz w:val="20"/>
                <w:szCs w:val="20"/>
              </w:rPr>
              <w:t>skôr stredná</w:t>
            </w:r>
          </w:p>
        </w:tc>
        <w:tc>
          <w:tcPr>
            <w:tcW w:w="883" w:type="dxa"/>
            <w:tcBorders>
              <w:top w:val="nil"/>
              <w:left w:val="nil"/>
              <w:bottom w:val="nil"/>
              <w:right w:val="nil"/>
            </w:tcBorders>
          </w:tcPr>
          <w:p w14:paraId="17A29009" w14:textId="77777777" w:rsidR="00AE0C10" w:rsidRDefault="00000000">
            <w:pPr>
              <w:pStyle w:val="Compact"/>
              <w:spacing w:after="0"/>
            </w:pPr>
            <w:r>
              <w:rPr>
                <w:rFonts w:ascii="Times New Roman" w:hAnsi="Times New Roman" w:cs="Times New Roman"/>
                <w:sz w:val="20"/>
                <w:szCs w:val="20"/>
              </w:rPr>
              <w:t>skôr stredná</w:t>
            </w:r>
          </w:p>
        </w:tc>
        <w:tc>
          <w:tcPr>
            <w:tcW w:w="879" w:type="dxa"/>
            <w:tcBorders>
              <w:top w:val="nil"/>
              <w:left w:val="nil"/>
              <w:bottom w:val="nil"/>
              <w:right w:val="nil"/>
            </w:tcBorders>
          </w:tcPr>
          <w:p w14:paraId="527C5BB2" w14:textId="77777777" w:rsidR="00AE0C10" w:rsidRDefault="00000000">
            <w:pPr>
              <w:pStyle w:val="Compact"/>
              <w:spacing w:after="0"/>
            </w:pPr>
            <w:r>
              <w:rPr>
                <w:rFonts w:ascii="Times New Roman" w:hAnsi="Times New Roman" w:cs="Times New Roman"/>
                <w:sz w:val="20"/>
                <w:szCs w:val="20"/>
              </w:rPr>
              <w:t>83,3</w:t>
            </w:r>
          </w:p>
        </w:tc>
      </w:tr>
      <w:tr w:rsidR="00AE0C10" w14:paraId="633A8583" w14:textId="77777777" w:rsidTr="00AE0C10">
        <w:trPr>
          <w:jc w:val="center"/>
        </w:trPr>
        <w:tc>
          <w:tcPr>
            <w:tcW w:w="883" w:type="dxa"/>
            <w:tcBorders>
              <w:top w:val="nil"/>
              <w:left w:val="nil"/>
              <w:bottom w:val="nil"/>
              <w:right w:val="nil"/>
            </w:tcBorders>
          </w:tcPr>
          <w:p w14:paraId="4F99975E" w14:textId="77777777" w:rsidR="00AE0C10" w:rsidRDefault="00000000">
            <w:pPr>
              <w:pStyle w:val="Compact"/>
              <w:spacing w:after="0"/>
            </w:pPr>
            <w:r>
              <w:rPr>
                <w:rFonts w:ascii="Times New Roman" w:hAnsi="Times New Roman" w:cs="Times New Roman"/>
                <w:sz w:val="20"/>
                <w:szCs w:val="20"/>
              </w:rPr>
              <w:t>5</w:t>
            </w:r>
          </w:p>
        </w:tc>
        <w:tc>
          <w:tcPr>
            <w:tcW w:w="883" w:type="dxa"/>
            <w:tcBorders>
              <w:top w:val="nil"/>
              <w:left w:val="nil"/>
              <w:bottom w:val="nil"/>
              <w:right w:val="nil"/>
            </w:tcBorders>
          </w:tcPr>
          <w:p w14:paraId="5250E07E" w14:textId="77777777" w:rsidR="00AE0C10" w:rsidRDefault="00000000">
            <w:pPr>
              <w:pStyle w:val="Compact"/>
              <w:spacing w:after="0"/>
            </w:pPr>
            <w:r>
              <w:rPr>
                <w:rFonts w:ascii="Times New Roman" w:hAnsi="Times New Roman" w:cs="Times New Roman"/>
                <w:sz w:val="20"/>
                <w:szCs w:val="20"/>
              </w:rPr>
              <w:t>Rozvedená žena s finančným tlakom</w:t>
            </w:r>
          </w:p>
        </w:tc>
        <w:tc>
          <w:tcPr>
            <w:tcW w:w="883" w:type="dxa"/>
            <w:tcBorders>
              <w:top w:val="nil"/>
              <w:left w:val="nil"/>
              <w:bottom w:val="nil"/>
              <w:right w:val="nil"/>
            </w:tcBorders>
          </w:tcPr>
          <w:p w14:paraId="03C11878" w14:textId="77777777" w:rsidR="00AE0C10" w:rsidRDefault="00000000">
            <w:pPr>
              <w:pStyle w:val="Compact"/>
              <w:spacing w:after="0"/>
            </w:pPr>
            <w:r>
              <w:rPr>
                <w:rFonts w:ascii="Times New Roman" w:hAnsi="Times New Roman" w:cs="Times New Roman"/>
                <w:sz w:val="20"/>
                <w:szCs w:val="20"/>
              </w:rPr>
              <w:t>3,0</w:t>
            </w:r>
          </w:p>
        </w:tc>
        <w:tc>
          <w:tcPr>
            <w:tcW w:w="883" w:type="dxa"/>
            <w:tcBorders>
              <w:top w:val="nil"/>
              <w:left w:val="nil"/>
              <w:bottom w:val="nil"/>
              <w:right w:val="nil"/>
            </w:tcBorders>
          </w:tcPr>
          <w:p w14:paraId="21D46D24" w14:textId="77777777" w:rsidR="00AE0C10" w:rsidRDefault="00000000">
            <w:pPr>
              <w:pStyle w:val="Compact"/>
              <w:spacing w:after="0"/>
            </w:pPr>
            <w:r>
              <w:rPr>
                <w:rFonts w:ascii="Times New Roman" w:hAnsi="Times New Roman" w:cs="Times New Roman"/>
                <w:sz w:val="20"/>
                <w:szCs w:val="20"/>
              </w:rPr>
              <w:t>2,7</w:t>
            </w:r>
          </w:p>
        </w:tc>
        <w:tc>
          <w:tcPr>
            <w:tcW w:w="883" w:type="dxa"/>
            <w:tcBorders>
              <w:top w:val="nil"/>
              <w:left w:val="nil"/>
              <w:bottom w:val="nil"/>
              <w:right w:val="nil"/>
            </w:tcBorders>
          </w:tcPr>
          <w:p w14:paraId="6D6BC4BC" w14:textId="77777777" w:rsidR="00AE0C10" w:rsidRDefault="00000000">
            <w:pPr>
              <w:pStyle w:val="Compact"/>
              <w:spacing w:after="0"/>
            </w:pPr>
            <w:r>
              <w:rPr>
                <w:rFonts w:ascii="Times New Roman" w:hAnsi="Times New Roman" w:cs="Times New Roman"/>
                <w:sz w:val="20"/>
                <w:szCs w:val="20"/>
              </w:rPr>
              <w:t>2,7</w:t>
            </w:r>
          </w:p>
        </w:tc>
        <w:tc>
          <w:tcPr>
            <w:tcW w:w="883" w:type="dxa"/>
            <w:tcBorders>
              <w:top w:val="nil"/>
              <w:left w:val="nil"/>
              <w:bottom w:val="nil"/>
              <w:right w:val="nil"/>
            </w:tcBorders>
          </w:tcPr>
          <w:p w14:paraId="5A674526" w14:textId="77777777" w:rsidR="00AE0C10" w:rsidRDefault="00000000">
            <w:pPr>
              <w:pStyle w:val="Compact"/>
              <w:spacing w:after="0"/>
            </w:pPr>
            <w:r>
              <w:rPr>
                <w:rFonts w:ascii="Times New Roman" w:hAnsi="Times New Roman" w:cs="Times New Roman"/>
                <w:sz w:val="20"/>
                <w:szCs w:val="20"/>
              </w:rPr>
              <w:t>2,8</w:t>
            </w:r>
          </w:p>
        </w:tc>
        <w:tc>
          <w:tcPr>
            <w:tcW w:w="883" w:type="dxa"/>
            <w:tcBorders>
              <w:top w:val="nil"/>
              <w:left w:val="nil"/>
              <w:bottom w:val="nil"/>
              <w:right w:val="nil"/>
            </w:tcBorders>
          </w:tcPr>
          <w:p w14:paraId="46D4AF60" w14:textId="77777777" w:rsidR="00AE0C10" w:rsidRDefault="00000000">
            <w:pPr>
              <w:pStyle w:val="Compact"/>
              <w:spacing w:after="0"/>
            </w:pPr>
            <w:r>
              <w:rPr>
                <w:rFonts w:ascii="Times New Roman" w:hAnsi="Times New Roman" w:cs="Times New Roman"/>
                <w:sz w:val="20"/>
                <w:szCs w:val="20"/>
              </w:rPr>
              <w:t>skôr stredná</w:t>
            </w:r>
          </w:p>
        </w:tc>
        <w:tc>
          <w:tcPr>
            <w:tcW w:w="883" w:type="dxa"/>
            <w:tcBorders>
              <w:top w:val="nil"/>
              <w:left w:val="nil"/>
              <w:bottom w:val="nil"/>
              <w:right w:val="nil"/>
            </w:tcBorders>
          </w:tcPr>
          <w:p w14:paraId="6858D748" w14:textId="77777777" w:rsidR="00AE0C10" w:rsidRDefault="00000000">
            <w:pPr>
              <w:pStyle w:val="Compact"/>
              <w:spacing w:after="0"/>
            </w:pPr>
            <w:r>
              <w:rPr>
                <w:rFonts w:ascii="Times New Roman" w:hAnsi="Times New Roman" w:cs="Times New Roman"/>
                <w:sz w:val="20"/>
                <w:szCs w:val="20"/>
              </w:rPr>
              <w:t>skôr stredne ťažká</w:t>
            </w:r>
          </w:p>
        </w:tc>
        <w:tc>
          <w:tcPr>
            <w:tcW w:w="879" w:type="dxa"/>
            <w:tcBorders>
              <w:top w:val="nil"/>
              <w:left w:val="nil"/>
              <w:bottom w:val="nil"/>
              <w:right w:val="nil"/>
            </w:tcBorders>
          </w:tcPr>
          <w:p w14:paraId="3347C417" w14:textId="77777777" w:rsidR="00AE0C10" w:rsidRDefault="00000000">
            <w:pPr>
              <w:pStyle w:val="Compact"/>
              <w:spacing w:after="0"/>
            </w:pPr>
            <w:r>
              <w:rPr>
                <w:rFonts w:ascii="Times New Roman" w:hAnsi="Times New Roman" w:cs="Times New Roman"/>
                <w:sz w:val="20"/>
                <w:szCs w:val="20"/>
              </w:rPr>
              <w:t>33,3</w:t>
            </w:r>
          </w:p>
        </w:tc>
      </w:tr>
      <w:tr w:rsidR="00AE0C10" w14:paraId="40884E8B" w14:textId="77777777" w:rsidTr="00AE0C10">
        <w:trPr>
          <w:jc w:val="center"/>
        </w:trPr>
        <w:tc>
          <w:tcPr>
            <w:tcW w:w="883" w:type="dxa"/>
            <w:tcBorders>
              <w:top w:val="nil"/>
              <w:left w:val="nil"/>
              <w:bottom w:val="nil"/>
              <w:right w:val="nil"/>
            </w:tcBorders>
          </w:tcPr>
          <w:p w14:paraId="5720E6A7" w14:textId="77777777" w:rsidR="00AE0C10" w:rsidRDefault="00000000">
            <w:pPr>
              <w:pStyle w:val="Compact"/>
              <w:spacing w:after="0"/>
            </w:pPr>
            <w:r>
              <w:rPr>
                <w:rFonts w:ascii="Times New Roman" w:hAnsi="Times New Roman" w:cs="Times New Roman"/>
                <w:sz w:val="20"/>
                <w:szCs w:val="20"/>
              </w:rPr>
              <w:t>6</w:t>
            </w:r>
          </w:p>
        </w:tc>
        <w:tc>
          <w:tcPr>
            <w:tcW w:w="883" w:type="dxa"/>
            <w:tcBorders>
              <w:top w:val="nil"/>
              <w:left w:val="nil"/>
              <w:bottom w:val="nil"/>
              <w:right w:val="nil"/>
            </w:tcBorders>
          </w:tcPr>
          <w:p w14:paraId="243D7C5F" w14:textId="77777777" w:rsidR="00AE0C10" w:rsidRDefault="00000000">
            <w:pPr>
              <w:pStyle w:val="Compact"/>
              <w:spacing w:after="0"/>
            </w:pPr>
            <w:r>
              <w:rPr>
                <w:rFonts w:ascii="Times New Roman" w:hAnsi="Times New Roman" w:cs="Times New Roman"/>
                <w:sz w:val="20"/>
                <w:szCs w:val="20"/>
              </w:rPr>
              <w:t>Muž s dlhou pracovnou záťažou</w:t>
            </w:r>
          </w:p>
        </w:tc>
        <w:tc>
          <w:tcPr>
            <w:tcW w:w="883" w:type="dxa"/>
            <w:tcBorders>
              <w:top w:val="nil"/>
              <w:left w:val="nil"/>
              <w:bottom w:val="nil"/>
              <w:right w:val="nil"/>
            </w:tcBorders>
          </w:tcPr>
          <w:p w14:paraId="65D90AF9" w14:textId="77777777" w:rsidR="00AE0C10" w:rsidRDefault="00000000">
            <w:pPr>
              <w:pStyle w:val="Compact"/>
              <w:spacing w:after="0"/>
            </w:pPr>
            <w:r>
              <w:rPr>
                <w:rFonts w:ascii="Times New Roman" w:hAnsi="Times New Roman" w:cs="Times New Roman"/>
                <w:sz w:val="20"/>
                <w:szCs w:val="20"/>
              </w:rPr>
              <w:t>3,0</w:t>
            </w:r>
          </w:p>
        </w:tc>
        <w:tc>
          <w:tcPr>
            <w:tcW w:w="883" w:type="dxa"/>
            <w:tcBorders>
              <w:top w:val="nil"/>
              <w:left w:val="nil"/>
              <w:bottom w:val="nil"/>
              <w:right w:val="nil"/>
            </w:tcBorders>
          </w:tcPr>
          <w:p w14:paraId="5286D0B7" w14:textId="77777777" w:rsidR="00AE0C10" w:rsidRDefault="00000000">
            <w:pPr>
              <w:pStyle w:val="Compact"/>
              <w:spacing w:after="0"/>
            </w:pPr>
            <w:r>
              <w:rPr>
                <w:rFonts w:ascii="Times New Roman" w:hAnsi="Times New Roman" w:cs="Times New Roman"/>
                <w:sz w:val="20"/>
                <w:szCs w:val="20"/>
              </w:rPr>
              <w:t>2,7</w:t>
            </w:r>
          </w:p>
        </w:tc>
        <w:tc>
          <w:tcPr>
            <w:tcW w:w="883" w:type="dxa"/>
            <w:tcBorders>
              <w:top w:val="nil"/>
              <w:left w:val="nil"/>
              <w:bottom w:val="nil"/>
              <w:right w:val="nil"/>
            </w:tcBorders>
          </w:tcPr>
          <w:p w14:paraId="1901E9A7" w14:textId="77777777" w:rsidR="00AE0C10" w:rsidRDefault="00000000">
            <w:pPr>
              <w:pStyle w:val="Compact"/>
              <w:spacing w:after="0"/>
            </w:pPr>
            <w:r>
              <w:rPr>
                <w:rFonts w:ascii="Times New Roman" w:hAnsi="Times New Roman" w:cs="Times New Roman"/>
                <w:sz w:val="20"/>
                <w:szCs w:val="20"/>
              </w:rPr>
              <w:t>2,7</w:t>
            </w:r>
          </w:p>
        </w:tc>
        <w:tc>
          <w:tcPr>
            <w:tcW w:w="883" w:type="dxa"/>
            <w:tcBorders>
              <w:top w:val="nil"/>
              <w:left w:val="nil"/>
              <w:bottom w:val="nil"/>
              <w:right w:val="nil"/>
            </w:tcBorders>
          </w:tcPr>
          <w:p w14:paraId="796D7817" w14:textId="77777777" w:rsidR="00AE0C10" w:rsidRDefault="00000000">
            <w:pPr>
              <w:pStyle w:val="Compact"/>
              <w:spacing w:after="0"/>
            </w:pPr>
            <w:r>
              <w:rPr>
                <w:rFonts w:ascii="Times New Roman" w:hAnsi="Times New Roman" w:cs="Times New Roman"/>
                <w:sz w:val="20"/>
                <w:szCs w:val="20"/>
              </w:rPr>
              <w:t>3,3</w:t>
            </w:r>
          </w:p>
        </w:tc>
        <w:tc>
          <w:tcPr>
            <w:tcW w:w="883" w:type="dxa"/>
            <w:tcBorders>
              <w:top w:val="nil"/>
              <w:left w:val="nil"/>
              <w:bottom w:val="nil"/>
              <w:right w:val="nil"/>
            </w:tcBorders>
          </w:tcPr>
          <w:p w14:paraId="77A5150B" w14:textId="77777777" w:rsidR="00AE0C10" w:rsidRDefault="00000000">
            <w:pPr>
              <w:pStyle w:val="Compact"/>
              <w:spacing w:after="0"/>
            </w:pPr>
            <w:r>
              <w:rPr>
                <w:rFonts w:ascii="Times New Roman" w:hAnsi="Times New Roman" w:cs="Times New Roman"/>
                <w:sz w:val="20"/>
                <w:szCs w:val="20"/>
              </w:rPr>
              <w:t>skôr stredná</w:t>
            </w:r>
          </w:p>
        </w:tc>
        <w:tc>
          <w:tcPr>
            <w:tcW w:w="883" w:type="dxa"/>
            <w:tcBorders>
              <w:top w:val="nil"/>
              <w:left w:val="nil"/>
              <w:bottom w:val="nil"/>
              <w:right w:val="nil"/>
            </w:tcBorders>
          </w:tcPr>
          <w:p w14:paraId="13254F98" w14:textId="77777777" w:rsidR="00AE0C10" w:rsidRDefault="00000000">
            <w:pPr>
              <w:pStyle w:val="Compact"/>
              <w:spacing w:after="0"/>
            </w:pPr>
            <w:r>
              <w:rPr>
                <w:rFonts w:ascii="Times New Roman" w:hAnsi="Times New Roman" w:cs="Times New Roman"/>
                <w:sz w:val="20"/>
                <w:szCs w:val="20"/>
              </w:rPr>
              <w:t>skôr stredná</w:t>
            </w:r>
          </w:p>
        </w:tc>
        <w:tc>
          <w:tcPr>
            <w:tcW w:w="879" w:type="dxa"/>
            <w:tcBorders>
              <w:top w:val="nil"/>
              <w:left w:val="nil"/>
              <w:bottom w:val="nil"/>
              <w:right w:val="nil"/>
            </w:tcBorders>
          </w:tcPr>
          <w:p w14:paraId="196B32CB" w14:textId="77777777" w:rsidR="00AE0C10" w:rsidRDefault="00000000">
            <w:pPr>
              <w:pStyle w:val="Compact"/>
              <w:spacing w:after="0"/>
            </w:pPr>
            <w:r>
              <w:rPr>
                <w:rFonts w:ascii="Times New Roman" w:hAnsi="Times New Roman" w:cs="Times New Roman"/>
                <w:sz w:val="20"/>
                <w:szCs w:val="20"/>
              </w:rPr>
              <w:t>83,3</w:t>
            </w:r>
          </w:p>
        </w:tc>
      </w:tr>
      <w:tr w:rsidR="00AE0C10" w14:paraId="38172417" w14:textId="77777777" w:rsidTr="00AE0C10">
        <w:trPr>
          <w:jc w:val="center"/>
        </w:trPr>
        <w:tc>
          <w:tcPr>
            <w:tcW w:w="883" w:type="dxa"/>
            <w:tcBorders>
              <w:top w:val="nil"/>
              <w:left w:val="nil"/>
              <w:bottom w:val="nil"/>
              <w:right w:val="nil"/>
            </w:tcBorders>
          </w:tcPr>
          <w:p w14:paraId="4839F832" w14:textId="77777777" w:rsidR="00AE0C10" w:rsidRDefault="00000000">
            <w:pPr>
              <w:pStyle w:val="Compact"/>
              <w:spacing w:after="0"/>
            </w:pPr>
            <w:r>
              <w:rPr>
                <w:rFonts w:ascii="Times New Roman" w:hAnsi="Times New Roman" w:cs="Times New Roman"/>
                <w:sz w:val="20"/>
                <w:szCs w:val="20"/>
              </w:rPr>
              <w:t>12</w:t>
            </w:r>
          </w:p>
        </w:tc>
        <w:tc>
          <w:tcPr>
            <w:tcW w:w="883" w:type="dxa"/>
            <w:tcBorders>
              <w:top w:val="nil"/>
              <w:left w:val="nil"/>
              <w:bottom w:val="nil"/>
              <w:right w:val="nil"/>
            </w:tcBorders>
          </w:tcPr>
          <w:p w14:paraId="72F37DDD" w14:textId="77777777" w:rsidR="00AE0C10" w:rsidRDefault="00000000">
            <w:pPr>
              <w:pStyle w:val="Compact"/>
              <w:spacing w:after="0"/>
            </w:pPr>
            <w:r>
              <w:rPr>
                <w:rFonts w:ascii="Times New Roman" w:hAnsi="Times New Roman" w:cs="Times New Roman"/>
                <w:sz w:val="20"/>
                <w:szCs w:val="20"/>
              </w:rPr>
              <w:t>Muž s vysokou zodpovednosťou a utlmeným prežívaním</w:t>
            </w:r>
          </w:p>
        </w:tc>
        <w:tc>
          <w:tcPr>
            <w:tcW w:w="883" w:type="dxa"/>
            <w:tcBorders>
              <w:top w:val="nil"/>
              <w:left w:val="nil"/>
              <w:bottom w:val="nil"/>
              <w:right w:val="nil"/>
            </w:tcBorders>
          </w:tcPr>
          <w:p w14:paraId="0230701D" w14:textId="77777777" w:rsidR="00AE0C10" w:rsidRDefault="00000000">
            <w:pPr>
              <w:pStyle w:val="Compact"/>
              <w:spacing w:after="0"/>
            </w:pPr>
            <w:r>
              <w:rPr>
                <w:rFonts w:ascii="Times New Roman" w:hAnsi="Times New Roman" w:cs="Times New Roman"/>
                <w:sz w:val="20"/>
                <w:szCs w:val="20"/>
              </w:rPr>
              <w:t>3,0</w:t>
            </w:r>
          </w:p>
        </w:tc>
        <w:tc>
          <w:tcPr>
            <w:tcW w:w="883" w:type="dxa"/>
            <w:tcBorders>
              <w:top w:val="nil"/>
              <w:left w:val="nil"/>
              <w:bottom w:val="nil"/>
              <w:right w:val="nil"/>
            </w:tcBorders>
          </w:tcPr>
          <w:p w14:paraId="1749C082" w14:textId="77777777" w:rsidR="00AE0C10" w:rsidRDefault="00000000">
            <w:pPr>
              <w:pStyle w:val="Compact"/>
              <w:spacing w:after="0"/>
            </w:pPr>
            <w:r>
              <w:rPr>
                <w:rFonts w:ascii="Times New Roman" w:hAnsi="Times New Roman" w:cs="Times New Roman"/>
                <w:sz w:val="20"/>
                <w:szCs w:val="20"/>
              </w:rPr>
              <w:t>2,7</w:t>
            </w:r>
          </w:p>
        </w:tc>
        <w:tc>
          <w:tcPr>
            <w:tcW w:w="883" w:type="dxa"/>
            <w:tcBorders>
              <w:top w:val="nil"/>
              <w:left w:val="nil"/>
              <w:bottom w:val="nil"/>
              <w:right w:val="nil"/>
            </w:tcBorders>
          </w:tcPr>
          <w:p w14:paraId="036B0902" w14:textId="77777777" w:rsidR="00AE0C10" w:rsidRDefault="00000000">
            <w:pPr>
              <w:pStyle w:val="Compact"/>
              <w:spacing w:after="0"/>
            </w:pPr>
            <w:r>
              <w:rPr>
                <w:rFonts w:ascii="Times New Roman" w:hAnsi="Times New Roman" w:cs="Times New Roman"/>
                <w:sz w:val="20"/>
                <w:szCs w:val="20"/>
              </w:rPr>
              <w:t>2,7</w:t>
            </w:r>
          </w:p>
        </w:tc>
        <w:tc>
          <w:tcPr>
            <w:tcW w:w="883" w:type="dxa"/>
            <w:tcBorders>
              <w:top w:val="nil"/>
              <w:left w:val="nil"/>
              <w:bottom w:val="nil"/>
              <w:right w:val="nil"/>
            </w:tcBorders>
          </w:tcPr>
          <w:p w14:paraId="3C454AAC" w14:textId="77777777" w:rsidR="00AE0C10" w:rsidRDefault="00000000">
            <w:pPr>
              <w:pStyle w:val="Compact"/>
              <w:spacing w:after="0"/>
            </w:pPr>
            <w:r>
              <w:rPr>
                <w:rFonts w:ascii="Times New Roman" w:hAnsi="Times New Roman" w:cs="Times New Roman"/>
                <w:sz w:val="20"/>
                <w:szCs w:val="20"/>
              </w:rPr>
              <w:t>3,2</w:t>
            </w:r>
          </w:p>
        </w:tc>
        <w:tc>
          <w:tcPr>
            <w:tcW w:w="883" w:type="dxa"/>
            <w:tcBorders>
              <w:top w:val="nil"/>
              <w:left w:val="nil"/>
              <w:bottom w:val="nil"/>
              <w:right w:val="nil"/>
            </w:tcBorders>
          </w:tcPr>
          <w:p w14:paraId="494E841F" w14:textId="77777777" w:rsidR="00AE0C10" w:rsidRDefault="00000000">
            <w:pPr>
              <w:pStyle w:val="Compact"/>
              <w:spacing w:after="0"/>
            </w:pPr>
            <w:r>
              <w:rPr>
                <w:rFonts w:ascii="Times New Roman" w:hAnsi="Times New Roman" w:cs="Times New Roman"/>
                <w:sz w:val="20"/>
                <w:szCs w:val="20"/>
              </w:rPr>
              <w:t>skôr stredná</w:t>
            </w:r>
          </w:p>
        </w:tc>
        <w:tc>
          <w:tcPr>
            <w:tcW w:w="883" w:type="dxa"/>
            <w:tcBorders>
              <w:top w:val="nil"/>
              <w:left w:val="nil"/>
              <w:bottom w:val="nil"/>
              <w:right w:val="nil"/>
            </w:tcBorders>
          </w:tcPr>
          <w:p w14:paraId="642F78B8" w14:textId="77777777" w:rsidR="00AE0C10" w:rsidRDefault="00000000">
            <w:pPr>
              <w:pStyle w:val="Compact"/>
              <w:spacing w:after="0"/>
            </w:pPr>
            <w:r>
              <w:rPr>
                <w:rFonts w:ascii="Times New Roman" w:hAnsi="Times New Roman" w:cs="Times New Roman"/>
                <w:sz w:val="20"/>
                <w:szCs w:val="20"/>
              </w:rPr>
              <w:t>skôr stredná</w:t>
            </w:r>
          </w:p>
        </w:tc>
        <w:tc>
          <w:tcPr>
            <w:tcW w:w="879" w:type="dxa"/>
            <w:tcBorders>
              <w:top w:val="nil"/>
              <w:left w:val="nil"/>
              <w:bottom w:val="nil"/>
              <w:right w:val="nil"/>
            </w:tcBorders>
          </w:tcPr>
          <w:p w14:paraId="0C37146C" w14:textId="77777777" w:rsidR="00AE0C10" w:rsidRDefault="00000000">
            <w:pPr>
              <w:pStyle w:val="Compact"/>
              <w:spacing w:after="0"/>
            </w:pPr>
            <w:r>
              <w:rPr>
                <w:rFonts w:ascii="Times New Roman" w:hAnsi="Times New Roman" w:cs="Times New Roman"/>
                <w:sz w:val="20"/>
                <w:szCs w:val="20"/>
              </w:rPr>
              <w:t>83,3</w:t>
            </w:r>
          </w:p>
        </w:tc>
      </w:tr>
      <w:tr w:rsidR="00AE0C10" w14:paraId="4D030D83" w14:textId="77777777" w:rsidTr="00AE0C10">
        <w:trPr>
          <w:jc w:val="center"/>
        </w:trPr>
        <w:tc>
          <w:tcPr>
            <w:tcW w:w="883" w:type="dxa"/>
            <w:tcBorders>
              <w:top w:val="nil"/>
              <w:left w:val="nil"/>
              <w:bottom w:val="nil"/>
              <w:right w:val="nil"/>
            </w:tcBorders>
          </w:tcPr>
          <w:p w14:paraId="6AD04A50" w14:textId="77777777" w:rsidR="00AE0C10" w:rsidRDefault="00000000">
            <w:pPr>
              <w:pStyle w:val="Compact"/>
              <w:spacing w:after="0"/>
            </w:pPr>
            <w:r>
              <w:rPr>
                <w:rFonts w:ascii="Times New Roman" w:hAnsi="Times New Roman" w:cs="Times New Roman"/>
                <w:sz w:val="20"/>
                <w:szCs w:val="20"/>
              </w:rPr>
              <w:t>3</w:t>
            </w:r>
          </w:p>
        </w:tc>
        <w:tc>
          <w:tcPr>
            <w:tcW w:w="883" w:type="dxa"/>
            <w:tcBorders>
              <w:top w:val="nil"/>
              <w:left w:val="nil"/>
              <w:bottom w:val="nil"/>
              <w:right w:val="nil"/>
            </w:tcBorders>
          </w:tcPr>
          <w:p w14:paraId="53BFD599" w14:textId="77777777" w:rsidR="00AE0C10" w:rsidRDefault="00000000">
            <w:pPr>
              <w:pStyle w:val="Compact"/>
              <w:spacing w:after="0"/>
            </w:pPr>
            <w:r>
              <w:rPr>
                <w:rFonts w:ascii="Times New Roman" w:hAnsi="Times New Roman" w:cs="Times New Roman"/>
                <w:sz w:val="20"/>
                <w:szCs w:val="20"/>
              </w:rPr>
              <w:t>Žena v strednom veku s caregiving záťažou</w:t>
            </w:r>
          </w:p>
        </w:tc>
        <w:tc>
          <w:tcPr>
            <w:tcW w:w="883" w:type="dxa"/>
            <w:tcBorders>
              <w:top w:val="nil"/>
              <w:left w:val="nil"/>
              <w:bottom w:val="nil"/>
              <w:right w:val="nil"/>
            </w:tcBorders>
          </w:tcPr>
          <w:p w14:paraId="01723610" w14:textId="77777777" w:rsidR="00AE0C10" w:rsidRDefault="00000000">
            <w:pPr>
              <w:pStyle w:val="Compact"/>
              <w:spacing w:after="0"/>
            </w:pPr>
            <w:r>
              <w:rPr>
                <w:rFonts w:ascii="Times New Roman" w:hAnsi="Times New Roman" w:cs="Times New Roman"/>
                <w:sz w:val="20"/>
                <w:szCs w:val="20"/>
              </w:rPr>
              <w:t>3,1</w:t>
            </w:r>
          </w:p>
        </w:tc>
        <w:tc>
          <w:tcPr>
            <w:tcW w:w="883" w:type="dxa"/>
            <w:tcBorders>
              <w:top w:val="nil"/>
              <w:left w:val="nil"/>
              <w:bottom w:val="nil"/>
              <w:right w:val="nil"/>
            </w:tcBorders>
          </w:tcPr>
          <w:p w14:paraId="1590B15F" w14:textId="77777777" w:rsidR="00AE0C10" w:rsidRDefault="00000000">
            <w:pPr>
              <w:pStyle w:val="Compact"/>
              <w:spacing w:after="0"/>
            </w:pPr>
            <w:r>
              <w:rPr>
                <w:rFonts w:ascii="Times New Roman" w:hAnsi="Times New Roman" w:cs="Times New Roman"/>
                <w:sz w:val="20"/>
                <w:szCs w:val="20"/>
              </w:rPr>
              <w:t>2,8</w:t>
            </w:r>
          </w:p>
        </w:tc>
        <w:tc>
          <w:tcPr>
            <w:tcW w:w="883" w:type="dxa"/>
            <w:tcBorders>
              <w:top w:val="nil"/>
              <w:left w:val="nil"/>
              <w:bottom w:val="nil"/>
              <w:right w:val="nil"/>
            </w:tcBorders>
          </w:tcPr>
          <w:p w14:paraId="6AF14DC5" w14:textId="77777777" w:rsidR="00AE0C10" w:rsidRDefault="00000000">
            <w:pPr>
              <w:pStyle w:val="Compact"/>
              <w:spacing w:after="0"/>
            </w:pPr>
            <w:r>
              <w:rPr>
                <w:rFonts w:ascii="Times New Roman" w:hAnsi="Times New Roman" w:cs="Times New Roman"/>
                <w:sz w:val="20"/>
                <w:szCs w:val="20"/>
              </w:rPr>
              <w:t>3,0</w:t>
            </w:r>
          </w:p>
        </w:tc>
        <w:tc>
          <w:tcPr>
            <w:tcW w:w="883" w:type="dxa"/>
            <w:tcBorders>
              <w:top w:val="nil"/>
              <w:left w:val="nil"/>
              <w:bottom w:val="nil"/>
              <w:right w:val="nil"/>
            </w:tcBorders>
          </w:tcPr>
          <w:p w14:paraId="4641761D" w14:textId="77777777" w:rsidR="00AE0C10" w:rsidRDefault="00000000">
            <w:pPr>
              <w:pStyle w:val="Compact"/>
              <w:spacing w:after="0"/>
            </w:pPr>
            <w:r>
              <w:rPr>
                <w:rFonts w:ascii="Times New Roman" w:hAnsi="Times New Roman" w:cs="Times New Roman"/>
                <w:sz w:val="20"/>
                <w:szCs w:val="20"/>
              </w:rPr>
              <w:t>3,0</w:t>
            </w:r>
          </w:p>
        </w:tc>
        <w:tc>
          <w:tcPr>
            <w:tcW w:w="883" w:type="dxa"/>
            <w:tcBorders>
              <w:top w:val="nil"/>
              <w:left w:val="nil"/>
              <w:bottom w:val="nil"/>
              <w:right w:val="nil"/>
            </w:tcBorders>
          </w:tcPr>
          <w:p w14:paraId="585D1C36" w14:textId="77777777" w:rsidR="00AE0C10" w:rsidRDefault="00000000">
            <w:pPr>
              <w:pStyle w:val="Compact"/>
              <w:spacing w:after="0"/>
            </w:pPr>
            <w:r>
              <w:rPr>
                <w:rFonts w:ascii="Times New Roman" w:hAnsi="Times New Roman" w:cs="Times New Roman"/>
                <w:sz w:val="20"/>
                <w:szCs w:val="20"/>
              </w:rPr>
              <w:t>skôr stredne ťažká</w:t>
            </w:r>
          </w:p>
        </w:tc>
        <w:tc>
          <w:tcPr>
            <w:tcW w:w="883" w:type="dxa"/>
            <w:tcBorders>
              <w:top w:val="nil"/>
              <w:left w:val="nil"/>
              <w:bottom w:val="nil"/>
              <w:right w:val="nil"/>
            </w:tcBorders>
          </w:tcPr>
          <w:p w14:paraId="0710301E" w14:textId="77777777" w:rsidR="00AE0C10" w:rsidRDefault="00000000">
            <w:pPr>
              <w:pStyle w:val="Compact"/>
              <w:spacing w:after="0"/>
            </w:pPr>
            <w:r>
              <w:rPr>
                <w:rFonts w:ascii="Times New Roman" w:hAnsi="Times New Roman" w:cs="Times New Roman"/>
                <w:sz w:val="20"/>
                <w:szCs w:val="20"/>
              </w:rPr>
              <w:t>skôr stredne ťažká</w:t>
            </w:r>
          </w:p>
        </w:tc>
        <w:tc>
          <w:tcPr>
            <w:tcW w:w="879" w:type="dxa"/>
            <w:tcBorders>
              <w:top w:val="nil"/>
              <w:left w:val="nil"/>
              <w:bottom w:val="nil"/>
              <w:right w:val="nil"/>
            </w:tcBorders>
          </w:tcPr>
          <w:p w14:paraId="1312A2FA" w14:textId="77777777" w:rsidR="00AE0C10" w:rsidRDefault="00000000">
            <w:pPr>
              <w:pStyle w:val="Compact"/>
              <w:spacing w:after="0"/>
            </w:pPr>
            <w:r>
              <w:rPr>
                <w:rFonts w:ascii="Times New Roman" w:hAnsi="Times New Roman" w:cs="Times New Roman"/>
                <w:sz w:val="20"/>
                <w:szCs w:val="20"/>
              </w:rPr>
              <w:t>66,7</w:t>
            </w:r>
          </w:p>
        </w:tc>
      </w:tr>
      <w:tr w:rsidR="00AE0C10" w14:paraId="06BFF5C5" w14:textId="77777777" w:rsidTr="00AE0C10">
        <w:trPr>
          <w:jc w:val="center"/>
        </w:trPr>
        <w:tc>
          <w:tcPr>
            <w:tcW w:w="883" w:type="dxa"/>
            <w:tcBorders>
              <w:top w:val="nil"/>
              <w:left w:val="nil"/>
              <w:bottom w:val="nil"/>
              <w:right w:val="nil"/>
            </w:tcBorders>
          </w:tcPr>
          <w:p w14:paraId="092A3961" w14:textId="77777777" w:rsidR="00AE0C10" w:rsidRDefault="00000000">
            <w:pPr>
              <w:pStyle w:val="Compact"/>
              <w:spacing w:after="0"/>
            </w:pPr>
            <w:r>
              <w:rPr>
                <w:rFonts w:ascii="Times New Roman" w:hAnsi="Times New Roman" w:cs="Times New Roman"/>
                <w:sz w:val="20"/>
                <w:szCs w:val="20"/>
              </w:rPr>
              <w:t>9</w:t>
            </w:r>
          </w:p>
        </w:tc>
        <w:tc>
          <w:tcPr>
            <w:tcW w:w="883" w:type="dxa"/>
            <w:tcBorders>
              <w:top w:val="nil"/>
              <w:left w:val="nil"/>
              <w:bottom w:val="nil"/>
              <w:right w:val="nil"/>
            </w:tcBorders>
          </w:tcPr>
          <w:p w14:paraId="33E7E919" w14:textId="77777777" w:rsidR="00AE0C10" w:rsidRDefault="00000000">
            <w:pPr>
              <w:pStyle w:val="Compact"/>
              <w:spacing w:after="0"/>
            </w:pPr>
            <w:r>
              <w:rPr>
                <w:rFonts w:ascii="Times New Roman" w:hAnsi="Times New Roman" w:cs="Times New Roman"/>
                <w:sz w:val="20"/>
                <w:szCs w:val="20"/>
              </w:rPr>
              <w:t>Výkonovo zaťažená žena s rumináciami</w:t>
            </w:r>
          </w:p>
        </w:tc>
        <w:tc>
          <w:tcPr>
            <w:tcW w:w="883" w:type="dxa"/>
            <w:tcBorders>
              <w:top w:val="nil"/>
              <w:left w:val="nil"/>
              <w:bottom w:val="nil"/>
              <w:right w:val="nil"/>
            </w:tcBorders>
          </w:tcPr>
          <w:p w14:paraId="62E63A06" w14:textId="77777777" w:rsidR="00AE0C10" w:rsidRDefault="00000000">
            <w:pPr>
              <w:pStyle w:val="Compact"/>
              <w:spacing w:after="0"/>
            </w:pPr>
            <w:r>
              <w:rPr>
                <w:rFonts w:ascii="Times New Roman" w:hAnsi="Times New Roman" w:cs="Times New Roman"/>
                <w:sz w:val="20"/>
                <w:szCs w:val="20"/>
              </w:rPr>
              <w:t>3,1</w:t>
            </w:r>
          </w:p>
        </w:tc>
        <w:tc>
          <w:tcPr>
            <w:tcW w:w="883" w:type="dxa"/>
            <w:tcBorders>
              <w:top w:val="nil"/>
              <w:left w:val="nil"/>
              <w:bottom w:val="nil"/>
              <w:right w:val="nil"/>
            </w:tcBorders>
          </w:tcPr>
          <w:p w14:paraId="354CDF22" w14:textId="77777777" w:rsidR="00AE0C10" w:rsidRDefault="00000000">
            <w:pPr>
              <w:pStyle w:val="Compact"/>
              <w:spacing w:after="0"/>
            </w:pPr>
            <w:r>
              <w:rPr>
                <w:rFonts w:ascii="Times New Roman" w:hAnsi="Times New Roman" w:cs="Times New Roman"/>
                <w:sz w:val="20"/>
                <w:szCs w:val="20"/>
              </w:rPr>
              <w:t>2,8</w:t>
            </w:r>
          </w:p>
        </w:tc>
        <w:tc>
          <w:tcPr>
            <w:tcW w:w="883" w:type="dxa"/>
            <w:tcBorders>
              <w:top w:val="nil"/>
              <w:left w:val="nil"/>
              <w:bottom w:val="nil"/>
              <w:right w:val="nil"/>
            </w:tcBorders>
          </w:tcPr>
          <w:p w14:paraId="6118E4DB" w14:textId="77777777" w:rsidR="00AE0C10" w:rsidRDefault="00000000">
            <w:pPr>
              <w:pStyle w:val="Compact"/>
              <w:spacing w:after="0"/>
            </w:pPr>
            <w:r>
              <w:rPr>
                <w:rFonts w:ascii="Times New Roman" w:hAnsi="Times New Roman" w:cs="Times New Roman"/>
                <w:sz w:val="20"/>
                <w:szCs w:val="20"/>
              </w:rPr>
              <w:t>3,0</w:t>
            </w:r>
          </w:p>
        </w:tc>
        <w:tc>
          <w:tcPr>
            <w:tcW w:w="883" w:type="dxa"/>
            <w:tcBorders>
              <w:top w:val="nil"/>
              <w:left w:val="nil"/>
              <w:bottom w:val="nil"/>
              <w:right w:val="nil"/>
            </w:tcBorders>
          </w:tcPr>
          <w:p w14:paraId="131086AB" w14:textId="77777777" w:rsidR="00AE0C10" w:rsidRDefault="00000000">
            <w:pPr>
              <w:pStyle w:val="Compact"/>
              <w:spacing w:after="0"/>
            </w:pPr>
            <w:r>
              <w:rPr>
                <w:rFonts w:ascii="Times New Roman" w:hAnsi="Times New Roman" w:cs="Times New Roman"/>
                <w:sz w:val="20"/>
                <w:szCs w:val="20"/>
              </w:rPr>
              <w:t>3,2</w:t>
            </w:r>
          </w:p>
        </w:tc>
        <w:tc>
          <w:tcPr>
            <w:tcW w:w="883" w:type="dxa"/>
            <w:tcBorders>
              <w:top w:val="nil"/>
              <w:left w:val="nil"/>
              <w:bottom w:val="nil"/>
              <w:right w:val="nil"/>
            </w:tcBorders>
          </w:tcPr>
          <w:p w14:paraId="7C0B112E" w14:textId="77777777" w:rsidR="00AE0C10" w:rsidRDefault="00000000">
            <w:pPr>
              <w:pStyle w:val="Compact"/>
              <w:spacing w:after="0"/>
            </w:pPr>
            <w:r>
              <w:rPr>
                <w:rFonts w:ascii="Times New Roman" w:hAnsi="Times New Roman" w:cs="Times New Roman"/>
                <w:sz w:val="20"/>
                <w:szCs w:val="20"/>
              </w:rPr>
              <w:t>skôr stredná</w:t>
            </w:r>
          </w:p>
        </w:tc>
        <w:tc>
          <w:tcPr>
            <w:tcW w:w="883" w:type="dxa"/>
            <w:tcBorders>
              <w:top w:val="nil"/>
              <w:left w:val="nil"/>
              <w:bottom w:val="nil"/>
              <w:right w:val="nil"/>
            </w:tcBorders>
          </w:tcPr>
          <w:p w14:paraId="4F9F015A" w14:textId="77777777" w:rsidR="00AE0C10" w:rsidRDefault="00000000">
            <w:pPr>
              <w:pStyle w:val="Compact"/>
              <w:spacing w:after="0"/>
            </w:pPr>
            <w:r>
              <w:rPr>
                <w:rFonts w:ascii="Times New Roman" w:hAnsi="Times New Roman" w:cs="Times New Roman"/>
                <w:sz w:val="20"/>
                <w:szCs w:val="20"/>
              </w:rPr>
              <w:t>skôr stredne ťažká</w:t>
            </w:r>
          </w:p>
        </w:tc>
        <w:tc>
          <w:tcPr>
            <w:tcW w:w="879" w:type="dxa"/>
            <w:tcBorders>
              <w:top w:val="nil"/>
              <w:left w:val="nil"/>
              <w:bottom w:val="nil"/>
              <w:right w:val="nil"/>
            </w:tcBorders>
          </w:tcPr>
          <w:p w14:paraId="2203CC43" w14:textId="77777777" w:rsidR="00AE0C10" w:rsidRDefault="00000000">
            <w:pPr>
              <w:pStyle w:val="Compact"/>
              <w:spacing w:after="0"/>
            </w:pPr>
            <w:r>
              <w:rPr>
                <w:rFonts w:ascii="Times New Roman" w:hAnsi="Times New Roman" w:cs="Times New Roman"/>
                <w:sz w:val="20"/>
                <w:szCs w:val="20"/>
              </w:rPr>
              <w:t>50,0</w:t>
            </w:r>
          </w:p>
        </w:tc>
      </w:tr>
      <w:tr w:rsidR="00AE0C10" w14:paraId="15FDB3DA" w14:textId="77777777" w:rsidTr="00AE0C10">
        <w:trPr>
          <w:jc w:val="center"/>
        </w:trPr>
        <w:tc>
          <w:tcPr>
            <w:tcW w:w="883" w:type="dxa"/>
            <w:tcBorders>
              <w:top w:val="nil"/>
              <w:left w:val="nil"/>
              <w:bottom w:val="nil"/>
              <w:right w:val="nil"/>
            </w:tcBorders>
          </w:tcPr>
          <w:p w14:paraId="0D44285D" w14:textId="77777777" w:rsidR="00AE0C10" w:rsidRDefault="00000000">
            <w:pPr>
              <w:pStyle w:val="Compact"/>
              <w:spacing w:after="0"/>
            </w:pPr>
            <w:r>
              <w:rPr>
                <w:rFonts w:ascii="Times New Roman" w:hAnsi="Times New Roman" w:cs="Times New Roman"/>
                <w:sz w:val="20"/>
                <w:szCs w:val="20"/>
              </w:rPr>
              <w:lastRenderedPageBreak/>
              <w:t>8</w:t>
            </w:r>
          </w:p>
        </w:tc>
        <w:tc>
          <w:tcPr>
            <w:tcW w:w="883" w:type="dxa"/>
            <w:tcBorders>
              <w:top w:val="nil"/>
              <w:left w:val="nil"/>
              <w:bottom w:val="nil"/>
              <w:right w:val="nil"/>
            </w:tcBorders>
          </w:tcPr>
          <w:p w14:paraId="0ACD2831" w14:textId="77777777" w:rsidR="00AE0C10" w:rsidRDefault="00000000">
            <w:pPr>
              <w:pStyle w:val="Compact"/>
              <w:spacing w:after="0"/>
            </w:pPr>
            <w:r>
              <w:rPr>
                <w:rFonts w:ascii="Times New Roman" w:hAnsi="Times New Roman" w:cs="Times New Roman"/>
                <w:sz w:val="20"/>
                <w:szCs w:val="20"/>
              </w:rPr>
              <w:t>Starší muž po strate rutiny</w:t>
            </w:r>
          </w:p>
        </w:tc>
        <w:tc>
          <w:tcPr>
            <w:tcW w:w="883" w:type="dxa"/>
            <w:tcBorders>
              <w:top w:val="nil"/>
              <w:left w:val="nil"/>
              <w:bottom w:val="nil"/>
              <w:right w:val="nil"/>
            </w:tcBorders>
          </w:tcPr>
          <w:p w14:paraId="7B8BA050" w14:textId="77777777" w:rsidR="00AE0C10" w:rsidRDefault="00000000">
            <w:pPr>
              <w:pStyle w:val="Compact"/>
              <w:spacing w:after="0"/>
            </w:pPr>
            <w:r>
              <w:rPr>
                <w:rFonts w:ascii="Times New Roman" w:hAnsi="Times New Roman" w:cs="Times New Roman"/>
                <w:sz w:val="20"/>
                <w:szCs w:val="20"/>
              </w:rPr>
              <w:t>3,1</w:t>
            </w:r>
          </w:p>
        </w:tc>
        <w:tc>
          <w:tcPr>
            <w:tcW w:w="883" w:type="dxa"/>
            <w:tcBorders>
              <w:top w:val="nil"/>
              <w:left w:val="nil"/>
              <w:bottom w:val="nil"/>
              <w:right w:val="nil"/>
            </w:tcBorders>
          </w:tcPr>
          <w:p w14:paraId="369205F7" w14:textId="77777777" w:rsidR="00AE0C10" w:rsidRDefault="00000000">
            <w:pPr>
              <w:pStyle w:val="Compact"/>
              <w:spacing w:after="0"/>
            </w:pPr>
            <w:r>
              <w:rPr>
                <w:rFonts w:ascii="Times New Roman" w:hAnsi="Times New Roman" w:cs="Times New Roman"/>
                <w:sz w:val="20"/>
                <w:szCs w:val="20"/>
              </w:rPr>
              <w:t>2,8</w:t>
            </w:r>
          </w:p>
        </w:tc>
        <w:tc>
          <w:tcPr>
            <w:tcW w:w="883" w:type="dxa"/>
            <w:tcBorders>
              <w:top w:val="nil"/>
              <w:left w:val="nil"/>
              <w:bottom w:val="nil"/>
              <w:right w:val="nil"/>
            </w:tcBorders>
          </w:tcPr>
          <w:p w14:paraId="1AFB9399" w14:textId="77777777" w:rsidR="00AE0C10" w:rsidRDefault="00000000">
            <w:pPr>
              <w:pStyle w:val="Compact"/>
              <w:spacing w:after="0"/>
            </w:pPr>
            <w:r>
              <w:rPr>
                <w:rFonts w:ascii="Times New Roman" w:hAnsi="Times New Roman" w:cs="Times New Roman"/>
                <w:sz w:val="20"/>
                <w:szCs w:val="20"/>
              </w:rPr>
              <w:t>2,8</w:t>
            </w:r>
          </w:p>
        </w:tc>
        <w:tc>
          <w:tcPr>
            <w:tcW w:w="883" w:type="dxa"/>
            <w:tcBorders>
              <w:top w:val="nil"/>
              <w:left w:val="nil"/>
              <w:bottom w:val="nil"/>
              <w:right w:val="nil"/>
            </w:tcBorders>
          </w:tcPr>
          <w:p w14:paraId="405A1745" w14:textId="77777777" w:rsidR="00AE0C10" w:rsidRDefault="00000000">
            <w:pPr>
              <w:pStyle w:val="Compact"/>
              <w:spacing w:after="0"/>
            </w:pPr>
            <w:r>
              <w:rPr>
                <w:rFonts w:ascii="Times New Roman" w:hAnsi="Times New Roman" w:cs="Times New Roman"/>
                <w:sz w:val="20"/>
                <w:szCs w:val="20"/>
              </w:rPr>
              <w:t>3,3</w:t>
            </w:r>
          </w:p>
        </w:tc>
        <w:tc>
          <w:tcPr>
            <w:tcW w:w="883" w:type="dxa"/>
            <w:tcBorders>
              <w:top w:val="nil"/>
              <w:left w:val="nil"/>
              <w:bottom w:val="nil"/>
              <w:right w:val="nil"/>
            </w:tcBorders>
          </w:tcPr>
          <w:p w14:paraId="5B3B7EDE" w14:textId="77777777" w:rsidR="00AE0C10" w:rsidRDefault="00000000">
            <w:pPr>
              <w:pStyle w:val="Compact"/>
              <w:spacing w:after="0"/>
            </w:pPr>
            <w:r>
              <w:rPr>
                <w:rFonts w:ascii="Times New Roman" w:hAnsi="Times New Roman" w:cs="Times New Roman"/>
                <w:sz w:val="20"/>
                <w:szCs w:val="20"/>
              </w:rPr>
              <w:t>skôr mierna</w:t>
            </w:r>
          </w:p>
        </w:tc>
        <w:tc>
          <w:tcPr>
            <w:tcW w:w="883" w:type="dxa"/>
            <w:tcBorders>
              <w:top w:val="nil"/>
              <w:left w:val="nil"/>
              <w:bottom w:val="nil"/>
              <w:right w:val="nil"/>
            </w:tcBorders>
          </w:tcPr>
          <w:p w14:paraId="147EEB75" w14:textId="77777777" w:rsidR="00AE0C10" w:rsidRDefault="00000000">
            <w:pPr>
              <w:pStyle w:val="Compact"/>
              <w:spacing w:after="0"/>
            </w:pPr>
            <w:r>
              <w:rPr>
                <w:rFonts w:ascii="Times New Roman" w:hAnsi="Times New Roman" w:cs="Times New Roman"/>
                <w:sz w:val="20"/>
                <w:szCs w:val="20"/>
              </w:rPr>
              <w:t>skôr stredne ťažká</w:t>
            </w:r>
          </w:p>
        </w:tc>
        <w:tc>
          <w:tcPr>
            <w:tcW w:w="879" w:type="dxa"/>
            <w:tcBorders>
              <w:top w:val="nil"/>
              <w:left w:val="nil"/>
              <w:bottom w:val="nil"/>
              <w:right w:val="nil"/>
            </w:tcBorders>
          </w:tcPr>
          <w:p w14:paraId="641BB50E" w14:textId="77777777" w:rsidR="00AE0C10" w:rsidRDefault="00000000">
            <w:pPr>
              <w:pStyle w:val="Compact"/>
              <w:spacing w:after="0"/>
            </w:pPr>
            <w:r>
              <w:rPr>
                <w:rFonts w:ascii="Times New Roman" w:hAnsi="Times New Roman" w:cs="Times New Roman"/>
                <w:sz w:val="20"/>
                <w:szCs w:val="20"/>
              </w:rPr>
              <w:t>33,3</w:t>
            </w:r>
          </w:p>
        </w:tc>
      </w:tr>
      <w:tr w:rsidR="00AE0C10" w14:paraId="4C00B51D" w14:textId="77777777" w:rsidTr="00AE0C10">
        <w:trPr>
          <w:jc w:val="center"/>
        </w:trPr>
        <w:tc>
          <w:tcPr>
            <w:tcW w:w="883" w:type="dxa"/>
            <w:tcBorders>
              <w:top w:val="nil"/>
              <w:left w:val="nil"/>
              <w:bottom w:val="nil"/>
              <w:right w:val="nil"/>
            </w:tcBorders>
          </w:tcPr>
          <w:p w14:paraId="40E97CE6" w14:textId="77777777" w:rsidR="00AE0C10" w:rsidRDefault="00000000">
            <w:pPr>
              <w:pStyle w:val="Compact"/>
              <w:spacing w:after="0"/>
            </w:pPr>
            <w:r>
              <w:rPr>
                <w:rFonts w:ascii="Times New Roman" w:hAnsi="Times New Roman" w:cs="Times New Roman"/>
                <w:sz w:val="20"/>
                <w:szCs w:val="20"/>
              </w:rPr>
              <w:t>10</w:t>
            </w:r>
          </w:p>
        </w:tc>
        <w:tc>
          <w:tcPr>
            <w:tcW w:w="883" w:type="dxa"/>
            <w:tcBorders>
              <w:top w:val="nil"/>
              <w:left w:val="nil"/>
              <w:bottom w:val="nil"/>
              <w:right w:val="nil"/>
            </w:tcBorders>
          </w:tcPr>
          <w:p w14:paraId="58696110" w14:textId="77777777" w:rsidR="00AE0C10" w:rsidRDefault="00000000">
            <w:pPr>
              <w:pStyle w:val="Compact"/>
              <w:spacing w:after="0"/>
            </w:pPr>
            <w:r>
              <w:rPr>
                <w:rFonts w:ascii="Times New Roman" w:hAnsi="Times New Roman" w:cs="Times New Roman"/>
                <w:sz w:val="20"/>
                <w:szCs w:val="20"/>
              </w:rPr>
              <w:t>Muž s rutinou, stagnáciou a pasívnym A9</w:t>
            </w:r>
          </w:p>
        </w:tc>
        <w:tc>
          <w:tcPr>
            <w:tcW w:w="883" w:type="dxa"/>
            <w:tcBorders>
              <w:top w:val="nil"/>
              <w:left w:val="nil"/>
              <w:bottom w:val="nil"/>
              <w:right w:val="nil"/>
            </w:tcBorders>
          </w:tcPr>
          <w:p w14:paraId="5DBD9706" w14:textId="77777777" w:rsidR="00AE0C10" w:rsidRDefault="00000000">
            <w:pPr>
              <w:pStyle w:val="Compact"/>
              <w:spacing w:after="0"/>
            </w:pPr>
            <w:r>
              <w:rPr>
                <w:rFonts w:ascii="Times New Roman" w:hAnsi="Times New Roman" w:cs="Times New Roman"/>
                <w:sz w:val="20"/>
                <w:szCs w:val="20"/>
              </w:rPr>
              <w:t>3,1</w:t>
            </w:r>
          </w:p>
        </w:tc>
        <w:tc>
          <w:tcPr>
            <w:tcW w:w="883" w:type="dxa"/>
            <w:tcBorders>
              <w:top w:val="nil"/>
              <w:left w:val="nil"/>
              <w:bottom w:val="nil"/>
              <w:right w:val="nil"/>
            </w:tcBorders>
          </w:tcPr>
          <w:p w14:paraId="4D57B6D1" w14:textId="77777777" w:rsidR="00AE0C10" w:rsidRDefault="00000000">
            <w:pPr>
              <w:pStyle w:val="Compact"/>
              <w:spacing w:after="0"/>
            </w:pPr>
            <w:r>
              <w:rPr>
                <w:rFonts w:ascii="Times New Roman" w:hAnsi="Times New Roman" w:cs="Times New Roman"/>
                <w:sz w:val="20"/>
                <w:szCs w:val="20"/>
              </w:rPr>
              <w:t>3,2</w:t>
            </w:r>
          </w:p>
        </w:tc>
        <w:tc>
          <w:tcPr>
            <w:tcW w:w="883" w:type="dxa"/>
            <w:tcBorders>
              <w:top w:val="nil"/>
              <w:left w:val="nil"/>
              <w:bottom w:val="nil"/>
              <w:right w:val="nil"/>
            </w:tcBorders>
          </w:tcPr>
          <w:p w14:paraId="390D5082" w14:textId="77777777" w:rsidR="00AE0C10" w:rsidRDefault="00000000">
            <w:pPr>
              <w:pStyle w:val="Compact"/>
              <w:spacing w:after="0"/>
            </w:pPr>
            <w:r>
              <w:rPr>
                <w:rFonts w:ascii="Times New Roman" w:hAnsi="Times New Roman" w:cs="Times New Roman"/>
                <w:sz w:val="20"/>
                <w:szCs w:val="20"/>
              </w:rPr>
              <w:t>2,8</w:t>
            </w:r>
          </w:p>
        </w:tc>
        <w:tc>
          <w:tcPr>
            <w:tcW w:w="883" w:type="dxa"/>
            <w:tcBorders>
              <w:top w:val="nil"/>
              <w:left w:val="nil"/>
              <w:bottom w:val="nil"/>
              <w:right w:val="nil"/>
            </w:tcBorders>
          </w:tcPr>
          <w:p w14:paraId="4ED66A3C" w14:textId="77777777" w:rsidR="00AE0C10" w:rsidRDefault="00000000">
            <w:pPr>
              <w:pStyle w:val="Compact"/>
              <w:spacing w:after="0"/>
            </w:pPr>
            <w:r>
              <w:rPr>
                <w:rFonts w:ascii="Times New Roman" w:hAnsi="Times New Roman" w:cs="Times New Roman"/>
                <w:sz w:val="20"/>
                <w:szCs w:val="20"/>
              </w:rPr>
              <w:t>3,2</w:t>
            </w:r>
          </w:p>
        </w:tc>
        <w:tc>
          <w:tcPr>
            <w:tcW w:w="883" w:type="dxa"/>
            <w:tcBorders>
              <w:top w:val="nil"/>
              <w:left w:val="nil"/>
              <w:bottom w:val="nil"/>
              <w:right w:val="nil"/>
            </w:tcBorders>
          </w:tcPr>
          <w:p w14:paraId="12B665ED" w14:textId="77777777" w:rsidR="00AE0C10" w:rsidRDefault="00000000">
            <w:pPr>
              <w:pStyle w:val="Compact"/>
              <w:spacing w:after="0"/>
            </w:pPr>
            <w:r>
              <w:rPr>
                <w:rFonts w:ascii="Times New Roman" w:hAnsi="Times New Roman" w:cs="Times New Roman"/>
                <w:sz w:val="20"/>
                <w:szCs w:val="20"/>
              </w:rPr>
              <w:t>skôr stredná</w:t>
            </w:r>
          </w:p>
        </w:tc>
        <w:tc>
          <w:tcPr>
            <w:tcW w:w="883" w:type="dxa"/>
            <w:tcBorders>
              <w:top w:val="nil"/>
              <w:left w:val="nil"/>
              <w:bottom w:val="nil"/>
              <w:right w:val="nil"/>
            </w:tcBorders>
          </w:tcPr>
          <w:p w14:paraId="7A70FEAD" w14:textId="77777777" w:rsidR="00AE0C10" w:rsidRDefault="00000000">
            <w:pPr>
              <w:pStyle w:val="Compact"/>
              <w:spacing w:after="0"/>
            </w:pPr>
            <w:r>
              <w:rPr>
                <w:rFonts w:ascii="Times New Roman" w:hAnsi="Times New Roman" w:cs="Times New Roman"/>
                <w:sz w:val="20"/>
                <w:szCs w:val="20"/>
              </w:rPr>
              <w:t>skôr stredne ťažká</w:t>
            </w:r>
          </w:p>
        </w:tc>
        <w:tc>
          <w:tcPr>
            <w:tcW w:w="879" w:type="dxa"/>
            <w:tcBorders>
              <w:top w:val="nil"/>
              <w:left w:val="nil"/>
              <w:bottom w:val="nil"/>
              <w:right w:val="nil"/>
            </w:tcBorders>
          </w:tcPr>
          <w:p w14:paraId="5BE71AEC" w14:textId="77777777" w:rsidR="00AE0C10" w:rsidRDefault="00000000">
            <w:pPr>
              <w:pStyle w:val="Compact"/>
              <w:spacing w:after="0"/>
            </w:pPr>
            <w:r>
              <w:rPr>
                <w:rFonts w:ascii="Times New Roman" w:hAnsi="Times New Roman" w:cs="Times New Roman"/>
                <w:sz w:val="20"/>
                <w:szCs w:val="20"/>
              </w:rPr>
              <w:t>0,0</w:t>
            </w:r>
          </w:p>
        </w:tc>
      </w:tr>
      <w:tr w:rsidR="00AE0C10" w14:paraId="4B712EFB" w14:textId="77777777" w:rsidTr="00AE0C10">
        <w:trPr>
          <w:jc w:val="center"/>
        </w:trPr>
        <w:tc>
          <w:tcPr>
            <w:tcW w:w="883" w:type="dxa"/>
            <w:tcBorders>
              <w:top w:val="nil"/>
              <w:left w:val="nil"/>
              <w:bottom w:val="nil"/>
              <w:right w:val="nil"/>
            </w:tcBorders>
          </w:tcPr>
          <w:p w14:paraId="5230EA28" w14:textId="77777777" w:rsidR="00AE0C10" w:rsidRDefault="00000000">
            <w:pPr>
              <w:pStyle w:val="Compact"/>
              <w:spacing w:after="0"/>
            </w:pPr>
            <w:r>
              <w:rPr>
                <w:rFonts w:ascii="Times New Roman" w:hAnsi="Times New Roman" w:cs="Times New Roman"/>
                <w:sz w:val="20"/>
                <w:szCs w:val="20"/>
              </w:rPr>
              <w:t>7</w:t>
            </w:r>
          </w:p>
        </w:tc>
        <w:tc>
          <w:tcPr>
            <w:tcW w:w="883" w:type="dxa"/>
            <w:tcBorders>
              <w:top w:val="nil"/>
              <w:left w:val="nil"/>
              <w:bottom w:val="nil"/>
              <w:right w:val="nil"/>
            </w:tcBorders>
          </w:tcPr>
          <w:p w14:paraId="3993EB74" w14:textId="77777777" w:rsidR="00AE0C10" w:rsidRDefault="00000000">
            <w:pPr>
              <w:pStyle w:val="Compact"/>
              <w:spacing w:after="0"/>
            </w:pPr>
            <w:r>
              <w:rPr>
                <w:rFonts w:ascii="Times New Roman" w:hAnsi="Times New Roman" w:cs="Times New Roman"/>
                <w:sz w:val="20"/>
                <w:szCs w:val="20"/>
              </w:rPr>
              <w:t>Staršia vdova so stratou rytmu</w:t>
            </w:r>
          </w:p>
        </w:tc>
        <w:tc>
          <w:tcPr>
            <w:tcW w:w="883" w:type="dxa"/>
            <w:tcBorders>
              <w:top w:val="nil"/>
              <w:left w:val="nil"/>
              <w:bottom w:val="nil"/>
              <w:right w:val="nil"/>
            </w:tcBorders>
          </w:tcPr>
          <w:p w14:paraId="7ABCA2B2" w14:textId="77777777" w:rsidR="00AE0C10" w:rsidRDefault="00000000">
            <w:pPr>
              <w:pStyle w:val="Compact"/>
              <w:spacing w:after="0"/>
            </w:pPr>
            <w:r>
              <w:rPr>
                <w:rFonts w:ascii="Times New Roman" w:hAnsi="Times New Roman" w:cs="Times New Roman"/>
                <w:sz w:val="20"/>
                <w:szCs w:val="20"/>
              </w:rPr>
              <w:t>3,2</w:t>
            </w:r>
          </w:p>
        </w:tc>
        <w:tc>
          <w:tcPr>
            <w:tcW w:w="883" w:type="dxa"/>
            <w:tcBorders>
              <w:top w:val="nil"/>
              <w:left w:val="nil"/>
              <w:bottom w:val="nil"/>
              <w:right w:val="nil"/>
            </w:tcBorders>
          </w:tcPr>
          <w:p w14:paraId="31BA7389" w14:textId="77777777" w:rsidR="00AE0C10" w:rsidRDefault="00000000">
            <w:pPr>
              <w:pStyle w:val="Compact"/>
              <w:spacing w:after="0"/>
            </w:pPr>
            <w:r>
              <w:rPr>
                <w:rFonts w:ascii="Times New Roman" w:hAnsi="Times New Roman" w:cs="Times New Roman"/>
                <w:sz w:val="20"/>
                <w:szCs w:val="20"/>
              </w:rPr>
              <w:t>3,2</w:t>
            </w:r>
          </w:p>
        </w:tc>
        <w:tc>
          <w:tcPr>
            <w:tcW w:w="883" w:type="dxa"/>
            <w:tcBorders>
              <w:top w:val="nil"/>
              <w:left w:val="nil"/>
              <w:bottom w:val="nil"/>
              <w:right w:val="nil"/>
            </w:tcBorders>
          </w:tcPr>
          <w:p w14:paraId="58EF25C3" w14:textId="77777777" w:rsidR="00AE0C10" w:rsidRDefault="00000000">
            <w:pPr>
              <w:pStyle w:val="Compact"/>
              <w:spacing w:after="0"/>
            </w:pPr>
            <w:r>
              <w:rPr>
                <w:rFonts w:ascii="Times New Roman" w:hAnsi="Times New Roman" w:cs="Times New Roman"/>
                <w:sz w:val="20"/>
                <w:szCs w:val="20"/>
              </w:rPr>
              <w:t>3,0</w:t>
            </w:r>
          </w:p>
        </w:tc>
        <w:tc>
          <w:tcPr>
            <w:tcW w:w="883" w:type="dxa"/>
            <w:tcBorders>
              <w:top w:val="nil"/>
              <w:left w:val="nil"/>
              <w:bottom w:val="nil"/>
              <w:right w:val="nil"/>
            </w:tcBorders>
          </w:tcPr>
          <w:p w14:paraId="69887F42" w14:textId="77777777" w:rsidR="00AE0C10" w:rsidRDefault="00000000">
            <w:pPr>
              <w:pStyle w:val="Compact"/>
              <w:spacing w:after="0"/>
            </w:pPr>
            <w:r>
              <w:rPr>
                <w:rFonts w:ascii="Times New Roman" w:hAnsi="Times New Roman" w:cs="Times New Roman"/>
                <w:sz w:val="20"/>
                <w:szCs w:val="20"/>
              </w:rPr>
              <w:t>3,2</w:t>
            </w:r>
          </w:p>
        </w:tc>
        <w:tc>
          <w:tcPr>
            <w:tcW w:w="883" w:type="dxa"/>
            <w:tcBorders>
              <w:top w:val="nil"/>
              <w:left w:val="nil"/>
              <w:bottom w:val="nil"/>
              <w:right w:val="nil"/>
            </w:tcBorders>
          </w:tcPr>
          <w:p w14:paraId="3486E384" w14:textId="77777777" w:rsidR="00AE0C10" w:rsidRDefault="00000000">
            <w:pPr>
              <w:pStyle w:val="Compact"/>
              <w:spacing w:after="0"/>
            </w:pPr>
            <w:r>
              <w:rPr>
                <w:rFonts w:ascii="Times New Roman" w:hAnsi="Times New Roman" w:cs="Times New Roman"/>
                <w:sz w:val="20"/>
                <w:szCs w:val="20"/>
              </w:rPr>
              <w:t>skôr stredná</w:t>
            </w:r>
          </w:p>
        </w:tc>
        <w:tc>
          <w:tcPr>
            <w:tcW w:w="883" w:type="dxa"/>
            <w:tcBorders>
              <w:top w:val="nil"/>
              <w:left w:val="nil"/>
              <w:bottom w:val="nil"/>
              <w:right w:val="nil"/>
            </w:tcBorders>
          </w:tcPr>
          <w:p w14:paraId="35D2FEF1" w14:textId="77777777" w:rsidR="00AE0C10" w:rsidRDefault="00000000">
            <w:pPr>
              <w:pStyle w:val="Compact"/>
              <w:spacing w:after="0"/>
            </w:pPr>
            <w:r>
              <w:rPr>
                <w:rFonts w:ascii="Times New Roman" w:hAnsi="Times New Roman" w:cs="Times New Roman"/>
                <w:sz w:val="20"/>
                <w:szCs w:val="20"/>
              </w:rPr>
              <w:t>skôr stredne ťažká</w:t>
            </w:r>
          </w:p>
        </w:tc>
        <w:tc>
          <w:tcPr>
            <w:tcW w:w="879" w:type="dxa"/>
            <w:tcBorders>
              <w:top w:val="nil"/>
              <w:left w:val="nil"/>
              <w:bottom w:val="nil"/>
              <w:right w:val="nil"/>
            </w:tcBorders>
          </w:tcPr>
          <w:p w14:paraId="7A8B4208" w14:textId="77777777" w:rsidR="00AE0C10" w:rsidRDefault="00000000">
            <w:pPr>
              <w:pStyle w:val="Compact"/>
              <w:spacing w:after="0"/>
            </w:pPr>
            <w:r>
              <w:rPr>
                <w:rFonts w:ascii="Times New Roman" w:hAnsi="Times New Roman" w:cs="Times New Roman"/>
                <w:sz w:val="20"/>
                <w:szCs w:val="20"/>
              </w:rPr>
              <w:t>50,0</w:t>
            </w:r>
          </w:p>
        </w:tc>
      </w:tr>
      <w:tr w:rsidR="00AE0C10" w14:paraId="5C841079" w14:textId="77777777" w:rsidTr="00AE0C10">
        <w:trPr>
          <w:jc w:val="center"/>
        </w:trPr>
        <w:tc>
          <w:tcPr>
            <w:tcW w:w="883" w:type="dxa"/>
            <w:tcBorders>
              <w:top w:val="nil"/>
              <w:left w:val="nil"/>
              <w:bottom w:val="single" w:sz="10" w:space="0" w:color="000000"/>
              <w:right w:val="nil"/>
            </w:tcBorders>
          </w:tcPr>
          <w:p w14:paraId="5024399C" w14:textId="77777777" w:rsidR="00AE0C10" w:rsidRDefault="00000000">
            <w:pPr>
              <w:pStyle w:val="Compact"/>
              <w:spacing w:after="0"/>
            </w:pPr>
            <w:r>
              <w:rPr>
                <w:rFonts w:ascii="Times New Roman" w:hAnsi="Times New Roman" w:cs="Times New Roman"/>
                <w:sz w:val="20"/>
                <w:szCs w:val="20"/>
              </w:rPr>
              <w:t>11</w:t>
            </w:r>
          </w:p>
        </w:tc>
        <w:tc>
          <w:tcPr>
            <w:tcW w:w="883" w:type="dxa"/>
            <w:tcBorders>
              <w:top w:val="nil"/>
              <w:left w:val="nil"/>
              <w:bottom w:val="single" w:sz="10" w:space="0" w:color="000000"/>
              <w:right w:val="nil"/>
            </w:tcBorders>
          </w:tcPr>
          <w:p w14:paraId="18C2FB21" w14:textId="77777777" w:rsidR="00AE0C10" w:rsidRDefault="00000000">
            <w:pPr>
              <w:pStyle w:val="Compact"/>
              <w:spacing w:after="0"/>
            </w:pPr>
            <w:r>
              <w:rPr>
                <w:rFonts w:ascii="Times New Roman" w:hAnsi="Times New Roman" w:cs="Times New Roman"/>
                <w:sz w:val="20"/>
                <w:szCs w:val="20"/>
              </w:rPr>
              <w:t>Žena s nízkym príjmom a sociálnym stiahnutím</w:t>
            </w:r>
          </w:p>
        </w:tc>
        <w:tc>
          <w:tcPr>
            <w:tcW w:w="883" w:type="dxa"/>
            <w:tcBorders>
              <w:top w:val="nil"/>
              <w:left w:val="nil"/>
              <w:bottom w:val="single" w:sz="10" w:space="0" w:color="000000"/>
              <w:right w:val="nil"/>
            </w:tcBorders>
          </w:tcPr>
          <w:p w14:paraId="0B28D238" w14:textId="77777777" w:rsidR="00AE0C10" w:rsidRDefault="00000000">
            <w:pPr>
              <w:pStyle w:val="Compact"/>
              <w:spacing w:after="0"/>
            </w:pPr>
            <w:r>
              <w:rPr>
                <w:rFonts w:ascii="Times New Roman" w:hAnsi="Times New Roman" w:cs="Times New Roman"/>
                <w:sz w:val="20"/>
                <w:szCs w:val="20"/>
              </w:rPr>
              <w:t>3,2</w:t>
            </w:r>
          </w:p>
        </w:tc>
        <w:tc>
          <w:tcPr>
            <w:tcW w:w="883" w:type="dxa"/>
            <w:tcBorders>
              <w:top w:val="nil"/>
              <w:left w:val="nil"/>
              <w:bottom w:val="single" w:sz="10" w:space="0" w:color="000000"/>
              <w:right w:val="nil"/>
            </w:tcBorders>
          </w:tcPr>
          <w:p w14:paraId="38156EC8" w14:textId="77777777" w:rsidR="00AE0C10" w:rsidRDefault="00000000">
            <w:pPr>
              <w:pStyle w:val="Compact"/>
              <w:spacing w:after="0"/>
            </w:pPr>
            <w:r>
              <w:rPr>
                <w:rFonts w:ascii="Times New Roman" w:hAnsi="Times New Roman" w:cs="Times New Roman"/>
                <w:sz w:val="20"/>
                <w:szCs w:val="20"/>
              </w:rPr>
              <w:t>3,3</w:t>
            </w:r>
          </w:p>
        </w:tc>
        <w:tc>
          <w:tcPr>
            <w:tcW w:w="883" w:type="dxa"/>
            <w:tcBorders>
              <w:top w:val="nil"/>
              <w:left w:val="nil"/>
              <w:bottom w:val="single" w:sz="10" w:space="0" w:color="000000"/>
              <w:right w:val="nil"/>
            </w:tcBorders>
          </w:tcPr>
          <w:p w14:paraId="2947D097" w14:textId="77777777" w:rsidR="00AE0C10" w:rsidRDefault="00000000">
            <w:pPr>
              <w:pStyle w:val="Compact"/>
              <w:spacing w:after="0"/>
            </w:pPr>
            <w:r>
              <w:rPr>
                <w:rFonts w:ascii="Times New Roman" w:hAnsi="Times New Roman" w:cs="Times New Roman"/>
                <w:sz w:val="20"/>
                <w:szCs w:val="20"/>
              </w:rPr>
              <w:t>3,0</w:t>
            </w:r>
          </w:p>
        </w:tc>
        <w:tc>
          <w:tcPr>
            <w:tcW w:w="883" w:type="dxa"/>
            <w:tcBorders>
              <w:top w:val="nil"/>
              <w:left w:val="nil"/>
              <w:bottom w:val="single" w:sz="10" w:space="0" w:color="000000"/>
              <w:right w:val="nil"/>
            </w:tcBorders>
          </w:tcPr>
          <w:p w14:paraId="4319F3D7" w14:textId="77777777" w:rsidR="00AE0C10" w:rsidRDefault="00000000">
            <w:pPr>
              <w:pStyle w:val="Compact"/>
              <w:spacing w:after="0"/>
            </w:pPr>
            <w:r>
              <w:rPr>
                <w:rFonts w:ascii="Times New Roman" w:hAnsi="Times New Roman" w:cs="Times New Roman"/>
                <w:sz w:val="20"/>
                <w:szCs w:val="20"/>
              </w:rPr>
              <w:t>3,3</w:t>
            </w:r>
          </w:p>
        </w:tc>
        <w:tc>
          <w:tcPr>
            <w:tcW w:w="883" w:type="dxa"/>
            <w:tcBorders>
              <w:top w:val="nil"/>
              <w:left w:val="nil"/>
              <w:bottom w:val="single" w:sz="10" w:space="0" w:color="000000"/>
              <w:right w:val="nil"/>
            </w:tcBorders>
          </w:tcPr>
          <w:p w14:paraId="55AC67C7" w14:textId="77777777" w:rsidR="00AE0C10" w:rsidRDefault="00000000">
            <w:pPr>
              <w:pStyle w:val="Compact"/>
              <w:spacing w:after="0"/>
            </w:pPr>
            <w:r>
              <w:rPr>
                <w:rFonts w:ascii="Times New Roman" w:hAnsi="Times New Roman" w:cs="Times New Roman"/>
                <w:sz w:val="20"/>
                <w:szCs w:val="20"/>
              </w:rPr>
              <w:t>skôr stredná</w:t>
            </w:r>
          </w:p>
        </w:tc>
        <w:tc>
          <w:tcPr>
            <w:tcW w:w="883" w:type="dxa"/>
            <w:tcBorders>
              <w:top w:val="nil"/>
              <w:left w:val="nil"/>
              <w:bottom w:val="single" w:sz="10" w:space="0" w:color="000000"/>
              <w:right w:val="nil"/>
            </w:tcBorders>
          </w:tcPr>
          <w:p w14:paraId="521633FB" w14:textId="77777777" w:rsidR="00AE0C10" w:rsidRDefault="00000000">
            <w:pPr>
              <w:pStyle w:val="Compact"/>
              <w:spacing w:after="0"/>
            </w:pPr>
            <w:r>
              <w:rPr>
                <w:rFonts w:ascii="Times New Roman" w:hAnsi="Times New Roman" w:cs="Times New Roman"/>
                <w:sz w:val="20"/>
                <w:szCs w:val="20"/>
              </w:rPr>
              <w:t>skôr stredná</w:t>
            </w:r>
          </w:p>
        </w:tc>
        <w:tc>
          <w:tcPr>
            <w:tcW w:w="879" w:type="dxa"/>
            <w:tcBorders>
              <w:top w:val="nil"/>
              <w:left w:val="nil"/>
              <w:bottom w:val="single" w:sz="10" w:space="0" w:color="000000"/>
              <w:right w:val="nil"/>
            </w:tcBorders>
          </w:tcPr>
          <w:p w14:paraId="38D4F33C" w14:textId="77777777" w:rsidR="00AE0C10" w:rsidRDefault="00000000">
            <w:pPr>
              <w:pStyle w:val="Compact"/>
              <w:spacing w:after="0"/>
            </w:pPr>
            <w:r>
              <w:rPr>
                <w:rFonts w:ascii="Times New Roman" w:hAnsi="Times New Roman" w:cs="Times New Roman"/>
                <w:sz w:val="20"/>
                <w:szCs w:val="20"/>
              </w:rPr>
              <w:t>83,3</w:t>
            </w:r>
          </w:p>
        </w:tc>
      </w:tr>
    </w:tbl>
    <w:p w14:paraId="5178DD54" w14:textId="77777777" w:rsidR="00AE0C10" w:rsidRDefault="00000000">
      <w:pPr>
        <w:pStyle w:val="Zkladntext"/>
      </w:pPr>
      <w:r>
        <w:rPr>
          <w:b/>
          <w:bCs/>
        </w:rPr>
        <w:t>Obrázok S4. Heatmap predbežnej expertnej kontroly seed scenárov.</w:t>
      </w:r>
    </w:p>
    <w:p w14:paraId="24CFC485" w14:textId="77777777" w:rsidR="00AE0C10" w:rsidRDefault="00000000">
      <w:pPr>
        <w:pStyle w:val="CaptionedFigure"/>
      </w:pPr>
      <w:r>
        <w:rPr>
          <w:noProof/>
        </w:rPr>
        <w:drawing>
          <wp:inline distT="0" distB="0" distL="0" distR="0" wp14:anchorId="10D55B79" wp14:editId="6422E6FA">
            <wp:extent cx="5334000" cy="2631722"/>
            <wp:effectExtent l="0" t="0" r="0" b="0"/>
            <wp:docPr id="71" name="Picture" descr="Obrázok S4"/>
            <wp:cNvGraphicFramePr/>
            <a:graphic xmlns:a="http://schemas.openxmlformats.org/drawingml/2006/main">
              <a:graphicData uri="http://schemas.openxmlformats.org/drawingml/2006/picture">
                <pic:pic xmlns:pic="http://schemas.openxmlformats.org/drawingml/2006/picture">
                  <pic:nvPicPr>
                    <pic:cNvPr id="72" name="Picture" descr="/Users/pavol.bielik/dev/src/github.com/pbielik/diplomovka/figures/figure_s4_expert_review_seeds_heatmap.png"/>
                    <pic:cNvPicPr>
                      <a:picLocks noChangeAspect="1" noChangeArrowheads="1"/>
                    </pic:cNvPicPr>
                  </pic:nvPicPr>
                  <pic:blipFill>
                    <a:blip r:embed="rId10"/>
                    <a:stretch>
                      <a:fillRect/>
                    </a:stretch>
                  </pic:blipFill>
                  <pic:spPr bwMode="auto">
                    <a:xfrm>
                      <a:off x="0" y="0"/>
                      <a:ext cx="5334000" cy="2631722"/>
                    </a:xfrm>
                    <a:prstGeom prst="rect">
                      <a:avLst/>
                    </a:prstGeom>
                    <a:noFill/>
                    <a:ln w="9525">
                      <a:noFill/>
                      <a:headEnd/>
                      <a:tailEnd/>
                    </a:ln>
                  </pic:spPr>
                </pic:pic>
              </a:graphicData>
            </a:graphic>
          </wp:inline>
        </w:drawing>
      </w:r>
    </w:p>
    <w:p w14:paraId="51B2F676" w14:textId="77777777" w:rsidR="00AE0C10" w:rsidRDefault="00000000">
      <w:pPr>
        <w:pStyle w:val="ImageCaption"/>
      </w:pPr>
      <w:r>
        <w:t>Obrázok S4</w:t>
      </w:r>
    </w:p>
    <w:p w14:paraId="59A5E608" w14:textId="77777777" w:rsidR="00AE0C10" w:rsidRDefault="00000000">
      <w:pPr>
        <w:pStyle w:val="Zkladntext"/>
      </w:pPr>
      <w:r>
        <w:lastRenderedPageBreak/>
        <w:t>Poznámka. Táto validačná vrstva sa interpretuje ako predbežná obsahová kalibrácia nástroja a seedov, nie ako finálny psychometrický dôkaz validity.</w:t>
      </w:r>
    </w:p>
    <w:p w14:paraId="4C76A097" w14:textId="77777777" w:rsidR="00AE0C10" w:rsidRDefault="00000000">
      <w:pPr>
        <w:pStyle w:val="Nadpis2"/>
      </w:pPr>
      <w:bookmarkStart w:id="68" w:name="X19d95783f858cb077ad87c793611b7f1c80d368"/>
      <w:bookmarkEnd w:id="67"/>
      <w:r>
        <w:t>3.2 Charakteristika analyzovaného ratingového datasetu</w:t>
      </w:r>
    </w:p>
    <w:p w14:paraId="7DFB98F8" w14:textId="77777777" w:rsidR="00AE0C10" w:rsidRDefault="00000000">
      <w:pPr>
        <w:pStyle w:val="FirstParagraph"/>
      </w:pPr>
      <w:r>
        <w:t xml:space="preserve">Analyzovaný dataset obsahoval spolu </w:t>
      </w:r>
      <w:r>
        <w:rPr>
          <w:b/>
          <w:bCs/>
        </w:rPr>
        <w:t>166 expertných hodnotení</w:t>
      </w:r>
      <w:r>
        <w:t xml:space="preserve">, ktoré sa vzťahovali na </w:t>
      </w:r>
      <w:r>
        <w:rPr>
          <w:b/>
          <w:bCs/>
        </w:rPr>
        <w:t>72 transkriptov</w:t>
      </w:r>
      <w:r>
        <w:t xml:space="preserve"> odvodených z </w:t>
      </w:r>
      <w:r>
        <w:rPr>
          <w:b/>
          <w:bCs/>
        </w:rPr>
        <w:t>12 seed scenárov</w:t>
      </w:r>
      <w:r>
        <w:t xml:space="preserve">. V datasete vystupovalo </w:t>
      </w:r>
      <w:r>
        <w:rPr>
          <w:b/>
          <w:bCs/>
        </w:rPr>
        <w:t>6 hodnotiteľov</w:t>
      </w:r>
      <w:r>
        <w:t xml:space="preserve">, pričom plné pokrytie zabezpečovala najmä jadrová dvojica </w:t>
      </w:r>
      <w:r>
        <w:rPr>
          <w:rStyle w:val="VerbatimChar"/>
        </w:rPr>
        <w:t>13</w:t>
      </w:r>
      <w:r>
        <w:t xml:space="preserve"> a </w:t>
      </w:r>
      <w:r>
        <w:rPr>
          <w:rStyle w:val="VerbatimChar"/>
        </w:rPr>
        <w:t>14</w:t>
      </w:r>
      <w:r>
        <w:t xml:space="preserve">. Na jeden transkript pripadalo v priemere </w:t>
      </w:r>
      <w:r>
        <w:rPr>
          <w:b/>
          <w:bCs/>
        </w:rPr>
        <w:t>2,31</w:t>
      </w:r>
      <w:r>
        <w:t xml:space="preserve"> hodnotenia (rozsah </w:t>
      </w:r>
      <w:r>
        <w:rPr>
          <w:b/>
          <w:bCs/>
        </w:rPr>
        <w:t>2</w:t>
      </w:r>
      <w:r>
        <w:t xml:space="preserve"> až </w:t>
      </w:r>
      <w:r>
        <w:rPr>
          <w:b/>
          <w:bCs/>
        </w:rPr>
        <w:t>6</w:t>
      </w:r>
      <w:r>
        <w:t>).</w:t>
      </w:r>
    </w:p>
    <w:p w14:paraId="38285350" w14:textId="77777777" w:rsidR="00AE0C10" w:rsidRDefault="00000000">
      <w:pPr>
        <w:pStyle w:val="Zkladntext"/>
      </w:pPr>
      <w:r>
        <w:t xml:space="preserve">Na úrovni experimentálneho dizajnu bol už zastúpený kompletný faktorový plán </w:t>
      </w:r>
      <w:r>
        <w:rPr>
          <w:b/>
          <w:bCs/>
        </w:rPr>
        <w:t>2 × 3</w:t>
      </w:r>
      <w:r>
        <w:t>, teda všetkých šesť buniek vytvorených kombináciou prítomnosti štruktúrujúceho klinického usmernenia (</w:t>
      </w:r>
      <w:r>
        <w:rPr>
          <w:rStyle w:val="VerbatimChar"/>
        </w:rPr>
        <w:t>off</w:t>
      </w:r>
      <w:r>
        <w:t xml:space="preserve"> vs. </w:t>
      </w:r>
      <w:r>
        <w:rPr>
          <w:rStyle w:val="VerbatimChar"/>
        </w:rPr>
        <w:t>on</w:t>
      </w:r>
      <w:r>
        <w:t>) a štýlu odpovedania simulovaného pacienta (</w:t>
      </w:r>
      <w:r>
        <w:rPr>
          <w:rStyle w:val="VerbatimChar"/>
        </w:rPr>
        <w:t>P1</w:t>
      </w:r>
      <w:r>
        <w:t xml:space="preserve"> až </w:t>
      </w:r>
      <w:r>
        <w:rPr>
          <w:rStyle w:val="VerbatimChar"/>
        </w:rPr>
        <w:t>P3</w:t>
      </w:r>
      <w:r>
        <w:t xml:space="preserve">). Pokrytie buniek však nebolo úplne vyvážené, keďže bunka </w:t>
      </w:r>
      <w:r>
        <w:rPr>
          <w:rStyle w:val="VerbatimChar"/>
        </w:rPr>
        <w:t>off × P1</w:t>
      </w:r>
      <w:r>
        <w:t xml:space="preserve"> zahŕňala viac hodnotení toho istého súboru transkriptov než ostatné bunky. Na rating-level vrstve preto </w:t>
      </w:r>
      <w:r>
        <w:rPr>
          <w:rStyle w:val="VerbatimChar"/>
        </w:rPr>
        <w:t>off × P1</w:t>
      </w:r>
      <w:r>
        <w:t xml:space="preserve"> obsahovala </w:t>
      </w:r>
      <w:r>
        <w:rPr>
          <w:b/>
          <w:bCs/>
        </w:rPr>
        <w:t>46 ratingov</w:t>
      </w:r>
      <w:r>
        <w:t xml:space="preserve">, zatiaľ čo každá z ostatných piatich buniek obsahovala po </w:t>
      </w:r>
      <w:r>
        <w:rPr>
          <w:b/>
          <w:bCs/>
        </w:rPr>
        <w:t>24 ratingov</w:t>
      </w:r>
      <w:r>
        <w:t>.</w:t>
      </w:r>
    </w:p>
    <w:p w14:paraId="7E10E938" w14:textId="77777777" w:rsidR="00AE0C10" w:rsidRDefault="00000000">
      <w:pPr>
        <w:pStyle w:val="Zkladntext"/>
      </w:pPr>
      <w:r>
        <w:t>Aktuálny dataset preto umožňuje spoľahlivo opísať základné rozdelenia hodnotení, no interpretačnú istotu obmedzuje malý jadrový panel hodnotiteľov.</w:t>
      </w:r>
    </w:p>
    <w:p w14:paraId="69CFFC48" w14:textId="77777777" w:rsidR="00AE0C10" w:rsidRDefault="00000000">
      <w:pPr>
        <w:pStyle w:val="Zkladntext"/>
      </w:pPr>
      <w:r>
        <w:rPr>
          <w:b/>
          <w:bCs/>
        </w:rPr>
        <w:t>Tabuľka 1. Základná charakteristika analyzovaného ratingového datasetu.</w:t>
      </w:r>
    </w:p>
    <w:tbl>
      <w:tblPr>
        <w:tblStyle w:val="Table"/>
        <w:tblW w:w="7943" w:type="dxa"/>
        <w:jc w:val="center"/>
        <w:tblBorders>
          <w:top w:val="nil"/>
          <w:left w:val="nil"/>
          <w:bottom w:val="nil"/>
          <w:right w:val="nil"/>
          <w:insideH w:val="nil"/>
          <w:insideV w:val="nil"/>
        </w:tblBorders>
        <w:tblLayout w:type="fixed"/>
        <w:tblCellMar>
          <w:top w:w="35" w:type="dxa"/>
          <w:left w:w="90" w:type="dxa"/>
          <w:bottom w:w="35" w:type="dxa"/>
          <w:right w:w="90" w:type="dxa"/>
        </w:tblCellMar>
        <w:tblLook w:val="04A0" w:firstRow="1" w:lastRow="0" w:firstColumn="1" w:lastColumn="0" w:noHBand="0" w:noVBand="1"/>
      </w:tblPr>
      <w:tblGrid>
        <w:gridCol w:w="3972"/>
        <w:gridCol w:w="3971"/>
      </w:tblGrid>
      <w:tr w:rsidR="00AE0C10" w14:paraId="15535773" w14:textId="77777777" w:rsidTr="00AE0C10">
        <w:trPr>
          <w:cnfStyle w:val="100000000000" w:firstRow="1" w:lastRow="0" w:firstColumn="0" w:lastColumn="0" w:oddVBand="0" w:evenVBand="0" w:oddHBand="0" w:evenHBand="0" w:firstRowFirstColumn="0" w:firstRowLastColumn="0" w:lastRowFirstColumn="0" w:lastRowLastColumn="0"/>
          <w:tblHeader/>
          <w:jc w:val="center"/>
        </w:trPr>
        <w:tc>
          <w:tcPr>
            <w:tcW w:w="3972" w:type="dxa"/>
            <w:tcBorders>
              <w:top w:val="single" w:sz="10" w:space="0" w:color="000000"/>
              <w:left w:val="nil"/>
              <w:bottom w:val="single" w:sz="8" w:space="0" w:color="000000"/>
              <w:right w:val="nil"/>
            </w:tcBorders>
          </w:tcPr>
          <w:p w14:paraId="6B0E486B" w14:textId="77777777" w:rsidR="00AE0C10" w:rsidRDefault="00000000">
            <w:pPr>
              <w:pStyle w:val="Compact"/>
              <w:spacing w:after="0"/>
            </w:pPr>
            <w:r>
              <w:rPr>
                <w:rFonts w:ascii="Times New Roman" w:hAnsi="Times New Roman" w:cs="Times New Roman"/>
                <w:b/>
                <w:bCs/>
                <w:sz w:val="20"/>
                <w:szCs w:val="20"/>
              </w:rPr>
              <w:t>Ukazovateľ</w:t>
            </w:r>
          </w:p>
        </w:tc>
        <w:tc>
          <w:tcPr>
            <w:tcW w:w="3971" w:type="dxa"/>
            <w:tcBorders>
              <w:top w:val="single" w:sz="10" w:space="0" w:color="000000"/>
              <w:left w:val="nil"/>
              <w:bottom w:val="single" w:sz="8" w:space="0" w:color="000000"/>
              <w:right w:val="nil"/>
            </w:tcBorders>
          </w:tcPr>
          <w:p w14:paraId="1DFD3127" w14:textId="77777777" w:rsidR="00AE0C10" w:rsidRDefault="00000000">
            <w:pPr>
              <w:pStyle w:val="Compact"/>
              <w:spacing w:after="0"/>
            </w:pPr>
            <w:r>
              <w:rPr>
                <w:rFonts w:ascii="Times New Roman" w:hAnsi="Times New Roman" w:cs="Times New Roman"/>
                <w:b/>
                <w:bCs/>
                <w:sz w:val="20"/>
                <w:szCs w:val="20"/>
              </w:rPr>
              <w:t>Hodnota</w:t>
            </w:r>
          </w:p>
        </w:tc>
      </w:tr>
      <w:tr w:rsidR="00AE0C10" w14:paraId="7548DB93" w14:textId="77777777" w:rsidTr="00AE0C10">
        <w:trPr>
          <w:jc w:val="center"/>
        </w:trPr>
        <w:tc>
          <w:tcPr>
            <w:tcW w:w="3972" w:type="dxa"/>
            <w:tcBorders>
              <w:top w:val="nil"/>
              <w:left w:val="nil"/>
              <w:bottom w:val="nil"/>
              <w:right w:val="nil"/>
            </w:tcBorders>
          </w:tcPr>
          <w:p w14:paraId="394E85AF" w14:textId="77777777" w:rsidR="00AE0C10" w:rsidRDefault="00000000">
            <w:pPr>
              <w:pStyle w:val="Compact"/>
              <w:spacing w:after="0"/>
            </w:pPr>
            <w:r>
              <w:rPr>
                <w:rFonts w:ascii="Times New Roman" w:hAnsi="Times New Roman" w:cs="Times New Roman"/>
                <w:sz w:val="20"/>
                <w:szCs w:val="20"/>
              </w:rPr>
              <w:t>Počet ratingov</w:t>
            </w:r>
          </w:p>
        </w:tc>
        <w:tc>
          <w:tcPr>
            <w:tcW w:w="3971" w:type="dxa"/>
            <w:tcBorders>
              <w:top w:val="nil"/>
              <w:left w:val="nil"/>
              <w:bottom w:val="nil"/>
              <w:right w:val="nil"/>
            </w:tcBorders>
          </w:tcPr>
          <w:p w14:paraId="146B592D" w14:textId="77777777" w:rsidR="00AE0C10" w:rsidRDefault="00000000">
            <w:pPr>
              <w:pStyle w:val="Compact"/>
              <w:spacing w:after="0"/>
            </w:pPr>
            <w:r>
              <w:rPr>
                <w:rFonts w:ascii="Times New Roman" w:hAnsi="Times New Roman" w:cs="Times New Roman"/>
                <w:sz w:val="20"/>
                <w:szCs w:val="20"/>
              </w:rPr>
              <w:t>166,00</w:t>
            </w:r>
          </w:p>
        </w:tc>
      </w:tr>
      <w:tr w:rsidR="00AE0C10" w14:paraId="516C9DC2" w14:textId="77777777" w:rsidTr="00AE0C10">
        <w:trPr>
          <w:jc w:val="center"/>
        </w:trPr>
        <w:tc>
          <w:tcPr>
            <w:tcW w:w="3972" w:type="dxa"/>
            <w:tcBorders>
              <w:top w:val="nil"/>
              <w:left w:val="nil"/>
              <w:bottom w:val="nil"/>
              <w:right w:val="nil"/>
            </w:tcBorders>
          </w:tcPr>
          <w:p w14:paraId="071C9A81" w14:textId="77777777" w:rsidR="00AE0C10" w:rsidRDefault="00000000">
            <w:pPr>
              <w:pStyle w:val="Compact"/>
              <w:spacing w:after="0"/>
            </w:pPr>
            <w:r>
              <w:rPr>
                <w:rFonts w:ascii="Times New Roman" w:hAnsi="Times New Roman" w:cs="Times New Roman"/>
                <w:sz w:val="20"/>
                <w:szCs w:val="20"/>
              </w:rPr>
              <w:t>Počet transkriptov</w:t>
            </w:r>
          </w:p>
        </w:tc>
        <w:tc>
          <w:tcPr>
            <w:tcW w:w="3971" w:type="dxa"/>
            <w:tcBorders>
              <w:top w:val="nil"/>
              <w:left w:val="nil"/>
              <w:bottom w:val="nil"/>
              <w:right w:val="nil"/>
            </w:tcBorders>
          </w:tcPr>
          <w:p w14:paraId="6F600354" w14:textId="77777777" w:rsidR="00AE0C10" w:rsidRDefault="00000000">
            <w:pPr>
              <w:pStyle w:val="Compact"/>
              <w:spacing w:after="0"/>
            </w:pPr>
            <w:r>
              <w:rPr>
                <w:rFonts w:ascii="Times New Roman" w:hAnsi="Times New Roman" w:cs="Times New Roman"/>
                <w:sz w:val="20"/>
                <w:szCs w:val="20"/>
              </w:rPr>
              <w:t>72,00</w:t>
            </w:r>
          </w:p>
        </w:tc>
      </w:tr>
      <w:tr w:rsidR="00AE0C10" w14:paraId="652DA501" w14:textId="77777777" w:rsidTr="00AE0C10">
        <w:trPr>
          <w:jc w:val="center"/>
        </w:trPr>
        <w:tc>
          <w:tcPr>
            <w:tcW w:w="3972" w:type="dxa"/>
            <w:tcBorders>
              <w:top w:val="nil"/>
              <w:left w:val="nil"/>
              <w:bottom w:val="nil"/>
              <w:right w:val="nil"/>
            </w:tcBorders>
          </w:tcPr>
          <w:p w14:paraId="4EECF910" w14:textId="77777777" w:rsidR="00AE0C10" w:rsidRDefault="00000000">
            <w:pPr>
              <w:pStyle w:val="Compact"/>
              <w:spacing w:after="0"/>
            </w:pPr>
            <w:r>
              <w:rPr>
                <w:rFonts w:ascii="Times New Roman" w:hAnsi="Times New Roman" w:cs="Times New Roman"/>
                <w:sz w:val="20"/>
                <w:szCs w:val="20"/>
              </w:rPr>
              <w:t>Počet seed scenárov</w:t>
            </w:r>
          </w:p>
        </w:tc>
        <w:tc>
          <w:tcPr>
            <w:tcW w:w="3971" w:type="dxa"/>
            <w:tcBorders>
              <w:top w:val="nil"/>
              <w:left w:val="nil"/>
              <w:bottom w:val="nil"/>
              <w:right w:val="nil"/>
            </w:tcBorders>
          </w:tcPr>
          <w:p w14:paraId="741BAFA1" w14:textId="77777777" w:rsidR="00AE0C10" w:rsidRDefault="00000000">
            <w:pPr>
              <w:pStyle w:val="Compact"/>
              <w:spacing w:after="0"/>
            </w:pPr>
            <w:r>
              <w:rPr>
                <w:rFonts w:ascii="Times New Roman" w:hAnsi="Times New Roman" w:cs="Times New Roman"/>
                <w:sz w:val="20"/>
                <w:szCs w:val="20"/>
              </w:rPr>
              <w:t>12,00</w:t>
            </w:r>
          </w:p>
        </w:tc>
      </w:tr>
      <w:tr w:rsidR="00AE0C10" w14:paraId="53300834" w14:textId="77777777" w:rsidTr="00AE0C10">
        <w:trPr>
          <w:jc w:val="center"/>
        </w:trPr>
        <w:tc>
          <w:tcPr>
            <w:tcW w:w="3972" w:type="dxa"/>
            <w:tcBorders>
              <w:top w:val="nil"/>
              <w:left w:val="nil"/>
              <w:bottom w:val="nil"/>
              <w:right w:val="nil"/>
            </w:tcBorders>
          </w:tcPr>
          <w:p w14:paraId="231FF866" w14:textId="77777777" w:rsidR="00AE0C10" w:rsidRDefault="00000000">
            <w:pPr>
              <w:pStyle w:val="Compact"/>
              <w:spacing w:after="0"/>
            </w:pPr>
            <w:r>
              <w:rPr>
                <w:rFonts w:ascii="Times New Roman" w:hAnsi="Times New Roman" w:cs="Times New Roman"/>
                <w:sz w:val="20"/>
                <w:szCs w:val="20"/>
              </w:rPr>
              <w:t>Počet raterov v exporte</w:t>
            </w:r>
          </w:p>
        </w:tc>
        <w:tc>
          <w:tcPr>
            <w:tcW w:w="3971" w:type="dxa"/>
            <w:tcBorders>
              <w:top w:val="nil"/>
              <w:left w:val="nil"/>
              <w:bottom w:val="nil"/>
              <w:right w:val="nil"/>
            </w:tcBorders>
          </w:tcPr>
          <w:p w14:paraId="1C891D26" w14:textId="77777777" w:rsidR="00AE0C10" w:rsidRDefault="00000000">
            <w:pPr>
              <w:pStyle w:val="Compact"/>
              <w:spacing w:after="0"/>
            </w:pPr>
            <w:r>
              <w:rPr>
                <w:rFonts w:ascii="Times New Roman" w:hAnsi="Times New Roman" w:cs="Times New Roman"/>
                <w:sz w:val="20"/>
                <w:szCs w:val="20"/>
              </w:rPr>
              <w:t>6,00</w:t>
            </w:r>
          </w:p>
        </w:tc>
      </w:tr>
      <w:tr w:rsidR="00AE0C10" w14:paraId="22C1893E" w14:textId="77777777" w:rsidTr="00AE0C10">
        <w:trPr>
          <w:jc w:val="center"/>
        </w:trPr>
        <w:tc>
          <w:tcPr>
            <w:tcW w:w="3972" w:type="dxa"/>
            <w:tcBorders>
              <w:top w:val="nil"/>
              <w:left w:val="nil"/>
              <w:bottom w:val="nil"/>
              <w:right w:val="nil"/>
            </w:tcBorders>
          </w:tcPr>
          <w:p w14:paraId="74B7A514" w14:textId="77777777" w:rsidR="00AE0C10" w:rsidRDefault="00000000">
            <w:pPr>
              <w:pStyle w:val="Compact"/>
              <w:spacing w:after="0"/>
            </w:pPr>
            <w:r>
              <w:rPr>
                <w:rFonts w:ascii="Times New Roman" w:hAnsi="Times New Roman" w:cs="Times New Roman"/>
                <w:sz w:val="20"/>
                <w:szCs w:val="20"/>
              </w:rPr>
              <w:t>Priemerný počet ratingov na transkript</w:t>
            </w:r>
          </w:p>
        </w:tc>
        <w:tc>
          <w:tcPr>
            <w:tcW w:w="3971" w:type="dxa"/>
            <w:tcBorders>
              <w:top w:val="nil"/>
              <w:left w:val="nil"/>
              <w:bottom w:val="nil"/>
              <w:right w:val="nil"/>
            </w:tcBorders>
          </w:tcPr>
          <w:p w14:paraId="4444E993" w14:textId="77777777" w:rsidR="00AE0C10" w:rsidRDefault="00000000">
            <w:pPr>
              <w:pStyle w:val="Compact"/>
              <w:spacing w:after="0"/>
            </w:pPr>
            <w:r>
              <w:rPr>
                <w:rFonts w:ascii="Times New Roman" w:hAnsi="Times New Roman" w:cs="Times New Roman"/>
                <w:sz w:val="20"/>
                <w:szCs w:val="20"/>
              </w:rPr>
              <w:t>2,31</w:t>
            </w:r>
          </w:p>
        </w:tc>
      </w:tr>
      <w:tr w:rsidR="00AE0C10" w14:paraId="45DBD2FF" w14:textId="77777777" w:rsidTr="00AE0C10">
        <w:trPr>
          <w:jc w:val="center"/>
        </w:trPr>
        <w:tc>
          <w:tcPr>
            <w:tcW w:w="3972" w:type="dxa"/>
            <w:tcBorders>
              <w:top w:val="nil"/>
              <w:left w:val="nil"/>
              <w:bottom w:val="nil"/>
              <w:right w:val="nil"/>
            </w:tcBorders>
          </w:tcPr>
          <w:p w14:paraId="75BAC505" w14:textId="77777777" w:rsidR="00AE0C10" w:rsidRDefault="00000000">
            <w:pPr>
              <w:pStyle w:val="Compact"/>
              <w:spacing w:after="0"/>
            </w:pPr>
            <w:r>
              <w:rPr>
                <w:rFonts w:ascii="Times New Roman" w:hAnsi="Times New Roman" w:cs="Times New Roman"/>
                <w:sz w:val="20"/>
                <w:szCs w:val="20"/>
              </w:rPr>
              <w:t>Minimum ratingov na transkript</w:t>
            </w:r>
          </w:p>
        </w:tc>
        <w:tc>
          <w:tcPr>
            <w:tcW w:w="3971" w:type="dxa"/>
            <w:tcBorders>
              <w:top w:val="nil"/>
              <w:left w:val="nil"/>
              <w:bottom w:val="nil"/>
              <w:right w:val="nil"/>
            </w:tcBorders>
          </w:tcPr>
          <w:p w14:paraId="1925452F" w14:textId="77777777" w:rsidR="00AE0C10" w:rsidRDefault="00000000">
            <w:pPr>
              <w:pStyle w:val="Compact"/>
              <w:spacing w:after="0"/>
            </w:pPr>
            <w:r>
              <w:rPr>
                <w:rFonts w:ascii="Times New Roman" w:hAnsi="Times New Roman" w:cs="Times New Roman"/>
                <w:sz w:val="20"/>
                <w:szCs w:val="20"/>
              </w:rPr>
              <w:t>2,00</w:t>
            </w:r>
          </w:p>
        </w:tc>
      </w:tr>
      <w:tr w:rsidR="00AE0C10" w14:paraId="328BDAAF" w14:textId="77777777" w:rsidTr="00AE0C10">
        <w:trPr>
          <w:jc w:val="center"/>
        </w:trPr>
        <w:tc>
          <w:tcPr>
            <w:tcW w:w="3972" w:type="dxa"/>
            <w:tcBorders>
              <w:top w:val="nil"/>
              <w:left w:val="nil"/>
              <w:bottom w:val="nil"/>
              <w:right w:val="nil"/>
            </w:tcBorders>
          </w:tcPr>
          <w:p w14:paraId="1D3A5FF3" w14:textId="77777777" w:rsidR="00AE0C10" w:rsidRDefault="00000000">
            <w:pPr>
              <w:pStyle w:val="Compact"/>
              <w:spacing w:after="0"/>
            </w:pPr>
            <w:r>
              <w:rPr>
                <w:rFonts w:ascii="Times New Roman" w:hAnsi="Times New Roman" w:cs="Times New Roman"/>
                <w:sz w:val="20"/>
                <w:szCs w:val="20"/>
              </w:rPr>
              <w:t>Maximum ratingov na transkript</w:t>
            </w:r>
          </w:p>
        </w:tc>
        <w:tc>
          <w:tcPr>
            <w:tcW w:w="3971" w:type="dxa"/>
            <w:tcBorders>
              <w:top w:val="nil"/>
              <w:left w:val="nil"/>
              <w:bottom w:val="nil"/>
              <w:right w:val="nil"/>
            </w:tcBorders>
          </w:tcPr>
          <w:p w14:paraId="637FA28D" w14:textId="77777777" w:rsidR="00AE0C10" w:rsidRDefault="00000000">
            <w:pPr>
              <w:pStyle w:val="Compact"/>
              <w:spacing w:after="0"/>
            </w:pPr>
            <w:r>
              <w:rPr>
                <w:rFonts w:ascii="Times New Roman" w:hAnsi="Times New Roman" w:cs="Times New Roman"/>
                <w:sz w:val="20"/>
                <w:szCs w:val="20"/>
              </w:rPr>
              <w:t>6,00</w:t>
            </w:r>
          </w:p>
        </w:tc>
      </w:tr>
      <w:tr w:rsidR="00AE0C10" w14:paraId="64E8641E" w14:textId="77777777" w:rsidTr="00AE0C10">
        <w:trPr>
          <w:jc w:val="center"/>
        </w:trPr>
        <w:tc>
          <w:tcPr>
            <w:tcW w:w="3972" w:type="dxa"/>
            <w:tcBorders>
              <w:top w:val="nil"/>
              <w:left w:val="nil"/>
              <w:bottom w:val="nil"/>
              <w:right w:val="nil"/>
            </w:tcBorders>
          </w:tcPr>
          <w:p w14:paraId="3A512EC9" w14:textId="77777777" w:rsidR="00AE0C10" w:rsidRDefault="00000000">
            <w:pPr>
              <w:pStyle w:val="Compact"/>
              <w:spacing w:after="0"/>
            </w:pPr>
            <w:r>
              <w:rPr>
                <w:rFonts w:ascii="Times New Roman" w:hAnsi="Times New Roman" w:cs="Times New Roman"/>
                <w:sz w:val="20"/>
                <w:szCs w:val="20"/>
              </w:rPr>
              <w:t>Bunka off × P1</w:t>
            </w:r>
          </w:p>
        </w:tc>
        <w:tc>
          <w:tcPr>
            <w:tcW w:w="3971" w:type="dxa"/>
            <w:tcBorders>
              <w:top w:val="nil"/>
              <w:left w:val="nil"/>
              <w:bottom w:val="nil"/>
              <w:right w:val="nil"/>
            </w:tcBorders>
          </w:tcPr>
          <w:p w14:paraId="577CAC3C" w14:textId="77777777" w:rsidR="00AE0C10" w:rsidRDefault="00000000">
            <w:pPr>
              <w:pStyle w:val="Compact"/>
              <w:spacing w:after="0"/>
            </w:pPr>
            <w:r>
              <w:rPr>
                <w:rFonts w:ascii="Times New Roman" w:hAnsi="Times New Roman" w:cs="Times New Roman"/>
                <w:sz w:val="20"/>
                <w:szCs w:val="20"/>
              </w:rPr>
              <w:t>46,00</w:t>
            </w:r>
          </w:p>
        </w:tc>
      </w:tr>
      <w:tr w:rsidR="00AE0C10" w14:paraId="38FC2265" w14:textId="77777777" w:rsidTr="00AE0C10">
        <w:trPr>
          <w:jc w:val="center"/>
        </w:trPr>
        <w:tc>
          <w:tcPr>
            <w:tcW w:w="3972" w:type="dxa"/>
            <w:tcBorders>
              <w:top w:val="nil"/>
              <w:left w:val="nil"/>
              <w:bottom w:val="nil"/>
              <w:right w:val="nil"/>
            </w:tcBorders>
          </w:tcPr>
          <w:p w14:paraId="4255C96F" w14:textId="77777777" w:rsidR="00AE0C10" w:rsidRDefault="00000000">
            <w:pPr>
              <w:pStyle w:val="Compact"/>
              <w:spacing w:after="0"/>
            </w:pPr>
            <w:r>
              <w:rPr>
                <w:rFonts w:ascii="Times New Roman" w:hAnsi="Times New Roman" w:cs="Times New Roman"/>
                <w:sz w:val="20"/>
                <w:szCs w:val="20"/>
              </w:rPr>
              <w:t>Bunka off × P2</w:t>
            </w:r>
          </w:p>
        </w:tc>
        <w:tc>
          <w:tcPr>
            <w:tcW w:w="3971" w:type="dxa"/>
            <w:tcBorders>
              <w:top w:val="nil"/>
              <w:left w:val="nil"/>
              <w:bottom w:val="nil"/>
              <w:right w:val="nil"/>
            </w:tcBorders>
          </w:tcPr>
          <w:p w14:paraId="701D8ECC" w14:textId="77777777" w:rsidR="00AE0C10" w:rsidRDefault="00000000">
            <w:pPr>
              <w:pStyle w:val="Compact"/>
              <w:spacing w:after="0"/>
            </w:pPr>
            <w:r>
              <w:rPr>
                <w:rFonts w:ascii="Times New Roman" w:hAnsi="Times New Roman" w:cs="Times New Roman"/>
                <w:sz w:val="20"/>
                <w:szCs w:val="20"/>
              </w:rPr>
              <w:t>24,00</w:t>
            </w:r>
          </w:p>
        </w:tc>
      </w:tr>
      <w:tr w:rsidR="00AE0C10" w14:paraId="67FBC524" w14:textId="77777777" w:rsidTr="00AE0C10">
        <w:trPr>
          <w:jc w:val="center"/>
        </w:trPr>
        <w:tc>
          <w:tcPr>
            <w:tcW w:w="3972" w:type="dxa"/>
            <w:tcBorders>
              <w:top w:val="nil"/>
              <w:left w:val="nil"/>
              <w:bottom w:val="nil"/>
              <w:right w:val="nil"/>
            </w:tcBorders>
          </w:tcPr>
          <w:p w14:paraId="3BC040F4" w14:textId="77777777" w:rsidR="00AE0C10" w:rsidRDefault="00000000">
            <w:pPr>
              <w:pStyle w:val="Compact"/>
              <w:spacing w:after="0"/>
            </w:pPr>
            <w:r>
              <w:rPr>
                <w:rFonts w:ascii="Times New Roman" w:hAnsi="Times New Roman" w:cs="Times New Roman"/>
                <w:sz w:val="20"/>
                <w:szCs w:val="20"/>
              </w:rPr>
              <w:t>Bunka off × P3</w:t>
            </w:r>
          </w:p>
        </w:tc>
        <w:tc>
          <w:tcPr>
            <w:tcW w:w="3971" w:type="dxa"/>
            <w:tcBorders>
              <w:top w:val="nil"/>
              <w:left w:val="nil"/>
              <w:bottom w:val="nil"/>
              <w:right w:val="nil"/>
            </w:tcBorders>
          </w:tcPr>
          <w:p w14:paraId="59889653" w14:textId="77777777" w:rsidR="00AE0C10" w:rsidRDefault="00000000">
            <w:pPr>
              <w:pStyle w:val="Compact"/>
              <w:spacing w:after="0"/>
            </w:pPr>
            <w:r>
              <w:rPr>
                <w:rFonts w:ascii="Times New Roman" w:hAnsi="Times New Roman" w:cs="Times New Roman"/>
                <w:sz w:val="20"/>
                <w:szCs w:val="20"/>
              </w:rPr>
              <w:t>24,00</w:t>
            </w:r>
          </w:p>
        </w:tc>
      </w:tr>
      <w:tr w:rsidR="00AE0C10" w14:paraId="535CABDB" w14:textId="77777777" w:rsidTr="00AE0C10">
        <w:trPr>
          <w:jc w:val="center"/>
        </w:trPr>
        <w:tc>
          <w:tcPr>
            <w:tcW w:w="3972" w:type="dxa"/>
            <w:tcBorders>
              <w:top w:val="nil"/>
              <w:left w:val="nil"/>
              <w:bottom w:val="nil"/>
              <w:right w:val="nil"/>
            </w:tcBorders>
          </w:tcPr>
          <w:p w14:paraId="40C6F1DC" w14:textId="77777777" w:rsidR="00AE0C10" w:rsidRDefault="00000000">
            <w:pPr>
              <w:pStyle w:val="Compact"/>
              <w:spacing w:after="0"/>
            </w:pPr>
            <w:r>
              <w:rPr>
                <w:rFonts w:ascii="Times New Roman" w:hAnsi="Times New Roman" w:cs="Times New Roman"/>
                <w:sz w:val="20"/>
                <w:szCs w:val="20"/>
              </w:rPr>
              <w:t>Bunka on × P1</w:t>
            </w:r>
          </w:p>
        </w:tc>
        <w:tc>
          <w:tcPr>
            <w:tcW w:w="3971" w:type="dxa"/>
            <w:tcBorders>
              <w:top w:val="nil"/>
              <w:left w:val="nil"/>
              <w:bottom w:val="nil"/>
              <w:right w:val="nil"/>
            </w:tcBorders>
          </w:tcPr>
          <w:p w14:paraId="2B396176" w14:textId="77777777" w:rsidR="00AE0C10" w:rsidRDefault="00000000">
            <w:pPr>
              <w:pStyle w:val="Compact"/>
              <w:spacing w:after="0"/>
            </w:pPr>
            <w:r>
              <w:rPr>
                <w:rFonts w:ascii="Times New Roman" w:hAnsi="Times New Roman" w:cs="Times New Roman"/>
                <w:sz w:val="20"/>
                <w:szCs w:val="20"/>
              </w:rPr>
              <w:t>24,00</w:t>
            </w:r>
          </w:p>
        </w:tc>
      </w:tr>
      <w:tr w:rsidR="00AE0C10" w14:paraId="6FC96A2E" w14:textId="77777777" w:rsidTr="00AE0C10">
        <w:trPr>
          <w:jc w:val="center"/>
        </w:trPr>
        <w:tc>
          <w:tcPr>
            <w:tcW w:w="3972" w:type="dxa"/>
            <w:tcBorders>
              <w:top w:val="nil"/>
              <w:left w:val="nil"/>
              <w:bottom w:val="nil"/>
              <w:right w:val="nil"/>
            </w:tcBorders>
          </w:tcPr>
          <w:p w14:paraId="2539CF0C" w14:textId="77777777" w:rsidR="00AE0C10" w:rsidRDefault="00000000">
            <w:pPr>
              <w:pStyle w:val="Compact"/>
              <w:spacing w:after="0"/>
            </w:pPr>
            <w:r>
              <w:rPr>
                <w:rFonts w:ascii="Times New Roman" w:hAnsi="Times New Roman" w:cs="Times New Roman"/>
                <w:sz w:val="20"/>
                <w:szCs w:val="20"/>
              </w:rPr>
              <w:t>Bunka on × P2</w:t>
            </w:r>
          </w:p>
        </w:tc>
        <w:tc>
          <w:tcPr>
            <w:tcW w:w="3971" w:type="dxa"/>
            <w:tcBorders>
              <w:top w:val="nil"/>
              <w:left w:val="nil"/>
              <w:bottom w:val="nil"/>
              <w:right w:val="nil"/>
            </w:tcBorders>
          </w:tcPr>
          <w:p w14:paraId="35C8B4B6" w14:textId="77777777" w:rsidR="00AE0C10" w:rsidRDefault="00000000">
            <w:pPr>
              <w:pStyle w:val="Compact"/>
              <w:spacing w:after="0"/>
            </w:pPr>
            <w:r>
              <w:rPr>
                <w:rFonts w:ascii="Times New Roman" w:hAnsi="Times New Roman" w:cs="Times New Roman"/>
                <w:sz w:val="20"/>
                <w:szCs w:val="20"/>
              </w:rPr>
              <w:t>24,00</w:t>
            </w:r>
          </w:p>
        </w:tc>
      </w:tr>
      <w:tr w:rsidR="00AE0C10" w14:paraId="449771A2" w14:textId="77777777" w:rsidTr="00AE0C10">
        <w:trPr>
          <w:jc w:val="center"/>
        </w:trPr>
        <w:tc>
          <w:tcPr>
            <w:tcW w:w="3972" w:type="dxa"/>
            <w:tcBorders>
              <w:top w:val="nil"/>
              <w:left w:val="nil"/>
              <w:bottom w:val="single" w:sz="10" w:space="0" w:color="000000"/>
              <w:right w:val="nil"/>
            </w:tcBorders>
          </w:tcPr>
          <w:p w14:paraId="1CFB4C2B" w14:textId="77777777" w:rsidR="00AE0C10" w:rsidRDefault="00000000">
            <w:pPr>
              <w:pStyle w:val="Compact"/>
              <w:spacing w:after="0"/>
            </w:pPr>
            <w:r>
              <w:rPr>
                <w:rFonts w:ascii="Times New Roman" w:hAnsi="Times New Roman" w:cs="Times New Roman"/>
                <w:sz w:val="20"/>
                <w:szCs w:val="20"/>
              </w:rPr>
              <w:t>Bunka on × P3</w:t>
            </w:r>
          </w:p>
        </w:tc>
        <w:tc>
          <w:tcPr>
            <w:tcW w:w="3971" w:type="dxa"/>
            <w:tcBorders>
              <w:top w:val="nil"/>
              <w:left w:val="nil"/>
              <w:bottom w:val="single" w:sz="10" w:space="0" w:color="000000"/>
              <w:right w:val="nil"/>
            </w:tcBorders>
          </w:tcPr>
          <w:p w14:paraId="6FA5BED9" w14:textId="77777777" w:rsidR="00AE0C10" w:rsidRDefault="00000000">
            <w:pPr>
              <w:pStyle w:val="Compact"/>
              <w:spacing w:after="0"/>
            </w:pPr>
            <w:r>
              <w:rPr>
                <w:rFonts w:ascii="Times New Roman" w:hAnsi="Times New Roman" w:cs="Times New Roman"/>
                <w:sz w:val="20"/>
                <w:szCs w:val="20"/>
              </w:rPr>
              <w:t>24,00</w:t>
            </w:r>
          </w:p>
        </w:tc>
      </w:tr>
    </w:tbl>
    <w:p w14:paraId="00EF35C9" w14:textId="77777777" w:rsidR="00AE0C10" w:rsidRDefault="00000000">
      <w:pPr>
        <w:pStyle w:val="Zkladntext"/>
      </w:pPr>
      <w:r>
        <w:rPr>
          <w:b/>
          <w:bCs/>
        </w:rPr>
        <w:t>Tabuľka 2. Pokrytie hodnotiteľov v analyzovanom datasete.</w:t>
      </w:r>
    </w:p>
    <w:tbl>
      <w:tblPr>
        <w:tblStyle w:val="Table"/>
        <w:tblW w:w="7943" w:type="dxa"/>
        <w:jc w:val="center"/>
        <w:tblBorders>
          <w:top w:val="nil"/>
          <w:left w:val="nil"/>
          <w:bottom w:val="nil"/>
          <w:right w:val="nil"/>
          <w:insideH w:val="nil"/>
          <w:insideV w:val="nil"/>
        </w:tblBorders>
        <w:tblLayout w:type="fixed"/>
        <w:tblCellMar>
          <w:top w:w="35" w:type="dxa"/>
          <w:left w:w="90" w:type="dxa"/>
          <w:bottom w:w="35" w:type="dxa"/>
          <w:right w:w="90" w:type="dxa"/>
        </w:tblCellMar>
        <w:tblLook w:val="04A0" w:firstRow="1" w:lastRow="0" w:firstColumn="1" w:lastColumn="0" w:noHBand="0" w:noVBand="1"/>
      </w:tblPr>
      <w:tblGrid>
        <w:gridCol w:w="1589"/>
        <w:gridCol w:w="1589"/>
        <w:gridCol w:w="1589"/>
        <w:gridCol w:w="1589"/>
        <w:gridCol w:w="1587"/>
      </w:tblGrid>
      <w:tr w:rsidR="00AE0C10" w14:paraId="46A04E3C" w14:textId="77777777" w:rsidTr="00AE0C10">
        <w:trPr>
          <w:cnfStyle w:val="100000000000" w:firstRow="1" w:lastRow="0" w:firstColumn="0" w:lastColumn="0" w:oddVBand="0" w:evenVBand="0" w:oddHBand="0" w:evenHBand="0" w:firstRowFirstColumn="0" w:firstRowLastColumn="0" w:lastRowFirstColumn="0" w:lastRowLastColumn="0"/>
          <w:tblHeader/>
          <w:jc w:val="center"/>
        </w:trPr>
        <w:tc>
          <w:tcPr>
            <w:tcW w:w="1589" w:type="dxa"/>
            <w:tcBorders>
              <w:top w:val="single" w:sz="10" w:space="0" w:color="000000"/>
              <w:left w:val="nil"/>
              <w:bottom w:val="single" w:sz="8" w:space="0" w:color="000000"/>
              <w:right w:val="nil"/>
            </w:tcBorders>
          </w:tcPr>
          <w:p w14:paraId="73EF2301" w14:textId="77777777" w:rsidR="00AE0C10" w:rsidRDefault="00000000">
            <w:pPr>
              <w:pStyle w:val="Compact"/>
              <w:spacing w:after="0"/>
            </w:pPr>
            <w:r>
              <w:rPr>
                <w:rFonts w:ascii="Times New Roman" w:hAnsi="Times New Roman" w:cs="Times New Roman"/>
                <w:b/>
                <w:bCs/>
                <w:sz w:val="20"/>
                <w:szCs w:val="20"/>
              </w:rPr>
              <w:t>Hodnotiteľ</w:t>
            </w:r>
          </w:p>
        </w:tc>
        <w:tc>
          <w:tcPr>
            <w:tcW w:w="1589" w:type="dxa"/>
            <w:tcBorders>
              <w:top w:val="single" w:sz="10" w:space="0" w:color="000000"/>
              <w:left w:val="nil"/>
              <w:bottom w:val="single" w:sz="8" w:space="0" w:color="000000"/>
              <w:right w:val="nil"/>
            </w:tcBorders>
          </w:tcPr>
          <w:p w14:paraId="381EC60A" w14:textId="77777777" w:rsidR="00AE0C10" w:rsidRDefault="00000000">
            <w:pPr>
              <w:pStyle w:val="Compact"/>
              <w:spacing w:after="0"/>
            </w:pPr>
            <w:r>
              <w:rPr>
                <w:rFonts w:ascii="Times New Roman" w:hAnsi="Times New Roman" w:cs="Times New Roman"/>
                <w:b/>
                <w:bCs/>
                <w:sz w:val="20"/>
                <w:szCs w:val="20"/>
              </w:rPr>
              <w:t>Počet ratingov</w:t>
            </w:r>
          </w:p>
        </w:tc>
        <w:tc>
          <w:tcPr>
            <w:tcW w:w="1589" w:type="dxa"/>
            <w:tcBorders>
              <w:top w:val="single" w:sz="10" w:space="0" w:color="000000"/>
              <w:left w:val="nil"/>
              <w:bottom w:val="single" w:sz="8" w:space="0" w:color="000000"/>
              <w:right w:val="nil"/>
            </w:tcBorders>
          </w:tcPr>
          <w:p w14:paraId="0FA0496C" w14:textId="77777777" w:rsidR="00AE0C10" w:rsidRDefault="00000000">
            <w:pPr>
              <w:pStyle w:val="Compact"/>
              <w:spacing w:after="0"/>
            </w:pPr>
            <w:r>
              <w:rPr>
                <w:rFonts w:ascii="Times New Roman" w:hAnsi="Times New Roman" w:cs="Times New Roman"/>
                <w:b/>
                <w:bCs/>
                <w:sz w:val="20"/>
                <w:szCs w:val="20"/>
              </w:rPr>
              <w:t>Počet transkriptov</w:t>
            </w:r>
          </w:p>
        </w:tc>
        <w:tc>
          <w:tcPr>
            <w:tcW w:w="1589" w:type="dxa"/>
            <w:tcBorders>
              <w:top w:val="single" w:sz="10" w:space="0" w:color="000000"/>
              <w:left w:val="nil"/>
              <w:bottom w:val="single" w:sz="8" w:space="0" w:color="000000"/>
              <w:right w:val="nil"/>
            </w:tcBorders>
          </w:tcPr>
          <w:p w14:paraId="132D7B45" w14:textId="77777777" w:rsidR="00AE0C10" w:rsidRDefault="00000000">
            <w:pPr>
              <w:pStyle w:val="Compact"/>
              <w:spacing w:after="0"/>
            </w:pPr>
            <w:r>
              <w:rPr>
                <w:rFonts w:ascii="Times New Roman" w:hAnsi="Times New Roman" w:cs="Times New Roman"/>
                <w:b/>
                <w:bCs/>
                <w:sz w:val="20"/>
                <w:szCs w:val="20"/>
              </w:rPr>
              <w:t>Počet profilov</w:t>
            </w:r>
          </w:p>
        </w:tc>
        <w:tc>
          <w:tcPr>
            <w:tcW w:w="1587" w:type="dxa"/>
            <w:tcBorders>
              <w:top w:val="single" w:sz="10" w:space="0" w:color="000000"/>
              <w:left w:val="nil"/>
              <w:bottom w:val="single" w:sz="8" w:space="0" w:color="000000"/>
              <w:right w:val="nil"/>
            </w:tcBorders>
          </w:tcPr>
          <w:p w14:paraId="52DEC109" w14:textId="77777777" w:rsidR="00AE0C10" w:rsidRDefault="00000000">
            <w:pPr>
              <w:pStyle w:val="Compact"/>
              <w:spacing w:after="0"/>
            </w:pPr>
            <w:r>
              <w:rPr>
                <w:rFonts w:ascii="Times New Roman" w:hAnsi="Times New Roman" w:cs="Times New Roman"/>
                <w:b/>
                <w:bCs/>
                <w:sz w:val="20"/>
                <w:szCs w:val="20"/>
              </w:rPr>
              <w:t>Počet buniek</w:t>
            </w:r>
          </w:p>
        </w:tc>
      </w:tr>
      <w:tr w:rsidR="00AE0C10" w14:paraId="3C16D71E" w14:textId="77777777" w:rsidTr="00AE0C10">
        <w:trPr>
          <w:jc w:val="center"/>
        </w:trPr>
        <w:tc>
          <w:tcPr>
            <w:tcW w:w="1589" w:type="dxa"/>
            <w:tcBorders>
              <w:top w:val="nil"/>
              <w:left w:val="nil"/>
              <w:bottom w:val="nil"/>
              <w:right w:val="nil"/>
            </w:tcBorders>
          </w:tcPr>
          <w:p w14:paraId="0EE63715" w14:textId="77777777" w:rsidR="00AE0C10" w:rsidRDefault="00000000">
            <w:pPr>
              <w:pStyle w:val="Compact"/>
              <w:spacing w:after="0"/>
            </w:pPr>
            <w:r>
              <w:rPr>
                <w:rFonts w:ascii="Times New Roman" w:hAnsi="Times New Roman" w:cs="Times New Roman"/>
                <w:sz w:val="20"/>
                <w:szCs w:val="20"/>
              </w:rPr>
              <w:t>13</w:t>
            </w:r>
          </w:p>
        </w:tc>
        <w:tc>
          <w:tcPr>
            <w:tcW w:w="1589" w:type="dxa"/>
            <w:tcBorders>
              <w:top w:val="nil"/>
              <w:left w:val="nil"/>
              <w:bottom w:val="nil"/>
              <w:right w:val="nil"/>
            </w:tcBorders>
          </w:tcPr>
          <w:p w14:paraId="30DBC798" w14:textId="77777777" w:rsidR="00AE0C10" w:rsidRDefault="00000000">
            <w:pPr>
              <w:pStyle w:val="Compact"/>
              <w:spacing w:after="0"/>
            </w:pPr>
            <w:r>
              <w:rPr>
                <w:rFonts w:ascii="Times New Roman" w:hAnsi="Times New Roman" w:cs="Times New Roman"/>
                <w:sz w:val="20"/>
                <w:szCs w:val="20"/>
              </w:rPr>
              <w:t>72</w:t>
            </w:r>
          </w:p>
        </w:tc>
        <w:tc>
          <w:tcPr>
            <w:tcW w:w="1589" w:type="dxa"/>
            <w:tcBorders>
              <w:top w:val="nil"/>
              <w:left w:val="nil"/>
              <w:bottom w:val="nil"/>
              <w:right w:val="nil"/>
            </w:tcBorders>
          </w:tcPr>
          <w:p w14:paraId="7A84D713" w14:textId="77777777" w:rsidR="00AE0C10" w:rsidRDefault="00000000">
            <w:pPr>
              <w:pStyle w:val="Compact"/>
              <w:spacing w:after="0"/>
            </w:pPr>
            <w:r>
              <w:rPr>
                <w:rFonts w:ascii="Times New Roman" w:hAnsi="Times New Roman" w:cs="Times New Roman"/>
                <w:sz w:val="20"/>
                <w:szCs w:val="20"/>
              </w:rPr>
              <w:t>72</w:t>
            </w:r>
          </w:p>
        </w:tc>
        <w:tc>
          <w:tcPr>
            <w:tcW w:w="1589" w:type="dxa"/>
            <w:tcBorders>
              <w:top w:val="nil"/>
              <w:left w:val="nil"/>
              <w:bottom w:val="nil"/>
              <w:right w:val="nil"/>
            </w:tcBorders>
          </w:tcPr>
          <w:p w14:paraId="553BF155" w14:textId="77777777" w:rsidR="00AE0C10" w:rsidRDefault="00000000">
            <w:pPr>
              <w:pStyle w:val="Compact"/>
              <w:spacing w:after="0"/>
            </w:pPr>
            <w:r>
              <w:rPr>
                <w:rFonts w:ascii="Times New Roman" w:hAnsi="Times New Roman" w:cs="Times New Roman"/>
                <w:sz w:val="20"/>
                <w:szCs w:val="20"/>
              </w:rPr>
              <w:t>3</w:t>
            </w:r>
          </w:p>
        </w:tc>
        <w:tc>
          <w:tcPr>
            <w:tcW w:w="1587" w:type="dxa"/>
            <w:tcBorders>
              <w:top w:val="nil"/>
              <w:left w:val="nil"/>
              <w:bottom w:val="nil"/>
              <w:right w:val="nil"/>
            </w:tcBorders>
          </w:tcPr>
          <w:p w14:paraId="77A62643" w14:textId="77777777" w:rsidR="00AE0C10" w:rsidRDefault="00000000">
            <w:pPr>
              <w:pStyle w:val="Compact"/>
              <w:spacing w:after="0"/>
            </w:pPr>
            <w:r>
              <w:rPr>
                <w:rFonts w:ascii="Times New Roman" w:hAnsi="Times New Roman" w:cs="Times New Roman"/>
                <w:sz w:val="20"/>
                <w:szCs w:val="20"/>
              </w:rPr>
              <w:t>6</w:t>
            </w:r>
          </w:p>
        </w:tc>
      </w:tr>
      <w:tr w:rsidR="00AE0C10" w14:paraId="29F244C7" w14:textId="77777777" w:rsidTr="00AE0C10">
        <w:trPr>
          <w:jc w:val="center"/>
        </w:trPr>
        <w:tc>
          <w:tcPr>
            <w:tcW w:w="1589" w:type="dxa"/>
            <w:tcBorders>
              <w:top w:val="nil"/>
              <w:left w:val="nil"/>
              <w:bottom w:val="nil"/>
              <w:right w:val="nil"/>
            </w:tcBorders>
          </w:tcPr>
          <w:p w14:paraId="534780A0" w14:textId="77777777" w:rsidR="00AE0C10" w:rsidRDefault="00000000">
            <w:pPr>
              <w:pStyle w:val="Compact"/>
              <w:spacing w:after="0"/>
            </w:pPr>
            <w:r>
              <w:rPr>
                <w:rFonts w:ascii="Times New Roman" w:hAnsi="Times New Roman" w:cs="Times New Roman"/>
                <w:sz w:val="20"/>
                <w:szCs w:val="20"/>
              </w:rPr>
              <w:t>14</w:t>
            </w:r>
          </w:p>
        </w:tc>
        <w:tc>
          <w:tcPr>
            <w:tcW w:w="1589" w:type="dxa"/>
            <w:tcBorders>
              <w:top w:val="nil"/>
              <w:left w:val="nil"/>
              <w:bottom w:val="nil"/>
              <w:right w:val="nil"/>
            </w:tcBorders>
          </w:tcPr>
          <w:p w14:paraId="791E5516" w14:textId="77777777" w:rsidR="00AE0C10" w:rsidRDefault="00000000">
            <w:pPr>
              <w:pStyle w:val="Compact"/>
              <w:spacing w:after="0"/>
            </w:pPr>
            <w:r>
              <w:rPr>
                <w:rFonts w:ascii="Times New Roman" w:hAnsi="Times New Roman" w:cs="Times New Roman"/>
                <w:sz w:val="20"/>
                <w:szCs w:val="20"/>
              </w:rPr>
              <w:t>72</w:t>
            </w:r>
          </w:p>
        </w:tc>
        <w:tc>
          <w:tcPr>
            <w:tcW w:w="1589" w:type="dxa"/>
            <w:tcBorders>
              <w:top w:val="nil"/>
              <w:left w:val="nil"/>
              <w:bottom w:val="nil"/>
              <w:right w:val="nil"/>
            </w:tcBorders>
          </w:tcPr>
          <w:p w14:paraId="1BB31A77" w14:textId="77777777" w:rsidR="00AE0C10" w:rsidRDefault="00000000">
            <w:pPr>
              <w:pStyle w:val="Compact"/>
              <w:spacing w:after="0"/>
            </w:pPr>
            <w:r>
              <w:rPr>
                <w:rFonts w:ascii="Times New Roman" w:hAnsi="Times New Roman" w:cs="Times New Roman"/>
                <w:sz w:val="20"/>
                <w:szCs w:val="20"/>
              </w:rPr>
              <w:t>72</w:t>
            </w:r>
          </w:p>
        </w:tc>
        <w:tc>
          <w:tcPr>
            <w:tcW w:w="1589" w:type="dxa"/>
            <w:tcBorders>
              <w:top w:val="nil"/>
              <w:left w:val="nil"/>
              <w:bottom w:val="nil"/>
              <w:right w:val="nil"/>
            </w:tcBorders>
          </w:tcPr>
          <w:p w14:paraId="410B093E" w14:textId="77777777" w:rsidR="00AE0C10" w:rsidRDefault="00000000">
            <w:pPr>
              <w:pStyle w:val="Compact"/>
              <w:spacing w:after="0"/>
            </w:pPr>
            <w:r>
              <w:rPr>
                <w:rFonts w:ascii="Times New Roman" w:hAnsi="Times New Roman" w:cs="Times New Roman"/>
                <w:sz w:val="20"/>
                <w:szCs w:val="20"/>
              </w:rPr>
              <w:t>3</w:t>
            </w:r>
          </w:p>
        </w:tc>
        <w:tc>
          <w:tcPr>
            <w:tcW w:w="1587" w:type="dxa"/>
            <w:tcBorders>
              <w:top w:val="nil"/>
              <w:left w:val="nil"/>
              <w:bottom w:val="nil"/>
              <w:right w:val="nil"/>
            </w:tcBorders>
          </w:tcPr>
          <w:p w14:paraId="5F6E6A56" w14:textId="77777777" w:rsidR="00AE0C10" w:rsidRDefault="00000000">
            <w:pPr>
              <w:pStyle w:val="Compact"/>
              <w:spacing w:after="0"/>
            </w:pPr>
            <w:r>
              <w:rPr>
                <w:rFonts w:ascii="Times New Roman" w:hAnsi="Times New Roman" w:cs="Times New Roman"/>
                <w:sz w:val="20"/>
                <w:szCs w:val="20"/>
              </w:rPr>
              <w:t>6</w:t>
            </w:r>
          </w:p>
        </w:tc>
      </w:tr>
      <w:tr w:rsidR="00AE0C10" w14:paraId="23CE4D0A" w14:textId="77777777" w:rsidTr="00AE0C10">
        <w:trPr>
          <w:jc w:val="center"/>
        </w:trPr>
        <w:tc>
          <w:tcPr>
            <w:tcW w:w="1589" w:type="dxa"/>
            <w:tcBorders>
              <w:top w:val="nil"/>
              <w:left w:val="nil"/>
              <w:bottom w:val="nil"/>
              <w:right w:val="nil"/>
            </w:tcBorders>
          </w:tcPr>
          <w:p w14:paraId="4E455079" w14:textId="77777777" w:rsidR="00AE0C10" w:rsidRDefault="00000000">
            <w:pPr>
              <w:pStyle w:val="Compact"/>
              <w:spacing w:after="0"/>
            </w:pPr>
            <w:r>
              <w:rPr>
                <w:rFonts w:ascii="Times New Roman" w:hAnsi="Times New Roman" w:cs="Times New Roman"/>
                <w:sz w:val="20"/>
                <w:szCs w:val="20"/>
              </w:rPr>
              <w:lastRenderedPageBreak/>
              <w:t>16</w:t>
            </w:r>
          </w:p>
        </w:tc>
        <w:tc>
          <w:tcPr>
            <w:tcW w:w="1589" w:type="dxa"/>
            <w:tcBorders>
              <w:top w:val="nil"/>
              <w:left w:val="nil"/>
              <w:bottom w:val="nil"/>
              <w:right w:val="nil"/>
            </w:tcBorders>
          </w:tcPr>
          <w:p w14:paraId="542D050D" w14:textId="77777777" w:rsidR="00AE0C10" w:rsidRDefault="00000000">
            <w:pPr>
              <w:pStyle w:val="Compact"/>
              <w:spacing w:after="0"/>
            </w:pPr>
            <w:r>
              <w:rPr>
                <w:rFonts w:ascii="Times New Roman" w:hAnsi="Times New Roman" w:cs="Times New Roman"/>
                <w:sz w:val="20"/>
                <w:szCs w:val="20"/>
              </w:rPr>
              <w:t>12</w:t>
            </w:r>
          </w:p>
        </w:tc>
        <w:tc>
          <w:tcPr>
            <w:tcW w:w="1589" w:type="dxa"/>
            <w:tcBorders>
              <w:top w:val="nil"/>
              <w:left w:val="nil"/>
              <w:bottom w:val="nil"/>
              <w:right w:val="nil"/>
            </w:tcBorders>
          </w:tcPr>
          <w:p w14:paraId="5E27AE6B" w14:textId="77777777" w:rsidR="00AE0C10" w:rsidRDefault="00000000">
            <w:pPr>
              <w:pStyle w:val="Compact"/>
              <w:spacing w:after="0"/>
            </w:pPr>
            <w:r>
              <w:rPr>
                <w:rFonts w:ascii="Times New Roman" w:hAnsi="Times New Roman" w:cs="Times New Roman"/>
                <w:sz w:val="20"/>
                <w:szCs w:val="20"/>
              </w:rPr>
              <w:t>12</w:t>
            </w:r>
          </w:p>
        </w:tc>
        <w:tc>
          <w:tcPr>
            <w:tcW w:w="1589" w:type="dxa"/>
            <w:tcBorders>
              <w:top w:val="nil"/>
              <w:left w:val="nil"/>
              <w:bottom w:val="nil"/>
              <w:right w:val="nil"/>
            </w:tcBorders>
          </w:tcPr>
          <w:p w14:paraId="335B31E3" w14:textId="77777777" w:rsidR="00AE0C10" w:rsidRDefault="00000000">
            <w:pPr>
              <w:pStyle w:val="Compact"/>
              <w:spacing w:after="0"/>
            </w:pPr>
            <w:r>
              <w:rPr>
                <w:rFonts w:ascii="Times New Roman" w:hAnsi="Times New Roman" w:cs="Times New Roman"/>
                <w:sz w:val="20"/>
                <w:szCs w:val="20"/>
              </w:rPr>
              <w:t>1</w:t>
            </w:r>
          </w:p>
        </w:tc>
        <w:tc>
          <w:tcPr>
            <w:tcW w:w="1587" w:type="dxa"/>
            <w:tcBorders>
              <w:top w:val="nil"/>
              <w:left w:val="nil"/>
              <w:bottom w:val="nil"/>
              <w:right w:val="nil"/>
            </w:tcBorders>
          </w:tcPr>
          <w:p w14:paraId="4C95A456" w14:textId="77777777" w:rsidR="00AE0C10" w:rsidRDefault="00000000">
            <w:pPr>
              <w:pStyle w:val="Compact"/>
              <w:spacing w:after="0"/>
            </w:pPr>
            <w:r>
              <w:rPr>
                <w:rFonts w:ascii="Times New Roman" w:hAnsi="Times New Roman" w:cs="Times New Roman"/>
                <w:sz w:val="20"/>
                <w:szCs w:val="20"/>
              </w:rPr>
              <w:t>1</w:t>
            </w:r>
          </w:p>
        </w:tc>
      </w:tr>
      <w:tr w:rsidR="00AE0C10" w14:paraId="32627AF5" w14:textId="77777777" w:rsidTr="00AE0C10">
        <w:trPr>
          <w:jc w:val="center"/>
        </w:trPr>
        <w:tc>
          <w:tcPr>
            <w:tcW w:w="1589" w:type="dxa"/>
            <w:tcBorders>
              <w:top w:val="nil"/>
              <w:left w:val="nil"/>
              <w:bottom w:val="nil"/>
              <w:right w:val="nil"/>
            </w:tcBorders>
          </w:tcPr>
          <w:p w14:paraId="3C6E2B49" w14:textId="77777777" w:rsidR="00AE0C10" w:rsidRDefault="00000000">
            <w:pPr>
              <w:pStyle w:val="Compact"/>
              <w:spacing w:after="0"/>
            </w:pPr>
            <w:r>
              <w:rPr>
                <w:rFonts w:ascii="Times New Roman" w:hAnsi="Times New Roman" w:cs="Times New Roman"/>
                <w:sz w:val="20"/>
                <w:szCs w:val="20"/>
              </w:rPr>
              <w:t>12</w:t>
            </w:r>
          </w:p>
        </w:tc>
        <w:tc>
          <w:tcPr>
            <w:tcW w:w="1589" w:type="dxa"/>
            <w:tcBorders>
              <w:top w:val="nil"/>
              <w:left w:val="nil"/>
              <w:bottom w:val="nil"/>
              <w:right w:val="nil"/>
            </w:tcBorders>
          </w:tcPr>
          <w:p w14:paraId="697F6144" w14:textId="77777777" w:rsidR="00AE0C10" w:rsidRDefault="00000000">
            <w:pPr>
              <w:pStyle w:val="Compact"/>
              <w:spacing w:after="0"/>
            </w:pPr>
            <w:r>
              <w:rPr>
                <w:rFonts w:ascii="Times New Roman" w:hAnsi="Times New Roman" w:cs="Times New Roman"/>
                <w:sz w:val="20"/>
                <w:szCs w:val="20"/>
              </w:rPr>
              <w:t>8</w:t>
            </w:r>
          </w:p>
        </w:tc>
        <w:tc>
          <w:tcPr>
            <w:tcW w:w="1589" w:type="dxa"/>
            <w:tcBorders>
              <w:top w:val="nil"/>
              <w:left w:val="nil"/>
              <w:bottom w:val="nil"/>
              <w:right w:val="nil"/>
            </w:tcBorders>
          </w:tcPr>
          <w:p w14:paraId="56C34E0F" w14:textId="77777777" w:rsidR="00AE0C10" w:rsidRDefault="00000000">
            <w:pPr>
              <w:pStyle w:val="Compact"/>
              <w:spacing w:after="0"/>
            </w:pPr>
            <w:r>
              <w:rPr>
                <w:rFonts w:ascii="Times New Roman" w:hAnsi="Times New Roman" w:cs="Times New Roman"/>
                <w:sz w:val="20"/>
                <w:szCs w:val="20"/>
              </w:rPr>
              <w:t>8</w:t>
            </w:r>
          </w:p>
        </w:tc>
        <w:tc>
          <w:tcPr>
            <w:tcW w:w="1589" w:type="dxa"/>
            <w:tcBorders>
              <w:top w:val="nil"/>
              <w:left w:val="nil"/>
              <w:bottom w:val="nil"/>
              <w:right w:val="nil"/>
            </w:tcBorders>
          </w:tcPr>
          <w:p w14:paraId="1D9685EB" w14:textId="77777777" w:rsidR="00AE0C10" w:rsidRDefault="00000000">
            <w:pPr>
              <w:pStyle w:val="Compact"/>
              <w:spacing w:after="0"/>
            </w:pPr>
            <w:r>
              <w:rPr>
                <w:rFonts w:ascii="Times New Roman" w:hAnsi="Times New Roman" w:cs="Times New Roman"/>
                <w:sz w:val="20"/>
                <w:szCs w:val="20"/>
              </w:rPr>
              <w:t>1</w:t>
            </w:r>
          </w:p>
        </w:tc>
        <w:tc>
          <w:tcPr>
            <w:tcW w:w="1587" w:type="dxa"/>
            <w:tcBorders>
              <w:top w:val="nil"/>
              <w:left w:val="nil"/>
              <w:bottom w:val="nil"/>
              <w:right w:val="nil"/>
            </w:tcBorders>
          </w:tcPr>
          <w:p w14:paraId="329C5480" w14:textId="77777777" w:rsidR="00AE0C10" w:rsidRDefault="00000000">
            <w:pPr>
              <w:pStyle w:val="Compact"/>
              <w:spacing w:after="0"/>
            </w:pPr>
            <w:r>
              <w:rPr>
                <w:rFonts w:ascii="Times New Roman" w:hAnsi="Times New Roman" w:cs="Times New Roman"/>
                <w:sz w:val="20"/>
                <w:szCs w:val="20"/>
              </w:rPr>
              <w:t>1</w:t>
            </w:r>
          </w:p>
        </w:tc>
      </w:tr>
      <w:tr w:rsidR="00AE0C10" w14:paraId="5BDE48E8" w14:textId="77777777" w:rsidTr="00AE0C10">
        <w:trPr>
          <w:jc w:val="center"/>
        </w:trPr>
        <w:tc>
          <w:tcPr>
            <w:tcW w:w="1589" w:type="dxa"/>
            <w:tcBorders>
              <w:top w:val="nil"/>
              <w:left w:val="nil"/>
              <w:bottom w:val="nil"/>
              <w:right w:val="nil"/>
            </w:tcBorders>
          </w:tcPr>
          <w:p w14:paraId="0713D549" w14:textId="77777777" w:rsidR="00AE0C10" w:rsidRDefault="00000000">
            <w:pPr>
              <w:pStyle w:val="Compact"/>
              <w:spacing w:after="0"/>
            </w:pPr>
            <w:r>
              <w:rPr>
                <w:rFonts w:ascii="Times New Roman" w:hAnsi="Times New Roman" w:cs="Times New Roman"/>
                <w:sz w:val="20"/>
                <w:szCs w:val="20"/>
              </w:rPr>
              <w:t>10</w:t>
            </w:r>
          </w:p>
        </w:tc>
        <w:tc>
          <w:tcPr>
            <w:tcW w:w="1589" w:type="dxa"/>
            <w:tcBorders>
              <w:top w:val="nil"/>
              <w:left w:val="nil"/>
              <w:bottom w:val="nil"/>
              <w:right w:val="nil"/>
            </w:tcBorders>
          </w:tcPr>
          <w:p w14:paraId="1EEA018D" w14:textId="77777777" w:rsidR="00AE0C10" w:rsidRDefault="00000000">
            <w:pPr>
              <w:pStyle w:val="Compact"/>
              <w:spacing w:after="0"/>
            </w:pPr>
            <w:r>
              <w:rPr>
                <w:rFonts w:ascii="Times New Roman" w:hAnsi="Times New Roman" w:cs="Times New Roman"/>
                <w:sz w:val="20"/>
                <w:szCs w:val="20"/>
              </w:rPr>
              <w:t>1</w:t>
            </w:r>
          </w:p>
        </w:tc>
        <w:tc>
          <w:tcPr>
            <w:tcW w:w="1589" w:type="dxa"/>
            <w:tcBorders>
              <w:top w:val="nil"/>
              <w:left w:val="nil"/>
              <w:bottom w:val="nil"/>
              <w:right w:val="nil"/>
            </w:tcBorders>
          </w:tcPr>
          <w:p w14:paraId="124A4243" w14:textId="77777777" w:rsidR="00AE0C10" w:rsidRDefault="00000000">
            <w:pPr>
              <w:pStyle w:val="Compact"/>
              <w:spacing w:after="0"/>
            </w:pPr>
            <w:r>
              <w:rPr>
                <w:rFonts w:ascii="Times New Roman" w:hAnsi="Times New Roman" w:cs="Times New Roman"/>
                <w:sz w:val="20"/>
                <w:szCs w:val="20"/>
              </w:rPr>
              <w:t>1</w:t>
            </w:r>
          </w:p>
        </w:tc>
        <w:tc>
          <w:tcPr>
            <w:tcW w:w="1589" w:type="dxa"/>
            <w:tcBorders>
              <w:top w:val="nil"/>
              <w:left w:val="nil"/>
              <w:bottom w:val="nil"/>
              <w:right w:val="nil"/>
            </w:tcBorders>
          </w:tcPr>
          <w:p w14:paraId="45DCB51E" w14:textId="77777777" w:rsidR="00AE0C10" w:rsidRDefault="00000000">
            <w:pPr>
              <w:pStyle w:val="Compact"/>
              <w:spacing w:after="0"/>
            </w:pPr>
            <w:r>
              <w:rPr>
                <w:rFonts w:ascii="Times New Roman" w:hAnsi="Times New Roman" w:cs="Times New Roman"/>
                <w:sz w:val="20"/>
                <w:szCs w:val="20"/>
              </w:rPr>
              <w:t>1</w:t>
            </w:r>
          </w:p>
        </w:tc>
        <w:tc>
          <w:tcPr>
            <w:tcW w:w="1587" w:type="dxa"/>
            <w:tcBorders>
              <w:top w:val="nil"/>
              <w:left w:val="nil"/>
              <w:bottom w:val="nil"/>
              <w:right w:val="nil"/>
            </w:tcBorders>
          </w:tcPr>
          <w:p w14:paraId="3F1D2341" w14:textId="77777777" w:rsidR="00AE0C10" w:rsidRDefault="00000000">
            <w:pPr>
              <w:pStyle w:val="Compact"/>
              <w:spacing w:after="0"/>
            </w:pPr>
            <w:r>
              <w:rPr>
                <w:rFonts w:ascii="Times New Roman" w:hAnsi="Times New Roman" w:cs="Times New Roman"/>
                <w:sz w:val="20"/>
                <w:szCs w:val="20"/>
              </w:rPr>
              <w:t>1</w:t>
            </w:r>
          </w:p>
        </w:tc>
      </w:tr>
      <w:tr w:rsidR="00AE0C10" w14:paraId="65D7B658" w14:textId="77777777" w:rsidTr="00AE0C10">
        <w:trPr>
          <w:jc w:val="center"/>
        </w:trPr>
        <w:tc>
          <w:tcPr>
            <w:tcW w:w="1589" w:type="dxa"/>
            <w:tcBorders>
              <w:top w:val="nil"/>
              <w:left w:val="nil"/>
              <w:bottom w:val="single" w:sz="10" w:space="0" w:color="000000"/>
              <w:right w:val="nil"/>
            </w:tcBorders>
          </w:tcPr>
          <w:p w14:paraId="799FD361" w14:textId="77777777" w:rsidR="00AE0C10" w:rsidRDefault="00000000">
            <w:pPr>
              <w:pStyle w:val="Compact"/>
              <w:spacing w:after="0"/>
            </w:pPr>
            <w:r>
              <w:rPr>
                <w:rFonts w:ascii="Times New Roman" w:hAnsi="Times New Roman" w:cs="Times New Roman"/>
                <w:sz w:val="20"/>
                <w:szCs w:val="20"/>
              </w:rPr>
              <w:t>15</w:t>
            </w:r>
          </w:p>
        </w:tc>
        <w:tc>
          <w:tcPr>
            <w:tcW w:w="1589" w:type="dxa"/>
            <w:tcBorders>
              <w:top w:val="nil"/>
              <w:left w:val="nil"/>
              <w:bottom w:val="single" w:sz="10" w:space="0" w:color="000000"/>
              <w:right w:val="nil"/>
            </w:tcBorders>
          </w:tcPr>
          <w:p w14:paraId="037D2E0C" w14:textId="77777777" w:rsidR="00AE0C10" w:rsidRDefault="00000000">
            <w:pPr>
              <w:pStyle w:val="Compact"/>
              <w:spacing w:after="0"/>
            </w:pPr>
            <w:r>
              <w:rPr>
                <w:rFonts w:ascii="Times New Roman" w:hAnsi="Times New Roman" w:cs="Times New Roman"/>
                <w:sz w:val="20"/>
                <w:szCs w:val="20"/>
              </w:rPr>
              <w:t>1</w:t>
            </w:r>
          </w:p>
        </w:tc>
        <w:tc>
          <w:tcPr>
            <w:tcW w:w="1589" w:type="dxa"/>
            <w:tcBorders>
              <w:top w:val="nil"/>
              <w:left w:val="nil"/>
              <w:bottom w:val="single" w:sz="10" w:space="0" w:color="000000"/>
              <w:right w:val="nil"/>
            </w:tcBorders>
          </w:tcPr>
          <w:p w14:paraId="745C34EF" w14:textId="77777777" w:rsidR="00AE0C10" w:rsidRDefault="00000000">
            <w:pPr>
              <w:pStyle w:val="Compact"/>
              <w:spacing w:after="0"/>
            </w:pPr>
            <w:r>
              <w:rPr>
                <w:rFonts w:ascii="Times New Roman" w:hAnsi="Times New Roman" w:cs="Times New Roman"/>
                <w:sz w:val="20"/>
                <w:szCs w:val="20"/>
              </w:rPr>
              <w:t>1</w:t>
            </w:r>
          </w:p>
        </w:tc>
        <w:tc>
          <w:tcPr>
            <w:tcW w:w="1589" w:type="dxa"/>
            <w:tcBorders>
              <w:top w:val="nil"/>
              <w:left w:val="nil"/>
              <w:bottom w:val="single" w:sz="10" w:space="0" w:color="000000"/>
              <w:right w:val="nil"/>
            </w:tcBorders>
          </w:tcPr>
          <w:p w14:paraId="1067A5F8" w14:textId="77777777" w:rsidR="00AE0C10" w:rsidRDefault="00000000">
            <w:pPr>
              <w:pStyle w:val="Compact"/>
              <w:spacing w:after="0"/>
            </w:pPr>
            <w:r>
              <w:rPr>
                <w:rFonts w:ascii="Times New Roman" w:hAnsi="Times New Roman" w:cs="Times New Roman"/>
                <w:sz w:val="20"/>
                <w:szCs w:val="20"/>
              </w:rPr>
              <w:t>1</w:t>
            </w:r>
          </w:p>
        </w:tc>
        <w:tc>
          <w:tcPr>
            <w:tcW w:w="1587" w:type="dxa"/>
            <w:tcBorders>
              <w:top w:val="nil"/>
              <w:left w:val="nil"/>
              <w:bottom w:val="single" w:sz="10" w:space="0" w:color="000000"/>
              <w:right w:val="nil"/>
            </w:tcBorders>
          </w:tcPr>
          <w:p w14:paraId="7356D935" w14:textId="77777777" w:rsidR="00AE0C10" w:rsidRDefault="00000000">
            <w:pPr>
              <w:pStyle w:val="Compact"/>
              <w:spacing w:after="0"/>
            </w:pPr>
            <w:r>
              <w:rPr>
                <w:rFonts w:ascii="Times New Roman" w:hAnsi="Times New Roman" w:cs="Times New Roman"/>
                <w:sz w:val="20"/>
                <w:szCs w:val="20"/>
              </w:rPr>
              <w:t>1</w:t>
            </w:r>
          </w:p>
        </w:tc>
      </w:tr>
    </w:tbl>
    <w:p w14:paraId="1F7B43FC" w14:textId="77777777" w:rsidR="00AE0C10" w:rsidRDefault="00000000">
      <w:pPr>
        <w:pStyle w:val="Zkladntext"/>
      </w:pPr>
      <w:r>
        <w:rPr>
          <w:b/>
          <w:bCs/>
        </w:rPr>
        <w:t>Obrázok 1. Rozdelenie počtu ratingov na transkript.</w:t>
      </w:r>
    </w:p>
    <w:p w14:paraId="56EBD13E" w14:textId="77777777" w:rsidR="00AE0C10" w:rsidRDefault="00000000">
      <w:pPr>
        <w:pStyle w:val="CaptionedFigure"/>
      </w:pPr>
      <w:r>
        <w:rPr>
          <w:noProof/>
        </w:rPr>
        <w:drawing>
          <wp:inline distT="0" distB="0" distL="0" distR="0" wp14:anchorId="2A04039A" wp14:editId="770AEB4E">
            <wp:extent cx="5334000" cy="3294529"/>
            <wp:effectExtent l="0" t="0" r="0" b="0"/>
            <wp:docPr id="75" name="Picture" descr="Obrázok 1"/>
            <wp:cNvGraphicFramePr/>
            <a:graphic xmlns:a="http://schemas.openxmlformats.org/drawingml/2006/main">
              <a:graphicData uri="http://schemas.openxmlformats.org/drawingml/2006/picture">
                <pic:pic xmlns:pic="http://schemas.openxmlformats.org/drawingml/2006/picture">
                  <pic:nvPicPr>
                    <pic:cNvPr id="76" name="Picture" descr="/Users/pavol.bielik/dev/src/github.com/pbielik/diplomovka/figures/current_export_preview/figure_1_ratings_per_transcript.png"/>
                    <pic:cNvPicPr>
                      <a:picLocks noChangeAspect="1" noChangeArrowheads="1"/>
                    </pic:cNvPicPr>
                  </pic:nvPicPr>
                  <pic:blipFill>
                    <a:blip r:embed="rId11"/>
                    <a:stretch>
                      <a:fillRect/>
                    </a:stretch>
                  </pic:blipFill>
                  <pic:spPr bwMode="auto">
                    <a:xfrm>
                      <a:off x="0" y="0"/>
                      <a:ext cx="5334000" cy="3294529"/>
                    </a:xfrm>
                    <a:prstGeom prst="rect">
                      <a:avLst/>
                    </a:prstGeom>
                    <a:noFill/>
                    <a:ln w="9525">
                      <a:noFill/>
                      <a:headEnd/>
                      <a:tailEnd/>
                    </a:ln>
                  </pic:spPr>
                </pic:pic>
              </a:graphicData>
            </a:graphic>
          </wp:inline>
        </w:drawing>
      </w:r>
    </w:p>
    <w:p w14:paraId="2FC7284B" w14:textId="77777777" w:rsidR="00AE0C10" w:rsidRDefault="00000000">
      <w:pPr>
        <w:pStyle w:val="ImageCaption"/>
      </w:pPr>
      <w:r>
        <w:t>Obrázok 1</w:t>
      </w:r>
    </w:p>
    <w:p w14:paraId="066186E3" w14:textId="77777777" w:rsidR="00AE0C10" w:rsidRDefault="00000000">
      <w:pPr>
        <w:pStyle w:val="Nadpis2"/>
      </w:pPr>
      <w:bookmarkStart w:id="69" w:name="X246ed11df144c18ce4da6c0e8527135a0579182"/>
      <w:bookmarkEnd w:id="68"/>
      <w:r>
        <w:t>3.3 Distribučné a frekvenčné charakteristiky ratingov</w:t>
      </w:r>
    </w:p>
    <w:p w14:paraId="66806A6F" w14:textId="77777777" w:rsidR="00AE0C10" w:rsidRDefault="00000000">
      <w:pPr>
        <w:pStyle w:val="FirstParagraph"/>
      </w:pPr>
      <w:r>
        <w:t xml:space="preserve">Na úrovni hlavných kompozitov dosiahol </w:t>
      </w:r>
      <w:r>
        <w:rPr>
          <w:b/>
          <w:bCs/>
        </w:rPr>
        <w:t>index klinickej vierohodnosti</w:t>
      </w:r>
      <w:r>
        <w:t xml:space="preserve"> priemernú hodnotu </w:t>
      </w:r>
      <w:r>
        <w:rPr>
          <w:b/>
          <w:bCs/>
        </w:rPr>
        <w:t>4,01</w:t>
      </w:r>
      <w:r>
        <w:t xml:space="preserve"> (</w:t>
      </w:r>
      <w:r>
        <w:rPr>
          <w:rStyle w:val="VerbatimChar"/>
        </w:rPr>
        <w:t>SD = 0,47</w:t>
      </w:r>
      <w:r>
        <w:t xml:space="preserve">, medián = 4,00, minimum = 2,33, maximum = 5,00). </w:t>
      </w:r>
      <w:r>
        <w:rPr>
          <w:b/>
          <w:bCs/>
        </w:rPr>
        <w:t>Index defektov</w:t>
      </w:r>
      <w:r>
        <w:t xml:space="preserve"> dosiahol priemer </w:t>
      </w:r>
      <w:r>
        <w:rPr>
          <w:b/>
          <w:bCs/>
        </w:rPr>
        <w:t>1,97</w:t>
      </w:r>
      <w:r>
        <w:t xml:space="preserve"> (</w:t>
      </w:r>
      <w:r>
        <w:rPr>
          <w:rStyle w:val="VerbatimChar"/>
        </w:rPr>
        <w:t>SD = 0,45</w:t>
      </w:r>
      <w:r>
        <w:t>, medián = 2,00, minimum = 1,00, maximum = 3,60).</w:t>
      </w:r>
    </w:p>
    <w:p w14:paraId="67801876" w14:textId="77777777" w:rsidR="00AE0C10" w:rsidRDefault="00000000">
      <w:pPr>
        <w:pStyle w:val="Zkladntext"/>
      </w:pPr>
      <w:r>
        <w:t>Podobne vyzneli aj kľúčové jednotlivé položky. Prirodzenosť jazyka (</w:t>
      </w:r>
      <w:r>
        <w:rPr>
          <w:rStyle w:val="VerbatimChar"/>
        </w:rPr>
        <w:t>G2</w:t>
      </w:r>
      <w:r>
        <w:t xml:space="preserve">) dosiahla priemer </w:t>
      </w:r>
      <w:r>
        <w:rPr>
          <w:b/>
          <w:bCs/>
        </w:rPr>
        <w:t>3,83</w:t>
      </w:r>
      <w:r>
        <w:t xml:space="preserve"> (</w:t>
      </w:r>
      <w:r>
        <w:rPr>
          <w:rStyle w:val="VerbatimChar"/>
        </w:rPr>
        <w:t>SD = 0,68</w:t>
      </w:r>
      <w:r>
        <w:t>) a tréningová použiteľnosť (</w:t>
      </w:r>
      <w:r>
        <w:rPr>
          <w:rStyle w:val="VerbatimChar"/>
        </w:rPr>
        <w:t>G5</w:t>
      </w:r>
      <w:r>
        <w:t xml:space="preserve">) priemer </w:t>
      </w:r>
      <w:r>
        <w:rPr>
          <w:b/>
          <w:bCs/>
        </w:rPr>
        <w:t>3,80</w:t>
      </w:r>
      <w:r>
        <w:t xml:space="preserve"> (</w:t>
      </w:r>
      <w:r>
        <w:rPr>
          <w:rStyle w:val="VerbatimChar"/>
        </w:rPr>
        <w:t>SD = 0,81</w:t>
      </w:r>
      <w:r>
        <w:t>). Odhad celkovej závažnosti (</w:t>
      </w:r>
      <w:r>
        <w:rPr>
          <w:rStyle w:val="VerbatimChar"/>
        </w:rPr>
        <w:t>S1</w:t>
      </w:r>
      <w:r>
        <w:t xml:space="preserve">) mal priemer </w:t>
      </w:r>
      <w:r>
        <w:rPr>
          <w:b/>
          <w:bCs/>
        </w:rPr>
        <w:t>3,07</w:t>
      </w:r>
      <w:r>
        <w:t xml:space="preserve"> (</w:t>
      </w:r>
      <w:r>
        <w:rPr>
          <w:rStyle w:val="VerbatimChar"/>
        </w:rPr>
        <w:t>SD = 0,64</w:t>
      </w:r>
      <w:r>
        <w:t>) a odhad funkčného dopadu (</w:t>
      </w:r>
      <w:r>
        <w:rPr>
          <w:rStyle w:val="VerbatimChar"/>
        </w:rPr>
        <w:t>S2</w:t>
      </w:r>
      <w:r>
        <w:t xml:space="preserve">) priemer </w:t>
      </w:r>
      <w:r>
        <w:rPr>
          <w:b/>
          <w:bCs/>
        </w:rPr>
        <w:t>3,10</w:t>
      </w:r>
      <w:r>
        <w:t xml:space="preserve"> (</w:t>
      </w:r>
      <w:r>
        <w:rPr>
          <w:rStyle w:val="VerbatimChar"/>
        </w:rPr>
        <w:t>SD = 0,60</w:t>
      </w:r>
      <w:r>
        <w:t>). Pri viacerých týchto premenných ostal medián aj interkvartilové rozpätie veľmi úzko stlačené okolo jednej kategórie; ratingy sa preto sústreďovali najmä v stredne vyšších pásmach a len zriedkavo siahali do extrémov.</w:t>
      </w:r>
    </w:p>
    <w:p w14:paraId="38375589" w14:textId="77777777" w:rsidR="00AE0C10" w:rsidRDefault="00000000">
      <w:pPr>
        <w:pStyle w:val="Zkladntext"/>
      </w:pPr>
      <w:r>
        <w:t xml:space="preserve">Frekvenčné rozdelenia položiek tento obraz ešte spresnili. Pri položkách </w:t>
      </w:r>
      <w:r>
        <w:rPr>
          <w:rStyle w:val="VerbatimChar"/>
        </w:rPr>
        <w:t>G1</w:t>
      </w:r>
      <w:r>
        <w:t xml:space="preserve"> až </w:t>
      </w:r>
      <w:r>
        <w:rPr>
          <w:rStyle w:val="VerbatimChar"/>
        </w:rPr>
        <w:t>G5</w:t>
      </w:r>
      <w:r>
        <w:t xml:space="preserve"> dominovala predovšetkým hodnota </w:t>
      </w:r>
      <w:r>
        <w:rPr>
          <w:b/>
          <w:bCs/>
        </w:rPr>
        <w:t>4</w:t>
      </w:r>
      <w:r>
        <w:t xml:space="preserve">, pričom veľmi nízke ratingy boli skôr výnimočné. Pri položkách </w:t>
      </w:r>
      <w:r>
        <w:rPr>
          <w:rStyle w:val="VerbatimChar"/>
        </w:rPr>
        <w:t>R1</w:t>
      </w:r>
      <w:r>
        <w:t xml:space="preserve"> až </w:t>
      </w:r>
      <w:r>
        <w:rPr>
          <w:rStyle w:val="VerbatimChar"/>
        </w:rPr>
        <w:t>R5</w:t>
      </w:r>
      <w:r>
        <w:t xml:space="preserve"> naopak prevládali kategórie </w:t>
      </w:r>
      <w:r>
        <w:rPr>
          <w:b/>
          <w:bCs/>
        </w:rPr>
        <w:t>1</w:t>
      </w:r>
      <w:r>
        <w:t xml:space="preserve"> a </w:t>
      </w:r>
      <w:r>
        <w:rPr>
          <w:b/>
          <w:bCs/>
        </w:rPr>
        <w:t>2</w:t>
      </w:r>
      <w:r>
        <w:t xml:space="preserve">, takže defekty boli vo väčšine prípadov </w:t>
      </w:r>
      <w:r>
        <w:lastRenderedPageBreak/>
        <w:t>hodnotené ako nízke alebo nanajvýš mierne. Najvýraznejšie sa táto kompresia prejavila pri dramatizácii (</w:t>
      </w:r>
      <w:r>
        <w:rPr>
          <w:rStyle w:val="VerbatimChar"/>
        </w:rPr>
        <w:t>R5</w:t>
      </w:r>
      <w:r>
        <w:t>) a pri častiach globálneho hodnotenia, kde rozdelenie nepokrývalo celú škálu rovnomerne.</w:t>
      </w:r>
    </w:p>
    <w:p w14:paraId="3DD94D79" w14:textId="77777777" w:rsidR="00AE0C10" w:rsidRDefault="00000000">
      <w:pPr>
        <w:pStyle w:val="Zkladntext"/>
      </w:pPr>
      <w:r>
        <w:rPr>
          <w:b/>
          <w:bCs/>
        </w:rPr>
        <w:t>Tabuľka 3. Deskriptívne ukazovatele hlavných ľudsky hodnotených outcome-ov.</w:t>
      </w:r>
    </w:p>
    <w:tbl>
      <w:tblPr>
        <w:tblStyle w:val="Table"/>
        <w:tblW w:w="7943" w:type="dxa"/>
        <w:jc w:val="center"/>
        <w:tblBorders>
          <w:top w:val="nil"/>
          <w:left w:val="nil"/>
          <w:bottom w:val="nil"/>
          <w:right w:val="nil"/>
          <w:insideH w:val="nil"/>
          <w:insideV w:val="nil"/>
        </w:tblBorders>
        <w:tblLayout w:type="fixed"/>
        <w:tblCellMar>
          <w:top w:w="35" w:type="dxa"/>
          <w:left w:w="90" w:type="dxa"/>
          <w:bottom w:w="35" w:type="dxa"/>
          <w:right w:w="90" w:type="dxa"/>
        </w:tblCellMar>
        <w:tblLook w:val="04A0" w:firstRow="1" w:lastRow="0" w:firstColumn="1" w:lastColumn="0" w:noHBand="0" w:noVBand="1"/>
      </w:tblPr>
      <w:tblGrid>
        <w:gridCol w:w="993"/>
        <w:gridCol w:w="993"/>
        <w:gridCol w:w="993"/>
        <w:gridCol w:w="993"/>
        <w:gridCol w:w="993"/>
        <w:gridCol w:w="993"/>
        <w:gridCol w:w="993"/>
        <w:gridCol w:w="992"/>
      </w:tblGrid>
      <w:tr w:rsidR="00AE0C10" w14:paraId="06598EB1" w14:textId="77777777" w:rsidTr="00AE0C10">
        <w:trPr>
          <w:cnfStyle w:val="100000000000" w:firstRow="1" w:lastRow="0" w:firstColumn="0" w:lastColumn="0" w:oddVBand="0" w:evenVBand="0" w:oddHBand="0" w:evenHBand="0" w:firstRowFirstColumn="0" w:firstRowLastColumn="0" w:lastRowFirstColumn="0" w:lastRowLastColumn="0"/>
          <w:tblHeader/>
          <w:jc w:val="center"/>
        </w:trPr>
        <w:tc>
          <w:tcPr>
            <w:tcW w:w="993" w:type="dxa"/>
            <w:tcBorders>
              <w:top w:val="single" w:sz="10" w:space="0" w:color="000000"/>
              <w:left w:val="nil"/>
              <w:bottom w:val="single" w:sz="8" w:space="0" w:color="000000"/>
              <w:right w:val="nil"/>
            </w:tcBorders>
          </w:tcPr>
          <w:p w14:paraId="547DF997" w14:textId="77777777" w:rsidR="00AE0C10" w:rsidRDefault="00000000">
            <w:pPr>
              <w:pStyle w:val="Compact"/>
              <w:spacing w:after="0"/>
            </w:pPr>
            <w:r>
              <w:rPr>
                <w:rFonts w:ascii="Times New Roman" w:hAnsi="Times New Roman" w:cs="Times New Roman"/>
                <w:b/>
                <w:bCs/>
                <w:sz w:val="20"/>
                <w:szCs w:val="20"/>
              </w:rPr>
              <w:t>Outcome</w:t>
            </w:r>
          </w:p>
        </w:tc>
        <w:tc>
          <w:tcPr>
            <w:tcW w:w="993" w:type="dxa"/>
            <w:tcBorders>
              <w:top w:val="single" w:sz="10" w:space="0" w:color="000000"/>
              <w:left w:val="nil"/>
              <w:bottom w:val="single" w:sz="8" w:space="0" w:color="000000"/>
              <w:right w:val="nil"/>
            </w:tcBorders>
          </w:tcPr>
          <w:p w14:paraId="7FDCFF80" w14:textId="77777777" w:rsidR="00AE0C10" w:rsidRDefault="00000000">
            <w:pPr>
              <w:pStyle w:val="Compact"/>
              <w:spacing w:after="0"/>
            </w:pPr>
            <w:r>
              <w:rPr>
                <w:rFonts w:ascii="Times New Roman" w:hAnsi="Times New Roman" w:cs="Times New Roman"/>
                <w:b/>
                <w:bCs/>
                <w:sz w:val="20"/>
                <w:szCs w:val="20"/>
              </w:rPr>
              <w:t>N</w:t>
            </w:r>
          </w:p>
        </w:tc>
        <w:tc>
          <w:tcPr>
            <w:tcW w:w="993" w:type="dxa"/>
            <w:tcBorders>
              <w:top w:val="single" w:sz="10" w:space="0" w:color="000000"/>
              <w:left w:val="nil"/>
              <w:bottom w:val="single" w:sz="8" w:space="0" w:color="000000"/>
              <w:right w:val="nil"/>
            </w:tcBorders>
          </w:tcPr>
          <w:p w14:paraId="5C42D60C" w14:textId="77777777" w:rsidR="00AE0C10" w:rsidRDefault="00000000">
            <w:pPr>
              <w:pStyle w:val="Compact"/>
              <w:spacing w:after="0"/>
            </w:pPr>
            <w:r>
              <w:rPr>
                <w:rFonts w:ascii="Times New Roman" w:hAnsi="Times New Roman" w:cs="Times New Roman"/>
                <w:b/>
                <w:bCs/>
                <w:sz w:val="20"/>
                <w:szCs w:val="20"/>
              </w:rPr>
              <w:t>Priemer</w:t>
            </w:r>
          </w:p>
        </w:tc>
        <w:tc>
          <w:tcPr>
            <w:tcW w:w="993" w:type="dxa"/>
            <w:tcBorders>
              <w:top w:val="single" w:sz="10" w:space="0" w:color="000000"/>
              <w:left w:val="nil"/>
              <w:bottom w:val="single" w:sz="8" w:space="0" w:color="000000"/>
              <w:right w:val="nil"/>
            </w:tcBorders>
          </w:tcPr>
          <w:p w14:paraId="0B1A70A4" w14:textId="77777777" w:rsidR="00AE0C10" w:rsidRDefault="00000000">
            <w:pPr>
              <w:pStyle w:val="Compact"/>
              <w:spacing w:after="0"/>
            </w:pPr>
            <w:r>
              <w:rPr>
                <w:rFonts w:ascii="Times New Roman" w:hAnsi="Times New Roman" w:cs="Times New Roman"/>
                <w:b/>
                <w:bCs/>
                <w:sz w:val="20"/>
                <w:szCs w:val="20"/>
              </w:rPr>
              <w:t>SD</w:t>
            </w:r>
          </w:p>
        </w:tc>
        <w:tc>
          <w:tcPr>
            <w:tcW w:w="993" w:type="dxa"/>
            <w:tcBorders>
              <w:top w:val="single" w:sz="10" w:space="0" w:color="000000"/>
              <w:left w:val="nil"/>
              <w:bottom w:val="single" w:sz="8" w:space="0" w:color="000000"/>
              <w:right w:val="nil"/>
            </w:tcBorders>
          </w:tcPr>
          <w:p w14:paraId="105FF4BC" w14:textId="77777777" w:rsidR="00AE0C10" w:rsidRDefault="00000000">
            <w:pPr>
              <w:pStyle w:val="Compact"/>
              <w:spacing w:after="0"/>
            </w:pPr>
            <w:r>
              <w:rPr>
                <w:rFonts w:ascii="Times New Roman" w:hAnsi="Times New Roman" w:cs="Times New Roman"/>
                <w:b/>
                <w:bCs/>
                <w:sz w:val="20"/>
                <w:szCs w:val="20"/>
              </w:rPr>
              <w:t>Medián</w:t>
            </w:r>
          </w:p>
        </w:tc>
        <w:tc>
          <w:tcPr>
            <w:tcW w:w="993" w:type="dxa"/>
            <w:tcBorders>
              <w:top w:val="single" w:sz="10" w:space="0" w:color="000000"/>
              <w:left w:val="nil"/>
              <w:bottom w:val="single" w:sz="8" w:space="0" w:color="000000"/>
              <w:right w:val="nil"/>
            </w:tcBorders>
          </w:tcPr>
          <w:p w14:paraId="4C3C89C4" w14:textId="77777777" w:rsidR="00AE0C10" w:rsidRDefault="00000000">
            <w:pPr>
              <w:pStyle w:val="Compact"/>
              <w:spacing w:after="0"/>
            </w:pPr>
            <w:r>
              <w:rPr>
                <w:rFonts w:ascii="Times New Roman" w:hAnsi="Times New Roman" w:cs="Times New Roman"/>
                <w:b/>
                <w:bCs/>
                <w:sz w:val="20"/>
                <w:szCs w:val="20"/>
              </w:rPr>
              <w:t>IQR</w:t>
            </w:r>
          </w:p>
        </w:tc>
        <w:tc>
          <w:tcPr>
            <w:tcW w:w="993" w:type="dxa"/>
            <w:tcBorders>
              <w:top w:val="single" w:sz="10" w:space="0" w:color="000000"/>
              <w:left w:val="nil"/>
              <w:bottom w:val="single" w:sz="8" w:space="0" w:color="000000"/>
              <w:right w:val="nil"/>
            </w:tcBorders>
          </w:tcPr>
          <w:p w14:paraId="497E0A41" w14:textId="77777777" w:rsidR="00AE0C10" w:rsidRDefault="00000000">
            <w:pPr>
              <w:pStyle w:val="Compact"/>
              <w:spacing w:after="0"/>
            </w:pPr>
            <w:r>
              <w:rPr>
                <w:rFonts w:ascii="Times New Roman" w:hAnsi="Times New Roman" w:cs="Times New Roman"/>
                <w:b/>
                <w:bCs/>
                <w:sz w:val="20"/>
                <w:szCs w:val="20"/>
              </w:rPr>
              <w:t>Minimum</w:t>
            </w:r>
          </w:p>
        </w:tc>
        <w:tc>
          <w:tcPr>
            <w:tcW w:w="992" w:type="dxa"/>
            <w:tcBorders>
              <w:top w:val="single" w:sz="10" w:space="0" w:color="000000"/>
              <w:left w:val="nil"/>
              <w:bottom w:val="single" w:sz="8" w:space="0" w:color="000000"/>
              <w:right w:val="nil"/>
            </w:tcBorders>
          </w:tcPr>
          <w:p w14:paraId="035C4898" w14:textId="77777777" w:rsidR="00AE0C10" w:rsidRDefault="00000000">
            <w:pPr>
              <w:pStyle w:val="Compact"/>
              <w:spacing w:after="0"/>
            </w:pPr>
            <w:r>
              <w:rPr>
                <w:rFonts w:ascii="Times New Roman" w:hAnsi="Times New Roman" w:cs="Times New Roman"/>
                <w:b/>
                <w:bCs/>
                <w:sz w:val="20"/>
                <w:szCs w:val="20"/>
              </w:rPr>
              <w:t>Maximum</w:t>
            </w:r>
          </w:p>
        </w:tc>
      </w:tr>
      <w:tr w:rsidR="00AE0C10" w14:paraId="3F6432A8" w14:textId="77777777" w:rsidTr="00AE0C10">
        <w:trPr>
          <w:jc w:val="center"/>
        </w:trPr>
        <w:tc>
          <w:tcPr>
            <w:tcW w:w="993" w:type="dxa"/>
            <w:tcBorders>
              <w:top w:val="nil"/>
              <w:left w:val="nil"/>
              <w:bottom w:val="nil"/>
              <w:right w:val="nil"/>
            </w:tcBorders>
          </w:tcPr>
          <w:p w14:paraId="34C3DADE" w14:textId="77777777" w:rsidR="00AE0C10" w:rsidRDefault="00000000">
            <w:pPr>
              <w:pStyle w:val="Compact"/>
              <w:spacing w:after="0"/>
            </w:pPr>
            <w:r>
              <w:rPr>
                <w:rFonts w:ascii="Times New Roman" w:hAnsi="Times New Roman" w:cs="Times New Roman"/>
                <w:sz w:val="20"/>
                <w:szCs w:val="20"/>
              </w:rPr>
              <w:t>Index klinickej vierohodnosti</w:t>
            </w:r>
          </w:p>
        </w:tc>
        <w:tc>
          <w:tcPr>
            <w:tcW w:w="993" w:type="dxa"/>
            <w:tcBorders>
              <w:top w:val="nil"/>
              <w:left w:val="nil"/>
              <w:bottom w:val="nil"/>
              <w:right w:val="nil"/>
            </w:tcBorders>
          </w:tcPr>
          <w:p w14:paraId="58B043D3" w14:textId="77777777" w:rsidR="00AE0C10" w:rsidRDefault="00000000">
            <w:pPr>
              <w:pStyle w:val="Compact"/>
              <w:spacing w:after="0"/>
            </w:pPr>
            <w:r>
              <w:rPr>
                <w:rFonts w:ascii="Times New Roman" w:hAnsi="Times New Roman" w:cs="Times New Roman"/>
                <w:sz w:val="20"/>
                <w:szCs w:val="20"/>
              </w:rPr>
              <w:t>166</w:t>
            </w:r>
          </w:p>
        </w:tc>
        <w:tc>
          <w:tcPr>
            <w:tcW w:w="993" w:type="dxa"/>
            <w:tcBorders>
              <w:top w:val="nil"/>
              <w:left w:val="nil"/>
              <w:bottom w:val="nil"/>
              <w:right w:val="nil"/>
            </w:tcBorders>
          </w:tcPr>
          <w:p w14:paraId="7D26D2EF" w14:textId="77777777" w:rsidR="00AE0C10" w:rsidRDefault="00000000">
            <w:pPr>
              <w:pStyle w:val="Compact"/>
              <w:spacing w:after="0"/>
            </w:pPr>
            <w:r>
              <w:rPr>
                <w:rFonts w:ascii="Times New Roman" w:hAnsi="Times New Roman" w:cs="Times New Roman"/>
                <w:sz w:val="20"/>
                <w:szCs w:val="20"/>
              </w:rPr>
              <w:t>4,01</w:t>
            </w:r>
          </w:p>
        </w:tc>
        <w:tc>
          <w:tcPr>
            <w:tcW w:w="993" w:type="dxa"/>
            <w:tcBorders>
              <w:top w:val="nil"/>
              <w:left w:val="nil"/>
              <w:bottom w:val="nil"/>
              <w:right w:val="nil"/>
            </w:tcBorders>
          </w:tcPr>
          <w:p w14:paraId="5577207F" w14:textId="77777777" w:rsidR="00AE0C10" w:rsidRDefault="00000000">
            <w:pPr>
              <w:pStyle w:val="Compact"/>
              <w:spacing w:after="0"/>
            </w:pPr>
            <w:r>
              <w:rPr>
                <w:rFonts w:ascii="Times New Roman" w:hAnsi="Times New Roman" w:cs="Times New Roman"/>
                <w:sz w:val="20"/>
                <w:szCs w:val="20"/>
              </w:rPr>
              <w:t>0,47</w:t>
            </w:r>
          </w:p>
        </w:tc>
        <w:tc>
          <w:tcPr>
            <w:tcW w:w="993" w:type="dxa"/>
            <w:tcBorders>
              <w:top w:val="nil"/>
              <w:left w:val="nil"/>
              <w:bottom w:val="nil"/>
              <w:right w:val="nil"/>
            </w:tcBorders>
          </w:tcPr>
          <w:p w14:paraId="562683C6" w14:textId="77777777" w:rsidR="00AE0C10" w:rsidRDefault="00000000">
            <w:pPr>
              <w:pStyle w:val="Compact"/>
              <w:spacing w:after="0"/>
            </w:pPr>
            <w:r>
              <w:rPr>
                <w:rFonts w:ascii="Times New Roman" w:hAnsi="Times New Roman" w:cs="Times New Roman"/>
                <w:sz w:val="20"/>
                <w:szCs w:val="20"/>
              </w:rPr>
              <w:t>4</w:t>
            </w:r>
          </w:p>
        </w:tc>
        <w:tc>
          <w:tcPr>
            <w:tcW w:w="993" w:type="dxa"/>
            <w:tcBorders>
              <w:top w:val="nil"/>
              <w:left w:val="nil"/>
              <w:bottom w:val="nil"/>
              <w:right w:val="nil"/>
            </w:tcBorders>
          </w:tcPr>
          <w:p w14:paraId="1E9A2264" w14:textId="77777777" w:rsidR="00AE0C10" w:rsidRDefault="00000000">
            <w:pPr>
              <w:pStyle w:val="Compact"/>
              <w:spacing w:after="0"/>
            </w:pPr>
            <w:r>
              <w:rPr>
                <w:rFonts w:ascii="Times New Roman" w:hAnsi="Times New Roman" w:cs="Times New Roman"/>
                <w:sz w:val="20"/>
                <w:szCs w:val="20"/>
              </w:rPr>
              <w:t>0,00</w:t>
            </w:r>
          </w:p>
        </w:tc>
        <w:tc>
          <w:tcPr>
            <w:tcW w:w="993" w:type="dxa"/>
            <w:tcBorders>
              <w:top w:val="nil"/>
              <w:left w:val="nil"/>
              <w:bottom w:val="nil"/>
              <w:right w:val="nil"/>
            </w:tcBorders>
          </w:tcPr>
          <w:p w14:paraId="1A26198B" w14:textId="77777777" w:rsidR="00AE0C10" w:rsidRDefault="00000000">
            <w:pPr>
              <w:pStyle w:val="Compact"/>
              <w:spacing w:after="0"/>
            </w:pPr>
            <w:r>
              <w:rPr>
                <w:rFonts w:ascii="Times New Roman" w:hAnsi="Times New Roman" w:cs="Times New Roman"/>
                <w:sz w:val="20"/>
                <w:szCs w:val="20"/>
              </w:rPr>
              <w:t>2,33</w:t>
            </w:r>
          </w:p>
        </w:tc>
        <w:tc>
          <w:tcPr>
            <w:tcW w:w="992" w:type="dxa"/>
            <w:tcBorders>
              <w:top w:val="nil"/>
              <w:left w:val="nil"/>
              <w:bottom w:val="nil"/>
              <w:right w:val="nil"/>
            </w:tcBorders>
          </w:tcPr>
          <w:p w14:paraId="42AE9A59" w14:textId="77777777" w:rsidR="00AE0C10" w:rsidRDefault="00000000">
            <w:pPr>
              <w:pStyle w:val="Compact"/>
              <w:spacing w:after="0"/>
            </w:pPr>
            <w:r>
              <w:rPr>
                <w:rFonts w:ascii="Times New Roman" w:hAnsi="Times New Roman" w:cs="Times New Roman"/>
                <w:sz w:val="20"/>
                <w:szCs w:val="20"/>
              </w:rPr>
              <w:t>5,00</w:t>
            </w:r>
          </w:p>
        </w:tc>
      </w:tr>
      <w:tr w:rsidR="00AE0C10" w14:paraId="1EB71908" w14:textId="77777777" w:rsidTr="00AE0C10">
        <w:trPr>
          <w:jc w:val="center"/>
        </w:trPr>
        <w:tc>
          <w:tcPr>
            <w:tcW w:w="993" w:type="dxa"/>
            <w:tcBorders>
              <w:top w:val="nil"/>
              <w:left w:val="nil"/>
              <w:bottom w:val="nil"/>
              <w:right w:val="nil"/>
            </w:tcBorders>
          </w:tcPr>
          <w:p w14:paraId="01F82735" w14:textId="77777777" w:rsidR="00AE0C10" w:rsidRDefault="00000000">
            <w:pPr>
              <w:pStyle w:val="Compact"/>
              <w:spacing w:after="0"/>
            </w:pPr>
            <w:r>
              <w:rPr>
                <w:rFonts w:ascii="Times New Roman" w:hAnsi="Times New Roman" w:cs="Times New Roman"/>
                <w:sz w:val="20"/>
                <w:szCs w:val="20"/>
              </w:rPr>
              <w:t>Index defektov</w:t>
            </w:r>
          </w:p>
        </w:tc>
        <w:tc>
          <w:tcPr>
            <w:tcW w:w="993" w:type="dxa"/>
            <w:tcBorders>
              <w:top w:val="nil"/>
              <w:left w:val="nil"/>
              <w:bottom w:val="nil"/>
              <w:right w:val="nil"/>
            </w:tcBorders>
          </w:tcPr>
          <w:p w14:paraId="2804DD5E" w14:textId="77777777" w:rsidR="00AE0C10" w:rsidRDefault="00000000">
            <w:pPr>
              <w:pStyle w:val="Compact"/>
              <w:spacing w:after="0"/>
            </w:pPr>
            <w:r>
              <w:rPr>
                <w:rFonts w:ascii="Times New Roman" w:hAnsi="Times New Roman" w:cs="Times New Roman"/>
                <w:sz w:val="20"/>
                <w:szCs w:val="20"/>
              </w:rPr>
              <w:t>166</w:t>
            </w:r>
          </w:p>
        </w:tc>
        <w:tc>
          <w:tcPr>
            <w:tcW w:w="993" w:type="dxa"/>
            <w:tcBorders>
              <w:top w:val="nil"/>
              <w:left w:val="nil"/>
              <w:bottom w:val="nil"/>
              <w:right w:val="nil"/>
            </w:tcBorders>
          </w:tcPr>
          <w:p w14:paraId="5DAD3312" w14:textId="77777777" w:rsidR="00AE0C10" w:rsidRDefault="00000000">
            <w:pPr>
              <w:pStyle w:val="Compact"/>
              <w:spacing w:after="0"/>
            </w:pPr>
            <w:r>
              <w:rPr>
                <w:rFonts w:ascii="Times New Roman" w:hAnsi="Times New Roman" w:cs="Times New Roman"/>
                <w:sz w:val="20"/>
                <w:szCs w:val="20"/>
              </w:rPr>
              <w:t>1,97</w:t>
            </w:r>
          </w:p>
        </w:tc>
        <w:tc>
          <w:tcPr>
            <w:tcW w:w="993" w:type="dxa"/>
            <w:tcBorders>
              <w:top w:val="nil"/>
              <w:left w:val="nil"/>
              <w:bottom w:val="nil"/>
              <w:right w:val="nil"/>
            </w:tcBorders>
          </w:tcPr>
          <w:p w14:paraId="588D14CD" w14:textId="77777777" w:rsidR="00AE0C10" w:rsidRDefault="00000000">
            <w:pPr>
              <w:pStyle w:val="Compact"/>
              <w:spacing w:after="0"/>
            </w:pPr>
            <w:r>
              <w:rPr>
                <w:rFonts w:ascii="Times New Roman" w:hAnsi="Times New Roman" w:cs="Times New Roman"/>
                <w:sz w:val="20"/>
                <w:szCs w:val="20"/>
              </w:rPr>
              <w:t>0,45</w:t>
            </w:r>
          </w:p>
        </w:tc>
        <w:tc>
          <w:tcPr>
            <w:tcW w:w="993" w:type="dxa"/>
            <w:tcBorders>
              <w:top w:val="nil"/>
              <w:left w:val="nil"/>
              <w:bottom w:val="nil"/>
              <w:right w:val="nil"/>
            </w:tcBorders>
          </w:tcPr>
          <w:p w14:paraId="3763DF74" w14:textId="77777777" w:rsidR="00AE0C10" w:rsidRDefault="00000000">
            <w:pPr>
              <w:pStyle w:val="Compact"/>
              <w:spacing w:after="0"/>
            </w:pPr>
            <w:r>
              <w:rPr>
                <w:rFonts w:ascii="Times New Roman" w:hAnsi="Times New Roman" w:cs="Times New Roman"/>
                <w:sz w:val="20"/>
                <w:szCs w:val="20"/>
              </w:rPr>
              <w:t>2</w:t>
            </w:r>
          </w:p>
        </w:tc>
        <w:tc>
          <w:tcPr>
            <w:tcW w:w="993" w:type="dxa"/>
            <w:tcBorders>
              <w:top w:val="nil"/>
              <w:left w:val="nil"/>
              <w:bottom w:val="nil"/>
              <w:right w:val="nil"/>
            </w:tcBorders>
          </w:tcPr>
          <w:p w14:paraId="0D803CF6" w14:textId="77777777" w:rsidR="00AE0C10" w:rsidRDefault="00000000">
            <w:pPr>
              <w:pStyle w:val="Compact"/>
              <w:spacing w:after="0"/>
            </w:pPr>
            <w:r>
              <w:rPr>
                <w:rFonts w:ascii="Times New Roman" w:hAnsi="Times New Roman" w:cs="Times New Roman"/>
                <w:sz w:val="20"/>
                <w:szCs w:val="20"/>
              </w:rPr>
              <w:t>0,40</w:t>
            </w:r>
          </w:p>
        </w:tc>
        <w:tc>
          <w:tcPr>
            <w:tcW w:w="993" w:type="dxa"/>
            <w:tcBorders>
              <w:top w:val="nil"/>
              <w:left w:val="nil"/>
              <w:bottom w:val="nil"/>
              <w:right w:val="nil"/>
            </w:tcBorders>
          </w:tcPr>
          <w:p w14:paraId="0BAF585A" w14:textId="77777777" w:rsidR="00AE0C10" w:rsidRDefault="00000000">
            <w:pPr>
              <w:pStyle w:val="Compact"/>
              <w:spacing w:after="0"/>
            </w:pPr>
            <w:r>
              <w:rPr>
                <w:rFonts w:ascii="Times New Roman" w:hAnsi="Times New Roman" w:cs="Times New Roman"/>
                <w:sz w:val="20"/>
                <w:szCs w:val="20"/>
              </w:rPr>
              <w:t>1,00</w:t>
            </w:r>
          </w:p>
        </w:tc>
        <w:tc>
          <w:tcPr>
            <w:tcW w:w="992" w:type="dxa"/>
            <w:tcBorders>
              <w:top w:val="nil"/>
              <w:left w:val="nil"/>
              <w:bottom w:val="nil"/>
              <w:right w:val="nil"/>
            </w:tcBorders>
          </w:tcPr>
          <w:p w14:paraId="60DD23E6" w14:textId="77777777" w:rsidR="00AE0C10" w:rsidRDefault="00000000">
            <w:pPr>
              <w:pStyle w:val="Compact"/>
              <w:spacing w:after="0"/>
            </w:pPr>
            <w:r>
              <w:rPr>
                <w:rFonts w:ascii="Times New Roman" w:hAnsi="Times New Roman" w:cs="Times New Roman"/>
                <w:sz w:val="20"/>
                <w:szCs w:val="20"/>
              </w:rPr>
              <w:t>3,60</w:t>
            </w:r>
          </w:p>
        </w:tc>
      </w:tr>
      <w:tr w:rsidR="00AE0C10" w14:paraId="624791F6" w14:textId="77777777" w:rsidTr="00AE0C10">
        <w:trPr>
          <w:jc w:val="center"/>
        </w:trPr>
        <w:tc>
          <w:tcPr>
            <w:tcW w:w="993" w:type="dxa"/>
            <w:tcBorders>
              <w:top w:val="nil"/>
              <w:left w:val="nil"/>
              <w:bottom w:val="nil"/>
              <w:right w:val="nil"/>
            </w:tcBorders>
          </w:tcPr>
          <w:p w14:paraId="7147FFA6" w14:textId="77777777" w:rsidR="00AE0C10" w:rsidRDefault="00000000">
            <w:pPr>
              <w:pStyle w:val="Compact"/>
              <w:spacing w:after="0"/>
            </w:pPr>
            <w:r>
              <w:rPr>
                <w:rFonts w:ascii="Times New Roman" w:hAnsi="Times New Roman" w:cs="Times New Roman"/>
                <w:sz w:val="20"/>
                <w:szCs w:val="20"/>
              </w:rPr>
              <w:t>Prirodzenosť jazyka (G2)</w:t>
            </w:r>
          </w:p>
        </w:tc>
        <w:tc>
          <w:tcPr>
            <w:tcW w:w="993" w:type="dxa"/>
            <w:tcBorders>
              <w:top w:val="nil"/>
              <w:left w:val="nil"/>
              <w:bottom w:val="nil"/>
              <w:right w:val="nil"/>
            </w:tcBorders>
          </w:tcPr>
          <w:p w14:paraId="722788E6" w14:textId="77777777" w:rsidR="00AE0C10" w:rsidRDefault="00000000">
            <w:pPr>
              <w:pStyle w:val="Compact"/>
              <w:spacing w:after="0"/>
            </w:pPr>
            <w:r>
              <w:rPr>
                <w:rFonts w:ascii="Times New Roman" w:hAnsi="Times New Roman" w:cs="Times New Roman"/>
                <w:sz w:val="20"/>
                <w:szCs w:val="20"/>
              </w:rPr>
              <w:t>166</w:t>
            </w:r>
          </w:p>
        </w:tc>
        <w:tc>
          <w:tcPr>
            <w:tcW w:w="993" w:type="dxa"/>
            <w:tcBorders>
              <w:top w:val="nil"/>
              <w:left w:val="nil"/>
              <w:bottom w:val="nil"/>
              <w:right w:val="nil"/>
            </w:tcBorders>
          </w:tcPr>
          <w:p w14:paraId="71BBDAA9" w14:textId="77777777" w:rsidR="00AE0C10" w:rsidRDefault="00000000">
            <w:pPr>
              <w:pStyle w:val="Compact"/>
              <w:spacing w:after="0"/>
            </w:pPr>
            <w:r>
              <w:rPr>
                <w:rFonts w:ascii="Times New Roman" w:hAnsi="Times New Roman" w:cs="Times New Roman"/>
                <w:sz w:val="20"/>
                <w:szCs w:val="20"/>
              </w:rPr>
              <w:t>3,83</w:t>
            </w:r>
          </w:p>
        </w:tc>
        <w:tc>
          <w:tcPr>
            <w:tcW w:w="993" w:type="dxa"/>
            <w:tcBorders>
              <w:top w:val="nil"/>
              <w:left w:val="nil"/>
              <w:bottom w:val="nil"/>
              <w:right w:val="nil"/>
            </w:tcBorders>
          </w:tcPr>
          <w:p w14:paraId="4EC07004" w14:textId="77777777" w:rsidR="00AE0C10" w:rsidRDefault="00000000">
            <w:pPr>
              <w:pStyle w:val="Compact"/>
              <w:spacing w:after="0"/>
            </w:pPr>
            <w:r>
              <w:rPr>
                <w:rFonts w:ascii="Times New Roman" w:hAnsi="Times New Roman" w:cs="Times New Roman"/>
                <w:sz w:val="20"/>
                <w:szCs w:val="20"/>
              </w:rPr>
              <w:t>0,68</w:t>
            </w:r>
          </w:p>
        </w:tc>
        <w:tc>
          <w:tcPr>
            <w:tcW w:w="993" w:type="dxa"/>
            <w:tcBorders>
              <w:top w:val="nil"/>
              <w:left w:val="nil"/>
              <w:bottom w:val="nil"/>
              <w:right w:val="nil"/>
            </w:tcBorders>
          </w:tcPr>
          <w:p w14:paraId="47963593" w14:textId="77777777" w:rsidR="00AE0C10" w:rsidRDefault="00000000">
            <w:pPr>
              <w:pStyle w:val="Compact"/>
              <w:spacing w:after="0"/>
            </w:pPr>
            <w:r>
              <w:rPr>
                <w:rFonts w:ascii="Times New Roman" w:hAnsi="Times New Roman" w:cs="Times New Roman"/>
                <w:sz w:val="20"/>
                <w:szCs w:val="20"/>
              </w:rPr>
              <w:t>4</w:t>
            </w:r>
          </w:p>
        </w:tc>
        <w:tc>
          <w:tcPr>
            <w:tcW w:w="993" w:type="dxa"/>
            <w:tcBorders>
              <w:top w:val="nil"/>
              <w:left w:val="nil"/>
              <w:bottom w:val="nil"/>
              <w:right w:val="nil"/>
            </w:tcBorders>
          </w:tcPr>
          <w:p w14:paraId="6892265C" w14:textId="77777777" w:rsidR="00AE0C10" w:rsidRDefault="00000000">
            <w:pPr>
              <w:pStyle w:val="Compact"/>
              <w:spacing w:after="0"/>
            </w:pPr>
            <w:r>
              <w:rPr>
                <w:rFonts w:ascii="Times New Roman" w:hAnsi="Times New Roman" w:cs="Times New Roman"/>
                <w:sz w:val="20"/>
                <w:szCs w:val="20"/>
              </w:rPr>
              <w:t>0,00</w:t>
            </w:r>
          </w:p>
        </w:tc>
        <w:tc>
          <w:tcPr>
            <w:tcW w:w="993" w:type="dxa"/>
            <w:tcBorders>
              <w:top w:val="nil"/>
              <w:left w:val="nil"/>
              <w:bottom w:val="nil"/>
              <w:right w:val="nil"/>
            </w:tcBorders>
          </w:tcPr>
          <w:p w14:paraId="49D68F15" w14:textId="77777777" w:rsidR="00AE0C10" w:rsidRDefault="00000000">
            <w:pPr>
              <w:pStyle w:val="Compact"/>
              <w:spacing w:after="0"/>
            </w:pPr>
            <w:r>
              <w:rPr>
                <w:rFonts w:ascii="Times New Roman" w:hAnsi="Times New Roman" w:cs="Times New Roman"/>
                <w:sz w:val="20"/>
                <w:szCs w:val="20"/>
              </w:rPr>
              <w:t>1,00</w:t>
            </w:r>
          </w:p>
        </w:tc>
        <w:tc>
          <w:tcPr>
            <w:tcW w:w="992" w:type="dxa"/>
            <w:tcBorders>
              <w:top w:val="nil"/>
              <w:left w:val="nil"/>
              <w:bottom w:val="nil"/>
              <w:right w:val="nil"/>
            </w:tcBorders>
          </w:tcPr>
          <w:p w14:paraId="473BF58A" w14:textId="77777777" w:rsidR="00AE0C10" w:rsidRDefault="00000000">
            <w:pPr>
              <w:pStyle w:val="Compact"/>
              <w:spacing w:after="0"/>
            </w:pPr>
            <w:r>
              <w:rPr>
                <w:rFonts w:ascii="Times New Roman" w:hAnsi="Times New Roman" w:cs="Times New Roman"/>
                <w:sz w:val="20"/>
                <w:szCs w:val="20"/>
              </w:rPr>
              <w:t>5,00</w:t>
            </w:r>
          </w:p>
        </w:tc>
      </w:tr>
      <w:tr w:rsidR="00AE0C10" w14:paraId="7CEFA775" w14:textId="77777777" w:rsidTr="00AE0C10">
        <w:trPr>
          <w:jc w:val="center"/>
        </w:trPr>
        <w:tc>
          <w:tcPr>
            <w:tcW w:w="993" w:type="dxa"/>
            <w:tcBorders>
              <w:top w:val="nil"/>
              <w:left w:val="nil"/>
              <w:bottom w:val="nil"/>
              <w:right w:val="nil"/>
            </w:tcBorders>
          </w:tcPr>
          <w:p w14:paraId="6EB77A9B" w14:textId="77777777" w:rsidR="00AE0C10" w:rsidRDefault="00000000">
            <w:pPr>
              <w:pStyle w:val="Compact"/>
              <w:spacing w:after="0"/>
            </w:pPr>
            <w:r>
              <w:rPr>
                <w:rFonts w:ascii="Times New Roman" w:hAnsi="Times New Roman" w:cs="Times New Roman"/>
                <w:sz w:val="20"/>
                <w:szCs w:val="20"/>
              </w:rPr>
              <w:t>Tréningová použiteľnosť (G5)</w:t>
            </w:r>
          </w:p>
        </w:tc>
        <w:tc>
          <w:tcPr>
            <w:tcW w:w="993" w:type="dxa"/>
            <w:tcBorders>
              <w:top w:val="nil"/>
              <w:left w:val="nil"/>
              <w:bottom w:val="nil"/>
              <w:right w:val="nil"/>
            </w:tcBorders>
          </w:tcPr>
          <w:p w14:paraId="0FE79043" w14:textId="77777777" w:rsidR="00AE0C10" w:rsidRDefault="00000000">
            <w:pPr>
              <w:pStyle w:val="Compact"/>
              <w:spacing w:after="0"/>
            </w:pPr>
            <w:r>
              <w:rPr>
                <w:rFonts w:ascii="Times New Roman" w:hAnsi="Times New Roman" w:cs="Times New Roman"/>
                <w:sz w:val="20"/>
                <w:szCs w:val="20"/>
              </w:rPr>
              <w:t>166</w:t>
            </w:r>
          </w:p>
        </w:tc>
        <w:tc>
          <w:tcPr>
            <w:tcW w:w="993" w:type="dxa"/>
            <w:tcBorders>
              <w:top w:val="nil"/>
              <w:left w:val="nil"/>
              <w:bottom w:val="nil"/>
              <w:right w:val="nil"/>
            </w:tcBorders>
          </w:tcPr>
          <w:p w14:paraId="419608DF" w14:textId="77777777" w:rsidR="00AE0C10" w:rsidRDefault="00000000">
            <w:pPr>
              <w:pStyle w:val="Compact"/>
              <w:spacing w:after="0"/>
            </w:pPr>
            <w:r>
              <w:rPr>
                <w:rFonts w:ascii="Times New Roman" w:hAnsi="Times New Roman" w:cs="Times New Roman"/>
                <w:sz w:val="20"/>
                <w:szCs w:val="20"/>
              </w:rPr>
              <w:t>3,80</w:t>
            </w:r>
          </w:p>
        </w:tc>
        <w:tc>
          <w:tcPr>
            <w:tcW w:w="993" w:type="dxa"/>
            <w:tcBorders>
              <w:top w:val="nil"/>
              <w:left w:val="nil"/>
              <w:bottom w:val="nil"/>
              <w:right w:val="nil"/>
            </w:tcBorders>
          </w:tcPr>
          <w:p w14:paraId="33DF2522" w14:textId="77777777" w:rsidR="00AE0C10" w:rsidRDefault="00000000">
            <w:pPr>
              <w:pStyle w:val="Compact"/>
              <w:spacing w:after="0"/>
            </w:pPr>
            <w:r>
              <w:rPr>
                <w:rFonts w:ascii="Times New Roman" w:hAnsi="Times New Roman" w:cs="Times New Roman"/>
                <w:sz w:val="20"/>
                <w:szCs w:val="20"/>
              </w:rPr>
              <w:t>0,81</w:t>
            </w:r>
          </w:p>
        </w:tc>
        <w:tc>
          <w:tcPr>
            <w:tcW w:w="993" w:type="dxa"/>
            <w:tcBorders>
              <w:top w:val="nil"/>
              <w:left w:val="nil"/>
              <w:bottom w:val="nil"/>
              <w:right w:val="nil"/>
            </w:tcBorders>
          </w:tcPr>
          <w:p w14:paraId="12A06631" w14:textId="77777777" w:rsidR="00AE0C10" w:rsidRDefault="00000000">
            <w:pPr>
              <w:pStyle w:val="Compact"/>
              <w:spacing w:after="0"/>
            </w:pPr>
            <w:r>
              <w:rPr>
                <w:rFonts w:ascii="Times New Roman" w:hAnsi="Times New Roman" w:cs="Times New Roman"/>
                <w:sz w:val="20"/>
                <w:szCs w:val="20"/>
              </w:rPr>
              <w:t>4</w:t>
            </w:r>
          </w:p>
        </w:tc>
        <w:tc>
          <w:tcPr>
            <w:tcW w:w="993" w:type="dxa"/>
            <w:tcBorders>
              <w:top w:val="nil"/>
              <w:left w:val="nil"/>
              <w:bottom w:val="nil"/>
              <w:right w:val="nil"/>
            </w:tcBorders>
          </w:tcPr>
          <w:p w14:paraId="2E7D1B4D" w14:textId="77777777" w:rsidR="00AE0C10" w:rsidRDefault="00000000">
            <w:pPr>
              <w:pStyle w:val="Compact"/>
              <w:spacing w:after="0"/>
            </w:pPr>
            <w:r>
              <w:rPr>
                <w:rFonts w:ascii="Times New Roman" w:hAnsi="Times New Roman" w:cs="Times New Roman"/>
                <w:sz w:val="20"/>
                <w:szCs w:val="20"/>
              </w:rPr>
              <w:t>0,00</w:t>
            </w:r>
          </w:p>
        </w:tc>
        <w:tc>
          <w:tcPr>
            <w:tcW w:w="993" w:type="dxa"/>
            <w:tcBorders>
              <w:top w:val="nil"/>
              <w:left w:val="nil"/>
              <w:bottom w:val="nil"/>
              <w:right w:val="nil"/>
            </w:tcBorders>
          </w:tcPr>
          <w:p w14:paraId="108D26FA" w14:textId="77777777" w:rsidR="00AE0C10" w:rsidRDefault="00000000">
            <w:pPr>
              <w:pStyle w:val="Compact"/>
              <w:spacing w:after="0"/>
            </w:pPr>
            <w:r>
              <w:rPr>
                <w:rFonts w:ascii="Times New Roman" w:hAnsi="Times New Roman" w:cs="Times New Roman"/>
                <w:sz w:val="20"/>
                <w:szCs w:val="20"/>
              </w:rPr>
              <w:t>1,00</w:t>
            </w:r>
          </w:p>
        </w:tc>
        <w:tc>
          <w:tcPr>
            <w:tcW w:w="992" w:type="dxa"/>
            <w:tcBorders>
              <w:top w:val="nil"/>
              <w:left w:val="nil"/>
              <w:bottom w:val="nil"/>
              <w:right w:val="nil"/>
            </w:tcBorders>
          </w:tcPr>
          <w:p w14:paraId="121CFBAC" w14:textId="77777777" w:rsidR="00AE0C10" w:rsidRDefault="00000000">
            <w:pPr>
              <w:pStyle w:val="Compact"/>
              <w:spacing w:after="0"/>
            </w:pPr>
            <w:r>
              <w:rPr>
                <w:rFonts w:ascii="Times New Roman" w:hAnsi="Times New Roman" w:cs="Times New Roman"/>
                <w:sz w:val="20"/>
                <w:szCs w:val="20"/>
              </w:rPr>
              <w:t>5,00</w:t>
            </w:r>
          </w:p>
        </w:tc>
      </w:tr>
      <w:tr w:rsidR="00AE0C10" w14:paraId="6F5BEB48" w14:textId="77777777" w:rsidTr="00AE0C10">
        <w:trPr>
          <w:jc w:val="center"/>
        </w:trPr>
        <w:tc>
          <w:tcPr>
            <w:tcW w:w="993" w:type="dxa"/>
            <w:tcBorders>
              <w:top w:val="nil"/>
              <w:left w:val="nil"/>
              <w:bottom w:val="nil"/>
              <w:right w:val="nil"/>
            </w:tcBorders>
          </w:tcPr>
          <w:p w14:paraId="10F839A1" w14:textId="77777777" w:rsidR="00AE0C10" w:rsidRDefault="00000000">
            <w:pPr>
              <w:pStyle w:val="Compact"/>
              <w:spacing w:after="0"/>
            </w:pPr>
            <w:r>
              <w:rPr>
                <w:rFonts w:ascii="Times New Roman" w:hAnsi="Times New Roman" w:cs="Times New Roman"/>
                <w:sz w:val="20"/>
                <w:szCs w:val="20"/>
              </w:rPr>
              <w:t>Odhad závažnosti (S1)</w:t>
            </w:r>
          </w:p>
        </w:tc>
        <w:tc>
          <w:tcPr>
            <w:tcW w:w="993" w:type="dxa"/>
            <w:tcBorders>
              <w:top w:val="nil"/>
              <w:left w:val="nil"/>
              <w:bottom w:val="nil"/>
              <w:right w:val="nil"/>
            </w:tcBorders>
          </w:tcPr>
          <w:p w14:paraId="1DC78E36" w14:textId="77777777" w:rsidR="00AE0C10" w:rsidRDefault="00000000">
            <w:pPr>
              <w:pStyle w:val="Compact"/>
              <w:spacing w:after="0"/>
            </w:pPr>
            <w:r>
              <w:rPr>
                <w:rFonts w:ascii="Times New Roman" w:hAnsi="Times New Roman" w:cs="Times New Roman"/>
                <w:sz w:val="20"/>
                <w:szCs w:val="20"/>
              </w:rPr>
              <w:t>166</w:t>
            </w:r>
          </w:p>
        </w:tc>
        <w:tc>
          <w:tcPr>
            <w:tcW w:w="993" w:type="dxa"/>
            <w:tcBorders>
              <w:top w:val="nil"/>
              <w:left w:val="nil"/>
              <w:bottom w:val="nil"/>
              <w:right w:val="nil"/>
            </w:tcBorders>
          </w:tcPr>
          <w:p w14:paraId="0BA7745A" w14:textId="77777777" w:rsidR="00AE0C10" w:rsidRDefault="00000000">
            <w:pPr>
              <w:pStyle w:val="Compact"/>
              <w:spacing w:after="0"/>
            </w:pPr>
            <w:r>
              <w:rPr>
                <w:rFonts w:ascii="Times New Roman" w:hAnsi="Times New Roman" w:cs="Times New Roman"/>
                <w:sz w:val="20"/>
                <w:szCs w:val="20"/>
              </w:rPr>
              <w:t>3,07</w:t>
            </w:r>
          </w:p>
        </w:tc>
        <w:tc>
          <w:tcPr>
            <w:tcW w:w="993" w:type="dxa"/>
            <w:tcBorders>
              <w:top w:val="nil"/>
              <w:left w:val="nil"/>
              <w:bottom w:val="nil"/>
              <w:right w:val="nil"/>
            </w:tcBorders>
          </w:tcPr>
          <w:p w14:paraId="32276628" w14:textId="77777777" w:rsidR="00AE0C10" w:rsidRDefault="00000000">
            <w:pPr>
              <w:pStyle w:val="Compact"/>
              <w:spacing w:after="0"/>
            </w:pPr>
            <w:r>
              <w:rPr>
                <w:rFonts w:ascii="Times New Roman" w:hAnsi="Times New Roman" w:cs="Times New Roman"/>
                <w:sz w:val="20"/>
                <w:szCs w:val="20"/>
              </w:rPr>
              <w:t>0,64</w:t>
            </w:r>
          </w:p>
        </w:tc>
        <w:tc>
          <w:tcPr>
            <w:tcW w:w="993" w:type="dxa"/>
            <w:tcBorders>
              <w:top w:val="nil"/>
              <w:left w:val="nil"/>
              <w:bottom w:val="nil"/>
              <w:right w:val="nil"/>
            </w:tcBorders>
          </w:tcPr>
          <w:p w14:paraId="2C86CE9F" w14:textId="77777777" w:rsidR="00AE0C10" w:rsidRDefault="00000000">
            <w:pPr>
              <w:pStyle w:val="Compact"/>
              <w:spacing w:after="0"/>
            </w:pPr>
            <w:r>
              <w:rPr>
                <w:rFonts w:ascii="Times New Roman" w:hAnsi="Times New Roman" w:cs="Times New Roman"/>
                <w:sz w:val="20"/>
                <w:szCs w:val="20"/>
              </w:rPr>
              <w:t>3</w:t>
            </w:r>
          </w:p>
        </w:tc>
        <w:tc>
          <w:tcPr>
            <w:tcW w:w="993" w:type="dxa"/>
            <w:tcBorders>
              <w:top w:val="nil"/>
              <w:left w:val="nil"/>
              <w:bottom w:val="nil"/>
              <w:right w:val="nil"/>
            </w:tcBorders>
          </w:tcPr>
          <w:p w14:paraId="4AB1652E" w14:textId="77777777" w:rsidR="00AE0C10" w:rsidRDefault="00000000">
            <w:pPr>
              <w:pStyle w:val="Compact"/>
              <w:spacing w:after="0"/>
            </w:pPr>
            <w:r>
              <w:rPr>
                <w:rFonts w:ascii="Times New Roman" w:hAnsi="Times New Roman" w:cs="Times New Roman"/>
                <w:sz w:val="20"/>
                <w:szCs w:val="20"/>
              </w:rPr>
              <w:t>0,00</w:t>
            </w:r>
          </w:p>
        </w:tc>
        <w:tc>
          <w:tcPr>
            <w:tcW w:w="993" w:type="dxa"/>
            <w:tcBorders>
              <w:top w:val="nil"/>
              <w:left w:val="nil"/>
              <w:bottom w:val="nil"/>
              <w:right w:val="nil"/>
            </w:tcBorders>
          </w:tcPr>
          <w:p w14:paraId="12837120" w14:textId="77777777" w:rsidR="00AE0C10" w:rsidRDefault="00000000">
            <w:pPr>
              <w:pStyle w:val="Compact"/>
              <w:spacing w:after="0"/>
            </w:pPr>
            <w:r>
              <w:rPr>
                <w:rFonts w:ascii="Times New Roman" w:hAnsi="Times New Roman" w:cs="Times New Roman"/>
                <w:sz w:val="20"/>
                <w:szCs w:val="20"/>
              </w:rPr>
              <w:t>1,00</w:t>
            </w:r>
          </w:p>
        </w:tc>
        <w:tc>
          <w:tcPr>
            <w:tcW w:w="992" w:type="dxa"/>
            <w:tcBorders>
              <w:top w:val="nil"/>
              <w:left w:val="nil"/>
              <w:bottom w:val="nil"/>
              <w:right w:val="nil"/>
            </w:tcBorders>
          </w:tcPr>
          <w:p w14:paraId="5797A32D" w14:textId="77777777" w:rsidR="00AE0C10" w:rsidRDefault="00000000">
            <w:pPr>
              <w:pStyle w:val="Compact"/>
              <w:spacing w:after="0"/>
            </w:pPr>
            <w:r>
              <w:rPr>
                <w:rFonts w:ascii="Times New Roman" w:hAnsi="Times New Roman" w:cs="Times New Roman"/>
                <w:sz w:val="20"/>
                <w:szCs w:val="20"/>
              </w:rPr>
              <w:t>5,00</w:t>
            </w:r>
          </w:p>
        </w:tc>
      </w:tr>
      <w:tr w:rsidR="00AE0C10" w14:paraId="4C559C35" w14:textId="77777777" w:rsidTr="00AE0C10">
        <w:trPr>
          <w:jc w:val="center"/>
        </w:trPr>
        <w:tc>
          <w:tcPr>
            <w:tcW w:w="993" w:type="dxa"/>
            <w:tcBorders>
              <w:top w:val="nil"/>
              <w:left w:val="nil"/>
              <w:bottom w:val="single" w:sz="10" w:space="0" w:color="000000"/>
              <w:right w:val="nil"/>
            </w:tcBorders>
          </w:tcPr>
          <w:p w14:paraId="345E259D" w14:textId="77777777" w:rsidR="00AE0C10" w:rsidRDefault="00000000">
            <w:pPr>
              <w:pStyle w:val="Compact"/>
              <w:spacing w:after="0"/>
            </w:pPr>
            <w:r>
              <w:rPr>
                <w:rFonts w:ascii="Times New Roman" w:hAnsi="Times New Roman" w:cs="Times New Roman"/>
                <w:sz w:val="20"/>
                <w:szCs w:val="20"/>
              </w:rPr>
              <w:t>Odhad funkčného dopadu (S2)</w:t>
            </w:r>
          </w:p>
        </w:tc>
        <w:tc>
          <w:tcPr>
            <w:tcW w:w="993" w:type="dxa"/>
            <w:tcBorders>
              <w:top w:val="nil"/>
              <w:left w:val="nil"/>
              <w:bottom w:val="single" w:sz="10" w:space="0" w:color="000000"/>
              <w:right w:val="nil"/>
            </w:tcBorders>
          </w:tcPr>
          <w:p w14:paraId="1AD5C6A3" w14:textId="77777777" w:rsidR="00AE0C10" w:rsidRDefault="00000000">
            <w:pPr>
              <w:pStyle w:val="Compact"/>
              <w:spacing w:after="0"/>
            </w:pPr>
            <w:r>
              <w:rPr>
                <w:rFonts w:ascii="Times New Roman" w:hAnsi="Times New Roman" w:cs="Times New Roman"/>
                <w:sz w:val="20"/>
                <w:szCs w:val="20"/>
              </w:rPr>
              <w:t>166</w:t>
            </w:r>
          </w:p>
        </w:tc>
        <w:tc>
          <w:tcPr>
            <w:tcW w:w="993" w:type="dxa"/>
            <w:tcBorders>
              <w:top w:val="nil"/>
              <w:left w:val="nil"/>
              <w:bottom w:val="single" w:sz="10" w:space="0" w:color="000000"/>
              <w:right w:val="nil"/>
            </w:tcBorders>
          </w:tcPr>
          <w:p w14:paraId="16322373" w14:textId="77777777" w:rsidR="00AE0C10" w:rsidRDefault="00000000">
            <w:pPr>
              <w:pStyle w:val="Compact"/>
              <w:spacing w:after="0"/>
            </w:pPr>
            <w:r>
              <w:rPr>
                <w:rFonts w:ascii="Times New Roman" w:hAnsi="Times New Roman" w:cs="Times New Roman"/>
                <w:sz w:val="20"/>
                <w:szCs w:val="20"/>
              </w:rPr>
              <w:t>3,10</w:t>
            </w:r>
          </w:p>
        </w:tc>
        <w:tc>
          <w:tcPr>
            <w:tcW w:w="993" w:type="dxa"/>
            <w:tcBorders>
              <w:top w:val="nil"/>
              <w:left w:val="nil"/>
              <w:bottom w:val="single" w:sz="10" w:space="0" w:color="000000"/>
              <w:right w:val="nil"/>
            </w:tcBorders>
          </w:tcPr>
          <w:p w14:paraId="1C86AA27" w14:textId="77777777" w:rsidR="00AE0C10" w:rsidRDefault="00000000">
            <w:pPr>
              <w:pStyle w:val="Compact"/>
              <w:spacing w:after="0"/>
            </w:pPr>
            <w:r>
              <w:rPr>
                <w:rFonts w:ascii="Times New Roman" w:hAnsi="Times New Roman" w:cs="Times New Roman"/>
                <w:sz w:val="20"/>
                <w:szCs w:val="20"/>
              </w:rPr>
              <w:t>0,60</w:t>
            </w:r>
          </w:p>
        </w:tc>
        <w:tc>
          <w:tcPr>
            <w:tcW w:w="993" w:type="dxa"/>
            <w:tcBorders>
              <w:top w:val="nil"/>
              <w:left w:val="nil"/>
              <w:bottom w:val="single" w:sz="10" w:space="0" w:color="000000"/>
              <w:right w:val="nil"/>
            </w:tcBorders>
          </w:tcPr>
          <w:p w14:paraId="753A568F" w14:textId="77777777" w:rsidR="00AE0C10" w:rsidRDefault="00000000">
            <w:pPr>
              <w:pStyle w:val="Compact"/>
              <w:spacing w:after="0"/>
            </w:pPr>
            <w:r>
              <w:rPr>
                <w:rFonts w:ascii="Times New Roman" w:hAnsi="Times New Roman" w:cs="Times New Roman"/>
                <w:sz w:val="20"/>
                <w:szCs w:val="20"/>
              </w:rPr>
              <w:t>3</w:t>
            </w:r>
          </w:p>
        </w:tc>
        <w:tc>
          <w:tcPr>
            <w:tcW w:w="993" w:type="dxa"/>
            <w:tcBorders>
              <w:top w:val="nil"/>
              <w:left w:val="nil"/>
              <w:bottom w:val="single" w:sz="10" w:space="0" w:color="000000"/>
              <w:right w:val="nil"/>
            </w:tcBorders>
          </w:tcPr>
          <w:p w14:paraId="5A179539" w14:textId="77777777" w:rsidR="00AE0C10" w:rsidRDefault="00000000">
            <w:pPr>
              <w:pStyle w:val="Compact"/>
              <w:spacing w:after="0"/>
            </w:pPr>
            <w:r>
              <w:rPr>
                <w:rFonts w:ascii="Times New Roman" w:hAnsi="Times New Roman" w:cs="Times New Roman"/>
                <w:sz w:val="20"/>
                <w:szCs w:val="20"/>
              </w:rPr>
              <w:t>0,00</w:t>
            </w:r>
          </w:p>
        </w:tc>
        <w:tc>
          <w:tcPr>
            <w:tcW w:w="993" w:type="dxa"/>
            <w:tcBorders>
              <w:top w:val="nil"/>
              <w:left w:val="nil"/>
              <w:bottom w:val="single" w:sz="10" w:space="0" w:color="000000"/>
              <w:right w:val="nil"/>
            </w:tcBorders>
          </w:tcPr>
          <w:p w14:paraId="55C48D7D" w14:textId="77777777" w:rsidR="00AE0C10" w:rsidRDefault="00000000">
            <w:pPr>
              <w:pStyle w:val="Compact"/>
              <w:spacing w:after="0"/>
            </w:pPr>
            <w:r>
              <w:rPr>
                <w:rFonts w:ascii="Times New Roman" w:hAnsi="Times New Roman" w:cs="Times New Roman"/>
                <w:sz w:val="20"/>
                <w:szCs w:val="20"/>
              </w:rPr>
              <w:t>2,00</w:t>
            </w:r>
          </w:p>
        </w:tc>
        <w:tc>
          <w:tcPr>
            <w:tcW w:w="992" w:type="dxa"/>
            <w:tcBorders>
              <w:top w:val="nil"/>
              <w:left w:val="nil"/>
              <w:bottom w:val="single" w:sz="10" w:space="0" w:color="000000"/>
              <w:right w:val="nil"/>
            </w:tcBorders>
          </w:tcPr>
          <w:p w14:paraId="7074CFD2" w14:textId="77777777" w:rsidR="00AE0C10" w:rsidRDefault="00000000">
            <w:pPr>
              <w:pStyle w:val="Compact"/>
              <w:spacing w:after="0"/>
            </w:pPr>
            <w:r>
              <w:rPr>
                <w:rFonts w:ascii="Times New Roman" w:hAnsi="Times New Roman" w:cs="Times New Roman"/>
                <w:sz w:val="20"/>
                <w:szCs w:val="20"/>
              </w:rPr>
              <w:t>5,00</w:t>
            </w:r>
          </w:p>
        </w:tc>
      </w:tr>
    </w:tbl>
    <w:p w14:paraId="0B566CE8" w14:textId="77777777" w:rsidR="00AE0C10" w:rsidRDefault="00000000">
      <w:pPr>
        <w:pStyle w:val="Zkladntext"/>
      </w:pPr>
      <w:r>
        <w:t xml:space="preserve">Poznámka. Všetky </w:t>
      </w:r>
      <w:r>
        <w:rPr>
          <w:rStyle w:val="VerbatimChar"/>
        </w:rPr>
        <w:t>N</w:t>
      </w:r>
      <w:r>
        <w:t xml:space="preserve"> v tejto tabuľke predstavujú počty ratingov. Pri viacerých položkách ostal medián aj IQR stlačený do úzkeho pásma; ratingy sa sústreďovali najmä v stredne vyšších kategóriách.</w:t>
      </w:r>
    </w:p>
    <w:p w14:paraId="0D9CB6FB" w14:textId="77777777" w:rsidR="00AE0C10" w:rsidRDefault="00000000">
      <w:pPr>
        <w:pStyle w:val="Zkladntext"/>
      </w:pPr>
      <w:r>
        <w:rPr>
          <w:b/>
          <w:bCs/>
        </w:rPr>
        <w:t>Obrázok 2. Distribúcie hlavných kompozitov a vybraných položiek.</w:t>
      </w:r>
    </w:p>
    <w:p w14:paraId="50248596" w14:textId="77777777" w:rsidR="00AE0C10" w:rsidRDefault="00000000">
      <w:pPr>
        <w:pStyle w:val="CaptionedFigure"/>
      </w:pPr>
      <w:r>
        <w:rPr>
          <w:noProof/>
        </w:rPr>
        <w:lastRenderedPageBreak/>
        <w:drawing>
          <wp:inline distT="0" distB="0" distL="0" distR="0" wp14:anchorId="78F210A9" wp14:editId="797610DD">
            <wp:extent cx="5334000" cy="3356224"/>
            <wp:effectExtent l="0" t="0" r="0" b="0"/>
            <wp:docPr id="79" name="Picture" descr="Obrázok 2"/>
            <wp:cNvGraphicFramePr/>
            <a:graphic xmlns:a="http://schemas.openxmlformats.org/drawingml/2006/main">
              <a:graphicData uri="http://schemas.openxmlformats.org/drawingml/2006/picture">
                <pic:pic xmlns:pic="http://schemas.openxmlformats.org/drawingml/2006/picture">
                  <pic:nvPicPr>
                    <pic:cNvPr id="80" name="Picture" descr="/Users/pavol.bielik/dev/src/github.com/pbielik/diplomovka/figures/current_export_preview/figure_2_distributions.png"/>
                    <pic:cNvPicPr>
                      <a:picLocks noChangeAspect="1" noChangeArrowheads="1"/>
                    </pic:cNvPicPr>
                  </pic:nvPicPr>
                  <pic:blipFill>
                    <a:blip r:embed="rId12"/>
                    <a:stretch>
                      <a:fillRect/>
                    </a:stretch>
                  </pic:blipFill>
                  <pic:spPr bwMode="auto">
                    <a:xfrm>
                      <a:off x="0" y="0"/>
                      <a:ext cx="5334000" cy="3356224"/>
                    </a:xfrm>
                    <a:prstGeom prst="rect">
                      <a:avLst/>
                    </a:prstGeom>
                    <a:noFill/>
                    <a:ln w="9525">
                      <a:noFill/>
                      <a:headEnd/>
                      <a:tailEnd/>
                    </a:ln>
                  </pic:spPr>
                </pic:pic>
              </a:graphicData>
            </a:graphic>
          </wp:inline>
        </w:drawing>
      </w:r>
    </w:p>
    <w:p w14:paraId="2425B37F" w14:textId="77777777" w:rsidR="00AE0C10" w:rsidRDefault="00000000">
      <w:pPr>
        <w:pStyle w:val="ImageCaption"/>
      </w:pPr>
      <w:r>
        <w:t>Obrázok 2</w:t>
      </w:r>
    </w:p>
    <w:p w14:paraId="5563C71B" w14:textId="77777777" w:rsidR="00AE0C10" w:rsidRDefault="00000000">
      <w:pPr>
        <w:pStyle w:val="Zkladntext"/>
      </w:pPr>
      <w:r>
        <w:rPr>
          <w:b/>
          <w:bCs/>
        </w:rPr>
        <w:t>Obrázok 3. Frekvenčné profily odpovedí pre bloky G, S a R.</w:t>
      </w:r>
    </w:p>
    <w:p w14:paraId="6FDA4AF2" w14:textId="77777777" w:rsidR="00AE0C10" w:rsidRDefault="00000000">
      <w:pPr>
        <w:pStyle w:val="CaptionedFigure"/>
      </w:pPr>
      <w:r>
        <w:rPr>
          <w:noProof/>
        </w:rPr>
        <w:drawing>
          <wp:inline distT="0" distB="0" distL="0" distR="0" wp14:anchorId="4171D6A9" wp14:editId="4744EC48">
            <wp:extent cx="5334000" cy="3575538"/>
            <wp:effectExtent l="0" t="0" r="0" b="0"/>
            <wp:docPr id="82" name="Picture" descr="Obrázok 3"/>
            <wp:cNvGraphicFramePr/>
            <a:graphic xmlns:a="http://schemas.openxmlformats.org/drawingml/2006/main">
              <a:graphicData uri="http://schemas.openxmlformats.org/drawingml/2006/picture">
                <pic:pic xmlns:pic="http://schemas.openxmlformats.org/drawingml/2006/picture">
                  <pic:nvPicPr>
                    <pic:cNvPr id="83" name="Picture" descr="/Users/pavol.bielik/dev/src/github.com/pbielik/diplomovka/figures/current_export_preview/figure_3_item_response_profiles.png"/>
                    <pic:cNvPicPr>
                      <a:picLocks noChangeAspect="1" noChangeArrowheads="1"/>
                    </pic:cNvPicPr>
                  </pic:nvPicPr>
                  <pic:blipFill>
                    <a:blip r:embed="rId13"/>
                    <a:stretch>
                      <a:fillRect/>
                    </a:stretch>
                  </pic:blipFill>
                  <pic:spPr bwMode="auto">
                    <a:xfrm>
                      <a:off x="0" y="0"/>
                      <a:ext cx="5334000" cy="3575538"/>
                    </a:xfrm>
                    <a:prstGeom prst="rect">
                      <a:avLst/>
                    </a:prstGeom>
                    <a:noFill/>
                    <a:ln w="9525">
                      <a:noFill/>
                      <a:headEnd/>
                      <a:tailEnd/>
                    </a:ln>
                  </pic:spPr>
                </pic:pic>
              </a:graphicData>
            </a:graphic>
          </wp:inline>
        </w:drawing>
      </w:r>
    </w:p>
    <w:p w14:paraId="247A1496" w14:textId="77777777" w:rsidR="00AE0C10" w:rsidRDefault="00000000">
      <w:pPr>
        <w:pStyle w:val="ImageCaption"/>
      </w:pPr>
      <w:r>
        <w:t>Obrázok 3</w:t>
      </w:r>
    </w:p>
    <w:p w14:paraId="7A747CE7" w14:textId="77777777" w:rsidR="00AE0C10" w:rsidRDefault="00000000">
      <w:pPr>
        <w:pStyle w:val="Nadpis2"/>
      </w:pPr>
      <w:bookmarkStart w:id="70" w:name="kvalita-merania-a-zhoda-hodnotiteľov"/>
      <w:bookmarkEnd w:id="69"/>
      <w:r>
        <w:lastRenderedPageBreak/>
        <w:t>3.4 Kvalita merania a zhoda hodnotiteľov</w:t>
      </w:r>
    </w:p>
    <w:p w14:paraId="61E8B5E2" w14:textId="77777777" w:rsidR="00AE0C10" w:rsidRDefault="00000000">
      <w:pPr>
        <w:pStyle w:val="FirstParagraph"/>
      </w:pPr>
      <w:r>
        <w:t xml:space="preserve">Predbežná vnútorná konzistencia ratingového nástroja bola na tomto datasete už interpretačne použiteľná. Pre blok globálnych položiek </w:t>
      </w:r>
      <w:r>
        <w:rPr>
          <w:rStyle w:val="VerbatimChar"/>
        </w:rPr>
        <w:t>G1</w:t>
      </w:r>
      <w:r>
        <w:t xml:space="preserve"> až </w:t>
      </w:r>
      <w:r>
        <w:rPr>
          <w:rStyle w:val="VerbatimChar"/>
        </w:rPr>
        <w:t>G5</w:t>
      </w:r>
      <w:r>
        <w:t xml:space="preserve"> dosiahlo Cronbachovo </w:t>
      </w:r>
      <w:r>
        <w:rPr>
          <w:b/>
          <w:bCs/>
        </w:rPr>
        <w:t>alpha = 0,83</w:t>
      </w:r>
      <w:r>
        <w:t xml:space="preserve"> a McDonaldovo </w:t>
      </w:r>
      <w:r>
        <w:rPr>
          <w:b/>
          <w:bCs/>
        </w:rPr>
        <w:t>omega total (1f)</w:t>
      </w:r>
      <w:r>
        <w:t xml:space="preserve"> približne </w:t>
      </w:r>
      <w:r>
        <w:rPr>
          <w:b/>
          <w:bCs/>
        </w:rPr>
        <w:t>0,85</w:t>
      </w:r>
      <w:r>
        <w:t>. Pri jadrovom kompozite klinickej vierohodnosti (</w:t>
      </w:r>
      <w:r>
        <w:rPr>
          <w:rStyle w:val="VerbatimChar"/>
        </w:rPr>
        <w:t>G1</w:t>
      </w:r>
      <w:r>
        <w:t xml:space="preserve">, </w:t>
      </w:r>
      <w:r>
        <w:rPr>
          <w:rStyle w:val="VerbatimChar"/>
        </w:rPr>
        <w:t>G3</w:t>
      </w:r>
      <w:r>
        <w:t xml:space="preserve">, </w:t>
      </w:r>
      <w:r>
        <w:rPr>
          <w:rStyle w:val="VerbatimChar"/>
        </w:rPr>
        <w:t>G4</w:t>
      </w:r>
      <w:r>
        <w:t xml:space="preserve">) boli odhady približne </w:t>
      </w:r>
      <w:r>
        <w:rPr>
          <w:b/>
          <w:bCs/>
        </w:rPr>
        <w:t>0,80</w:t>
      </w:r>
      <w:r>
        <w:t xml:space="preserve"> a pri defektovom bloku </w:t>
      </w:r>
      <w:r>
        <w:rPr>
          <w:rStyle w:val="VerbatimChar"/>
        </w:rPr>
        <w:t>R1</w:t>
      </w:r>
      <w:r>
        <w:t xml:space="preserve"> až </w:t>
      </w:r>
      <w:r>
        <w:rPr>
          <w:rStyle w:val="VerbatimChar"/>
        </w:rPr>
        <w:t>R5</w:t>
      </w:r>
      <w:r>
        <w:t xml:space="preserve"> približne </w:t>
      </w:r>
      <w:r>
        <w:rPr>
          <w:b/>
          <w:bCs/>
        </w:rPr>
        <w:t>0,74</w:t>
      </w:r>
      <w:r>
        <w:t xml:space="preserve">. Odhady sa tak podľa bloku pohybovali približne od </w:t>
      </w:r>
      <w:r>
        <w:rPr>
          <w:b/>
          <w:bCs/>
        </w:rPr>
        <w:t>0,74</w:t>
      </w:r>
      <w:r>
        <w:t xml:space="preserve"> do </w:t>
      </w:r>
      <w:r>
        <w:rPr>
          <w:b/>
          <w:bCs/>
        </w:rPr>
        <w:t>0,85</w:t>
      </w:r>
      <w:r>
        <w:t>.</w:t>
      </w:r>
    </w:p>
    <w:p w14:paraId="379684A1" w14:textId="77777777" w:rsidR="00AE0C10" w:rsidRDefault="00000000">
      <w:pPr>
        <w:pStyle w:val="Zkladntext"/>
      </w:pPr>
      <w:r>
        <w:t xml:space="preserve">Zhoda medzi hodnotiteľmi ostala samostatnou otázkou. Prakticky celý dizajn niesla jadrová dvojica </w:t>
      </w:r>
      <w:r>
        <w:rPr>
          <w:rStyle w:val="VerbatimChar"/>
        </w:rPr>
        <w:t>13</w:t>
      </w:r>
      <w:r>
        <w:t xml:space="preserve"> a </w:t>
      </w:r>
      <w:r>
        <w:rPr>
          <w:rStyle w:val="VerbatimChar"/>
        </w:rPr>
        <w:t>14</w:t>
      </w:r>
      <w:r>
        <w:t xml:space="preserve">, ktorá hodnotila všetkých </w:t>
      </w:r>
      <w:r>
        <w:rPr>
          <w:b/>
          <w:bCs/>
        </w:rPr>
        <w:t>72 transkriptov</w:t>
      </w:r>
      <w:r>
        <w:t xml:space="preserve">. Pri tejto dvojici bola presná zhoda </w:t>
      </w:r>
      <w:r>
        <w:rPr>
          <w:b/>
          <w:bCs/>
        </w:rPr>
        <w:t>40,3 %</w:t>
      </w:r>
      <w:r>
        <w:t xml:space="preserve"> pri indexe klinickej vierohodnosti, </w:t>
      </w:r>
      <w:r>
        <w:rPr>
          <w:b/>
          <w:bCs/>
        </w:rPr>
        <w:t>15,3 %</w:t>
      </w:r>
      <w:r>
        <w:t xml:space="preserve"> pri indexe defektov, </w:t>
      </w:r>
      <w:r>
        <w:rPr>
          <w:b/>
          <w:bCs/>
        </w:rPr>
        <w:t>51,4 %</w:t>
      </w:r>
      <w:r>
        <w:t xml:space="preserve"> pri </w:t>
      </w:r>
      <w:r>
        <w:rPr>
          <w:rStyle w:val="VerbatimChar"/>
        </w:rPr>
        <w:t>S1</w:t>
      </w:r>
      <w:r>
        <w:t xml:space="preserve"> a </w:t>
      </w:r>
      <w:r>
        <w:rPr>
          <w:b/>
          <w:bCs/>
        </w:rPr>
        <w:t>55,6 %</w:t>
      </w:r>
      <w:r>
        <w:t xml:space="preserve"> pri </w:t>
      </w:r>
      <w:r>
        <w:rPr>
          <w:rStyle w:val="VerbatimChar"/>
        </w:rPr>
        <w:t>S2</w:t>
      </w:r>
      <w:r>
        <w:t xml:space="preserve">. Priemerná absolútna odchýlka medzi oboma hodnotiteľmi sa pohybovala približne od </w:t>
      </w:r>
      <w:r>
        <w:rPr>
          <w:b/>
          <w:bCs/>
        </w:rPr>
        <w:t>0,45</w:t>
      </w:r>
      <w:r>
        <w:t xml:space="preserve"> do </w:t>
      </w:r>
      <w:r>
        <w:rPr>
          <w:b/>
          <w:bCs/>
        </w:rPr>
        <w:t>0,53</w:t>
      </w:r>
      <w:r>
        <w:t xml:space="preserve"> bodu podľa outcome-u. Zhoda tak bola vyššia pri </w:t>
      </w:r>
      <w:r>
        <w:rPr>
          <w:rStyle w:val="VerbatimChar"/>
        </w:rPr>
        <w:t>S1</w:t>
      </w:r>
      <w:r>
        <w:t xml:space="preserve"> a </w:t>
      </w:r>
      <w:r>
        <w:rPr>
          <w:rStyle w:val="VerbatimChar"/>
        </w:rPr>
        <w:t>S2</w:t>
      </w:r>
      <w:r>
        <w:t xml:space="preserve"> než pri indexe defektov.</w:t>
      </w:r>
    </w:p>
    <w:p w14:paraId="246AF30D" w14:textId="77777777" w:rsidR="00AE0C10" w:rsidRDefault="00000000">
      <w:pPr>
        <w:pStyle w:val="Zkladntext"/>
      </w:pPr>
      <w:r>
        <w:t xml:space="preserve">Najvýraznejším praktickým problémom bola kompresia škály u jedného z jadrových hodnotiteľov. Zatiaľ čo hodnotiteľ </w:t>
      </w:r>
      <w:r>
        <w:rPr>
          <w:rStyle w:val="VerbatimChar"/>
        </w:rPr>
        <w:t>13</w:t>
      </w:r>
      <w:r>
        <w:t xml:space="preserve"> využíval pri viacerých outcome-och širší rozsah, hodnotiteľ </w:t>
      </w:r>
      <w:r>
        <w:rPr>
          <w:rStyle w:val="VerbatimChar"/>
        </w:rPr>
        <w:t>14</w:t>
      </w:r>
      <w:r>
        <w:t xml:space="preserve"> používal niektoré škály výrazne užšie.</w:t>
      </w:r>
    </w:p>
    <w:p w14:paraId="35FAF60A" w14:textId="77777777" w:rsidR="00AE0C10" w:rsidRDefault="00000000">
      <w:pPr>
        <w:pStyle w:val="Zkladntext"/>
      </w:pPr>
      <w:r>
        <w:rPr>
          <w:b/>
          <w:bCs/>
        </w:rPr>
        <w:t>Tabuľka 4. Predbežná vnútorná konzistencia ratingových blokov.</w:t>
      </w:r>
    </w:p>
    <w:tbl>
      <w:tblPr>
        <w:tblStyle w:val="Table"/>
        <w:tblW w:w="7943" w:type="dxa"/>
        <w:jc w:val="center"/>
        <w:tblBorders>
          <w:top w:val="nil"/>
          <w:left w:val="nil"/>
          <w:bottom w:val="nil"/>
          <w:right w:val="nil"/>
          <w:insideH w:val="nil"/>
          <w:insideV w:val="nil"/>
        </w:tblBorders>
        <w:tblLayout w:type="fixed"/>
        <w:tblCellMar>
          <w:top w:w="35" w:type="dxa"/>
          <w:left w:w="90" w:type="dxa"/>
          <w:bottom w:w="35" w:type="dxa"/>
          <w:right w:w="90" w:type="dxa"/>
        </w:tblCellMar>
        <w:tblLook w:val="04A0" w:firstRow="1" w:lastRow="0" w:firstColumn="1" w:lastColumn="0" w:noHBand="0" w:noVBand="1"/>
      </w:tblPr>
      <w:tblGrid>
        <w:gridCol w:w="1986"/>
        <w:gridCol w:w="1986"/>
        <w:gridCol w:w="1986"/>
        <w:gridCol w:w="1985"/>
      </w:tblGrid>
      <w:tr w:rsidR="00AE0C10" w14:paraId="15EE4213" w14:textId="77777777" w:rsidTr="00AE0C10">
        <w:trPr>
          <w:cnfStyle w:val="100000000000" w:firstRow="1" w:lastRow="0" w:firstColumn="0" w:lastColumn="0" w:oddVBand="0" w:evenVBand="0" w:oddHBand="0" w:evenHBand="0" w:firstRowFirstColumn="0" w:firstRowLastColumn="0" w:lastRowFirstColumn="0" w:lastRowLastColumn="0"/>
          <w:tblHeader/>
          <w:jc w:val="center"/>
        </w:trPr>
        <w:tc>
          <w:tcPr>
            <w:tcW w:w="1986" w:type="dxa"/>
            <w:tcBorders>
              <w:top w:val="single" w:sz="10" w:space="0" w:color="000000"/>
              <w:left w:val="nil"/>
              <w:bottom w:val="single" w:sz="8" w:space="0" w:color="000000"/>
              <w:right w:val="nil"/>
            </w:tcBorders>
          </w:tcPr>
          <w:p w14:paraId="77BDBFF0" w14:textId="77777777" w:rsidR="00AE0C10" w:rsidRDefault="00000000">
            <w:pPr>
              <w:pStyle w:val="Compact"/>
              <w:spacing w:after="0"/>
            </w:pPr>
            <w:r>
              <w:rPr>
                <w:rFonts w:ascii="Times New Roman" w:hAnsi="Times New Roman" w:cs="Times New Roman"/>
                <w:b/>
                <w:bCs/>
                <w:sz w:val="20"/>
                <w:szCs w:val="20"/>
              </w:rPr>
              <w:t>Blok</w:t>
            </w:r>
          </w:p>
        </w:tc>
        <w:tc>
          <w:tcPr>
            <w:tcW w:w="1986" w:type="dxa"/>
            <w:tcBorders>
              <w:top w:val="single" w:sz="10" w:space="0" w:color="000000"/>
              <w:left w:val="nil"/>
              <w:bottom w:val="single" w:sz="8" w:space="0" w:color="000000"/>
              <w:right w:val="nil"/>
            </w:tcBorders>
          </w:tcPr>
          <w:p w14:paraId="45794004" w14:textId="77777777" w:rsidR="00AE0C10" w:rsidRDefault="00000000">
            <w:pPr>
              <w:pStyle w:val="Compact"/>
              <w:spacing w:after="0"/>
            </w:pPr>
            <w:r>
              <w:rPr>
                <w:rFonts w:ascii="Times New Roman" w:hAnsi="Times New Roman" w:cs="Times New Roman"/>
                <w:b/>
                <w:bCs/>
                <w:sz w:val="20"/>
                <w:szCs w:val="20"/>
              </w:rPr>
              <w:t>Počet položiek</w:t>
            </w:r>
          </w:p>
        </w:tc>
        <w:tc>
          <w:tcPr>
            <w:tcW w:w="1986" w:type="dxa"/>
            <w:tcBorders>
              <w:top w:val="single" w:sz="10" w:space="0" w:color="000000"/>
              <w:left w:val="nil"/>
              <w:bottom w:val="single" w:sz="8" w:space="0" w:color="000000"/>
              <w:right w:val="nil"/>
            </w:tcBorders>
          </w:tcPr>
          <w:p w14:paraId="5799AD99" w14:textId="77777777" w:rsidR="00AE0C10" w:rsidRDefault="00000000">
            <w:pPr>
              <w:pStyle w:val="Compact"/>
              <w:spacing w:after="0"/>
            </w:pPr>
            <w:r>
              <w:rPr>
                <w:rFonts w:ascii="Times New Roman" w:hAnsi="Times New Roman" w:cs="Times New Roman"/>
                <w:b/>
                <w:bCs/>
                <w:sz w:val="20"/>
                <w:szCs w:val="20"/>
              </w:rPr>
              <w:t>Cronbachovo alpha</w:t>
            </w:r>
          </w:p>
        </w:tc>
        <w:tc>
          <w:tcPr>
            <w:tcW w:w="1985" w:type="dxa"/>
            <w:tcBorders>
              <w:top w:val="single" w:sz="10" w:space="0" w:color="000000"/>
              <w:left w:val="nil"/>
              <w:bottom w:val="single" w:sz="8" w:space="0" w:color="000000"/>
              <w:right w:val="nil"/>
            </w:tcBorders>
          </w:tcPr>
          <w:p w14:paraId="3DA59FBF" w14:textId="77777777" w:rsidR="00AE0C10" w:rsidRDefault="00000000">
            <w:pPr>
              <w:pStyle w:val="Compact"/>
              <w:spacing w:after="0"/>
            </w:pPr>
            <w:r>
              <w:rPr>
                <w:rFonts w:ascii="Times New Roman" w:hAnsi="Times New Roman" w:cs="Times New Roman"/>
                <w:b/>
                <w:bCs/>
                <w:sz w:val="20"/>
                <w:szCs w:val="20"/>
              </w:rPr>
              <w:t>McDonaldovo omega total (1f)</w:t>
            </w:r>
          </w:p>
        </w:tc>
      </w:tr>
      <w:tr w:rsidR="00AE0C10" w14:paraId="45FF1B4B" w14:textId="77777777" w:rsidTr="00AE0C10">
        <w:trPr>
          <w:jc w:val="center"/>
        </w:trPr>
        <w:tc>
          <w:tcPr>
            <w:tcW w:w="1986" w:type="dxa"/>
            <w:tcBorders>
              <w:top w:val="nil"/>
              <w:left w:val="nil"/>
              <w:bottom w:val="nil"/>
              <w:right w:val="nil"/>
            </w:tcBorders>
          </w:tcPr>
          <w:p w14:paraId="706984A7" w14:textId="77777777" w:rsidR="00AE0C10" w:rsidRDefault="00000000">
            <w:pPr>
              <w:pStyle w:val="Compact"/>
              <w:spacing w:after="0"/>
            </w:pPr>
            <w:r>
              <w:rPr>
                <w:rFonts w:ascii="Times New Roman" w:hAnsi="Times New Roman" w:cs="Times New Roman"/>
                <w:sz w:val="20"/>
                <w:szCs w:val="20"/>
              </w:rPr>
              <w:t>Globálny blok G1-G5</w:t>
            </w:r>
          </w:p>
        </w:tc>
        <w:tc>
          <w:tcPr>
            <w:tcW w:w="1986" w:type="dxa"/>
            <w:tcBorders>
              <w:top w:val="nil"/>
              <w:left w:val="nil"/>
              <w:bottom w:val="nil"/>
              <w:right w:val="nil"/>
            </w:tcBorders>
          </w:tcPr>
          <w:p w14:paraId="1B12EBE3" w14:textId="77777777" w:rsidR="00AE0C10" w:rsidRDefault="00000000">
            <w:pPr>
              <w:pStyle w:val="Compact"/>
              <w:spacing w:after="0"/>
            </w:pPr>
            <w:r>
              <w:rPr>
                <w:rFonts w:ascii="Times New Roman" w:hAnsi="Times New Roman" w:cs="Times New Roman"/>
                <w:sz w:val="20"/>
                <w:szCs w:val="20"/>
              </w:rPr>
              <w:t>5</w:t>
            </w:r>
          </w:p>
        </w:tc>
        <w:tc>
          <w:tcPr>
            <w:tcW w:w="1986" w:type="dxa"/>
            <w:tcBorders>
              <w:top w:val="nil"/>
              <w:left w:val="nil"/>
              <w:bottom w:val="nil"/>
              <w:right w:val="nil"/>
            </w:tcBorders>
          </w:tcPr>
          <w:p w14:paraId="3FF028A0" w14:textId="77777777" w:rsidR="00AE0C10" w:rsidRDefault="00000000">
            <w:pPr>
              <w:pStyle w:val="Compact"/>
              <w:spacing w:after="0"/>
            </w:pPr>
            <w:r>
              <w:rPr>
                <w:rFonts w:ascii="Times New Roman" w:hAnsi="Times New Roman" w:cs="Times New Roman"/>
                <w:sz w:val="20"/>
                <w:szCs w:val="20"/>
              </w:rPr>
              <w:t>0,83</w:t>
            </w:r>
          </w:p>
        </w:tc>
        <w:tc>
          <w:tcPr>
            <w:tcW w:w="1985" w:type="dxa"/>
            <w:tcBorders>
              <w:top w:val="nil"/>
              <w:left w:val="nil"/>
              <w:bottom w:val="nil"/>
              <w:right w:val="nil"/>
            </w:tcBorders>
          </w:tcPr>
          <w:p w14:paraId="7B534EB3" w14:textId="77777777" w:rsidR="00AE0C10" w:rsidRDefault="00000000">
            <w:pPr>
              <w:pStyle w:val="Compact"/>
              <w:spacing w:after="0"/>
            </w:pPr>
            <w:r>
              <w:rPr>
                <w:rFonts w:ascii="Times New Roman" w:hAnsi="Times New Roman" w:cs="Times New Roman"/>
                <w:sz w:val="20"/>
                <w:szCs w:val="20"/>
              </w:rPr>
              <w:t>0,85</w:t>
            </w:r>
          </w:p>
        </w:tc>
      </w:tr>
      <w:tr w:rsidR="00AE0C10" w14:paraId="7A4D8F44" w14:textId="77777777" w:rsidTr="00AE0C10">
        <w:trPr>
          <w:jc w:val="center"/>
        </w:trPr>
        <w:tc>
          <w:tcPr>
            <w:tcW w:w="1986" w:type="dxa"/>
            <w:tcBorders>
              <w:top w:val="nil"/>
              <w:left w:val="nil"/>
              <w:bottom w:val="nil"/>
              <w:right w:val="nil"/>
            </w:tcBorders>
          </w:tcPr>
          <w:p w14:paraId="66C6E63C" w14:textId="77777777" w:rsidR="00AE0C10" w:rsidRDefault="00000000">
            <w:pPr>
              <w:pStyle w:val="Compact"/>
              <w:spacing w:after="0"/>
            </w:pPr>
            <w:r>
              <w:rPr>
                <w:rFonts w:ascii="Times New Roman" w:hAnsi="Times New Roman" w:cs="Times New Roman"/>
                <w:sz w:val="20"/>
                <w:szCs w:val="20"/>
              </w:rPr>
              <w:t>Jadro klinickej vierohodnosti</w:t>
            </w:r>
          </w:p>
        </w:tc>
        <w:tc>
          <w:tcPr>
            <w:tcW w:w="1986" w:type="dxa"/>
            <w:tcBorders>
              <w:top w:val="nil"/>
              <w:left w:val="nil"/>
              <w:bottom w:val="nil"/>
              <w:right w:val="nil"/>
            </w:tcBorders>
          </w:tcPr>
          <w:p w14:paraId="777B6B67" w14:textId="77777777" w:rsidR="00AE0C10" w:rsidRDefault="00000000">
            <w:pPr>
              <w:pStyle w:val="Compact"/>
              <w:spacing w:after="0"/>
            </w:pPr>
            <w:r>
              <w:rPr>
                <w:rFonts w:ascii="Times New Roman" w:hAnsi="Times New Roman" w:cs="Times New Roman"/>
                <w:sz w:val="20"/>
                <w:szCs w:val="20"/>
              </w:rPr>
              <w:t>3</w:t>
            </w:r>
          </w:p>
        </w:tc>
        <w:tc>
          <w:tcPr>
            <w:tcW w:w="1986" w:type="dxa"/>
            <w:tcBorders>
              <w:top w:val="nil"/>
              <w:left w:val="nil"/>
              <w:bottom w:val="nil"/>
              <w:right w:val="nil"/>
            </w:tcBorders>
          </w:tcPr>
          <w:p w14:paraId="54D445ED" w14:textId="77777777" w:rsidR="00AE0C10" w:rsidRDefault="00000000">
            <w:pPr>
              <w:pStyle w:val="Compact"/>
              <w:spacing w:after="0"/>
            </w:pPr>
            <w:r>
              <w:rPr>
                <w:rFonts w:ascii="Times New Roman" w:hAnsi="Times New Roman" w:cs="Times New Roman"/>
                <w:sz w:val="20"/>
                <w:szCs w:val="20"/>
              </w:rPr>
              <w:t>0,80</w:t>
            </w:r>
          </w:p>
        </w:tc>
        <w:tc>
          <w:tcPr>
            <w:tcW w:w="1985" w:type="dxa"/>
            <w:tcBorders>
              <w:top w:val="nil"/>
              <w:left w:val="nil"/>
              <w:bottom w:val="nil"/>
              <w:right w:val="nil"/>
            </w:tcBorders>
          </w:tcPr>
          <w:p w14:paraId="6E8B8A82" w14:textId="77777777" w:rsidR="00AE0C10" w:rsidRDefault="00000000">
            <w:pPr>
              <w:pStyle w:val="Compact"/>
              <w:spacing w:after="0"/>
            </w:pPr>
            <w:r>
              <w:rPr>
                <w:rFonts w:ascii="Times New Roman" w:hAnsi="Times New Roman" w:cs="Times New Roman"/>
                <w:sz w:val="20"/>
                <w:szCs w:val="20"/>
              </w:rPr>
              <w:t>0,80</w:t>
            </w:r>
          </w:p>
        </w:tc>
      </w:tr>
      <w:tr w:rsidR="00AE0C10" w14:paraId="156466BB" w14:textId="77777777" w:rsidTr="00AE0C10">
        <w:trPr>
          <w:jc w:val="center"/>
        </w:trPr>
        <w:tc>
          <w:tcPr>
            <w:tcW w:w="1986" w:type="dxa"/>
            <w:tcBorders>
              <w:top w:val="nil"/>
              <w:left w:val="nil"/>
              <w:bottom w:val="single" w:sz="10" w:space="0" w:color="000000"/>
              <w:right w:val="nil"/>
            </w:tcBorders>
          </w:tcPr>
          <w:p w14:paraId="0C7E0F14" w14:textId="77777777" w:rsidR="00AE0C10" w:rsidRDefault="00000000">
            <w:pPr>
              <w:pStyle w:val="Compact"/>
              <w:spacing w:after="0"/>
            </w:pPr>
            <w:r>
              <w:rPr>
                <w:rFonts w:ascii="Times New Roman" w:hAnsi="Times New Roman" w:cs="Times New Roman"/>
                <w:sz w:val="20"/>
                <w:szCs w:val="20"/>
              </w:rPr>
              <w:t>Defektový blok R1-R5</w:t>
            </w:r>
          </w:p>
        </w:tc>
        <w:tc>
          <w:tcPr>
            <w:tcW w:w="1986" w:type="dxa"/>
            <w:tcBorders>
              <w:top w:val="nil"/>
              <w:left w:val="nil"/>
              <w:bottom w:val="single" w:sz="10" w:space="0" w:color="000000"/>
              <w:right w:val="nil"/>
            </w:tcBorders>
          </w:tcPr>
          <w:p w14:paraId="5B1530FB" w14:textId="77777777" w:rsidR="00AE0C10" w:rsidRDefault="00000000">
            <w:pPr>
              <w:pStyle w:val="Compact"/>
              <w:spacing w:after="0"/>
            </w:pPr>
            <w:r>
              <w:rPr>
                <w:rFonts w:ascii="Times New Roman" w:hAnsi="Times New Roman" w:cs="Times New Roman"/>
                <w:sz w:val="20"/>
                <w:szCs w:val="20"/>
              </w:rPr>
              <w:t>5</w:t>
            </w:r>
          </w:p>
        </w:tc>
        <w:tc>
          <w:tcPr>
            <w:tcW w:w="1986" w:type="dxa"/>
            <w:tcBorders>
              <w:top w:val="nil"/>
              <w:left w:val="nil"/>
              <w:bottom w:val="single" w:sz="10" w:space="0" w:color="000000"/>
              <w:right w:val="nil"/>
            </w:tcBorders>
          </w:tcPr>
          <w:p w14:paraId="5704E84C" w14:textId="77777777" w:rsidR="00AE0C10" w:rsidRDefault="00000000">
            <w:pPr>
              <w:pStyle w:val="Compact"/>
              <w:spacing w:after="0"/>
            </w:pPr>
            <w:r>
              <w:rPr>
                <w:rFonts w:ascii="Times New Roman" w:hAnsi="Times New Roman" w:cs="Times New Roman"/>
                <w:sz w:val="20"/>
                <w:szCs w:val="20"/>
              </w:rPr>
              <w:t>0,71</w:t>
            </w:r>
          </w:p>
        </w:tc>
        <w:tc>
          <w:tcPr>
            <w:tcW w:w="1985" w:type="dxa"/>
            <w:tcBorders>
              <w:top w:val="nil"/>
              <w:left w:val="nil"/>
              <w:bottom w:val="single" w:sz="10" w:space="0" w:color="000000"/>
              <w:right w:val="nil"/>
            </w:tcBorders>
          </w:tcPr>
          <w:p w14:paraId="725080A6" w14:textId="77777777" w:rsidR="00AE0C10" w:rsidRDefault="00000000">
            <w:pPr>
              <w:pStyle w:val="Compact"/>
              <w:spacing w:after="0"/>
            </w:pPr>
            <w:r>
              <w:rPr>
                <w:rFonts w:ascii="Times New Roman" w:hAnsi="Times New Roman" w:cs="Times New Roman"/>
                <w:sz w:val="20"/>
                <w:szCs w:val="20"/>
              </w:rPr>
              <w:t>0,74</w:t>
            </w:r>
          </w:p>
        </w:tc>
      </w:tr>
    </w:tbl>
    <w:p w14:paraId="47C5C22A" w14:textId="77777777" w:rsidR="00AE0C10" w:rsidRDefault="00000000">
      <w:pPr>
        <w:pStyle w:val="Zkladntext"/>
      </w:pPr>
      <w:r>
        <w:rPr>
          <w:b/>
          <w:bCs/>
        </w:rPr>
        <w:t>Tabuľka 5. Zhoda jadrovej dvojice hodnotiteľov 13 a 14.</w:t>
      </w:r>
    </w:p>
    <w:tbl>
      <w:tblPr>
        <w:tblStyle w:val="Table"/>
        <w:tblW w:w="7943" w:type="dxa"/>
        <w:jc w:val="center"/>
        <w:tblBorders>
          <w:top w:val="nil"/>
          <w:left w:val="nil"/>
          <w:bottom w:val="nil"/>
          <w:right w:val="nil"/>
          <w:insideH w:val="nil"/>
          <w:insideV w:val="nil"/>
        </w:tblBorders>
        <w:tblLayout w:type="fixed"/>
        <w:tblCellMar>
          <w:top w:w="35" w:type="dxa"/>
          <w:left w:w="90" w:type="dxa"/>
          <w:bottom w:w="35" w:type="dxa"/>
          <w:right w:w="90" w:type="dxa"/>
        </w:tblCellMar>
        <w:tblLook w:val="04A0" w:firstRow="1" w:lastRow="0" w:firstColumn="1" w:lastColumn="0" w:noHBand="0" w:noVBand="1"/>
      </w:tblPr>
      <w:tblGrid>
        <w:gridCol w:w="1986"/>
        <w:gridCol w:w="1986"/>
        <w:gridCol w:w="1986"/>
        <w:gridCol w:w="1985"/>
      </w:tblGrid>
      <w:tr w:rsidR="00AE0C10" w14:paraId="744E61C2" w14:textId="77777777" w:rsidTr="00AE0C10">
        <w:trPr>
          <w:cnfStyle w:val="100000000000" w:firstRow="1" w:lastRow="0" w:firstColumn="0" w:lastColumn="0" w:oddVBand="0" w:evenVBand="0" w:oddHBand="0" w:evenHBand="0" w:firstRowFirstColumn="0" w:firstRowLastColumn="0" w:lastRowFirstColumn="0" w:lastRowLastColumn="0"/>
          <w:tblHeader/>
          <w:jc w:val="center"/>
        </w:trPr>
        <w:tc>
          <w:tcPr>
            <w:tcW w:w="1986" w:type="dxa"/>
            <w:tcBorders>
              <w:top w:val="single" w:sz="10" w:space="0" w:color="000000"/>
              <w:left w:val="nil"/>
              <w:bottom w:val="single" w:sz="8" w:space="0" w:color="000000"/>
              <w:right w:val="nil"/>
            </w:tcBorders>
          </w:tcPr>
          <w:p w14:paraId="08B6A1DF" w14:textId="77777777" w:rsidR="00AE0C10" w:rsidRDefault="00000000">
            <w:pPr>
              <w:pStyle w:val="Compact"/>
              <w:spacing w:after="0"/>
            </w:pPr>
            <w:r>
              <w:rPr>
                <w:rFonts w:ascii="Times New Roman" w:hAnsi="Times New Roman" w:cs="Times New Roman"/>
                <w:b/>
                <w:bCs/>
                <w:sz w:val="20"/>
                <w:szCs w:val="20"/>
              </w:rPr>
              <w:t>Outcome</w:t>
            </w:r>
          </w:p>
        </w:tc>
        <w:tc>
          <w:tcPr>
            <w:tcW w:w="1986" w:type="dxa"/>
            <w:tcBorders>
              <w:top w:val="single" w:sz="10" w:space="0" w:color="000000"/>
              <w:left w:val="nil"/>
              <w:bottom w:val="single" w:sz="8" w:space="0" w:color="000000"/>
              <w:right w:val="nil"/>
            </w:tcBorders>
          </w:tcPr>
          <w:p w14:paraId="616CAEF8" w14:textId="77777777" w:rsidR="00AE0C10" w:rsidRDefault="00000000">
            <w:pPr>
              <w:pStyle w:val="Compact"/>
              <w:spacing w:after="0"/>
            </w:pPr>
            <w:r>
              <w:rPr>
                <w:rFonts w:ascii="Times New Roman" w:hAnsi="Times New Roman" w:cs="Times New Roman"/>
                <w:b/>
                <w:bCs/>
                <w:sz w:val="20"/>
                <w:szCs w:val="20"/>
              </w:rPr>
              <w:t>Presná zhoda</w:t>
            </w:r>
          </w:p>
        </w:tc>
        <w:tc>
          <w:tcPr>
            <w:tcW w:w="1986" w:type="dxa"/>
            <w:tcBorders>
              <w:top w:val="single" w:sz="10" w:space="0" w:color="000000"/>
              <w:left w:val="nil"/>
              <w:bottom w:val="single" w:sz="8" w:space="0" w:color="000000"/>
              <w:right w:val="nil"/>
            </w:tcBorders>
          </w:tcPr>
          <w:p w14:paraId="21813A76" w14:textId="77777777" w:rsidR="00AE0C10" w:rsidRDefault="00000000">
            <w:pPr>
              <w:pStyle w:val="Compact"/>
              <w:spacing w:after="0"/>
            </w:pPr>
            <w:r>
              <w:rPr>
                <w:rFonts w:ascii="Times New Roman" w:hAnsi="Times New Roman" w:cs="Times New Roman"/>
                <w:b/>
                <w:bCs/>
                <w:sz w:val="20"/>
                <w:szCs w:val="20"/>
              </w:rPr>
              <w:t>Priemerná absolútna odchýlka</w:t>
            </w:r>
          </w:p>
        </w:tc>
        <w:tc>
          <w:tcPr>
            <w:tcW w:w="1985" w:type="dxa"/>
            <w:tcBorders>
              <w:top w:val="single" w:sz="10" w:space="0" w:color="000000"/>
              <w:left w:val="nil"/>
              <w:bottom w:val="single" w:sz="8" w:space="0" w:color="000000"/>
              <w:right w:val="nil"/>
            </w:tcBorders>
          </w:tcPr>
          <w:p w14:paraId="75AC7696" w14:textId="77777777" w:rsidR="00AE0C10" w:rsidRDefault="00000000">
            <w:pPr>
              <w:pStyle w:val="Compact"/>
              <w:spacing w:after="0"/>
            </w:pPr>
            <w:r>
              <w:rPr>
                <w:rFonts w:ascii="Times New Roman" w:hAnsi="Times New Roman" w:cs="Times New Roman"/>
                <w:b/>
                <w:bCs/>
                <w:sz w:val="20"/>
                <w:szCs w:val="20"/>
              </w:rPr>
              <w:t>Počet spoločných transkriptov</w:t>
            </w:r>
          </w:p>
        </w:tc>
      </w:tr>
      <w:tr w:rsidR="00AE0C10" w14:paraId="37EB2391" w14:textId="77777777" w:rsidTr="00AE0C10">
        <w:trPr>
          <w:jc w:val="center"/>
        </w:trPr>
        <w:tc>
          <w:tcPr>
            <w:tcW w:w="1986" w:type="dxa"/>
            <w:tcBorders>
              <w:top w:val="nil"/>
              <w:left w:val="nil"/>
              <w:bottom w:val="nil"/>
              <w:right w:val="nil"/>
            </w:tcBorders>
          </w:tcPr>
          <w:p w14:paraId="7E0946AF" w14:textId="77777777" w:rsidR="00AE0C10" w:rsidRDefault="00000000">
            <w:pPr>
              <w:pStyle w:val="Compact"/>
              <w:spacing w:after="0"/>
            </w:pPr>
            <w:r>
              <w:rPr>
                <w:rFonts w:ascii="Times New Roman" w:hAnsi="Times New Roman" w:cs="Times New Roman"/>
                <w:sz w:val="20"/>
                <w:szCs w:val="20"/>
              </w:rPr>
              <w:t>Index klinickej vierohodnosti</w:t>
            </w:r>
          </w:p>
        </w:tc>
        <w:tc>
          <w:tcPr>
            <w:tcW w:w="1986" w:type="dxa"/>
            <w:tcBorders>
              <w:top w:val="nil"/>
              <w:left w:val="nil"/>
              <w:bottom w:val="nil"/>
              <w:right w:val="nil"/>
            </w:tcBorders>
          </w:tcPr>
          <w:p w14:paraId="44E9A77A" w14:textId="77777777" w:rsidR="00AE0C10" w:rsidRDefault="00000000">
            <w:pPr>
              <w:pStyle w:val="Compact"/>
              <w:spacing w:after="0"/>
            </w:pPr>
            <w:r>
              <w:rPr>
                <w:rFonts w:ascii="Times New Roman" w:hAnsi="Times New Roman" w:cs="Times New Roman"/>
                <w:sz w:val="20"/>
                <w:szCs w:val="20"/>
              </w:rPr>
              <w:t>0,40</w:t>
            </w:r>
          </w:p>
        </w:tc>
        <w:tc>
          <w:tcPr>
            <w:tcW w:w="1986" w:type="dxa"/>
            <w:tcBorders>
              <w:top w:val="nil"/>
              <w:left w:val="nil"/>
              <w:bottom w:val="nil"/>
              <w:right w:val="nil"/>
            </w:tcBorders>
          </w:tcPr>
          <w:p w14:paraId="52CACF8E" w14:textId="77777777" w:rsidR="00AE0C10" w:rsidRDefault="00000000">
            <w:pPr>
              <w:pStyle w:val="Compact"/>
              <w:spacing w:after="0"/>
            </w:pPr>
            <w:r>
              <w:rPr>
                <w:rFonts w:ascii="Times New Roman" w:hAnsi="Times New Roman" w:cs="Times New Roman"/>
                <w:sz w:val="20"/>
                <w:szCs w:val="20"/>
              </w:rPr>
              <w:t>0,45</w:t>
            </w:r>
          </w:p>
        </w:tc>
        <w:tc>
          <w:tcPr>
            <w:tcW w:w="1985" w:type="dxa"/>
            <w:tcBorders>
              <w:top w:val="nil"/>
              <w:left w:val="nil"/>
              <w:bottom w:val="nil"/>
              <w:right w:val="nil"/>
            </w:tcBorders>
          </w:tcPr>
          <w:p w14:paraId="49896B6D" w14:textId="77777777" w:rsidR="00AE0C10" w:rsidRDefault="00000000">
            <w:pPr>
              <w:pStyle w:val="Compact"/>
              <w:spacing w:after="0"/>
            </w:pPr>
            <w:r>
              <w:rPr>
                <w:rFonts w:ascii="Times New Roman" w:hAnsi="Times New Roman" w:cs="Times New Roman"/>
                <w:sz w:val="20"/>
                <w:szCs w:val="20"/>
              </w:rPr>
              <w:t>72</w:t>
            </w:r>
          </w:p>
        </w:tc>
      </w:tr>
      <w:tr w:rsidR="00AE0C10" w14:paraId="4158464F" w14:textId="77777777" w:rsidTr="00AE0C10">
        <w:trPr>
          <w:jc w:val="center"/>
        </w:trPr>
        <w:tc>
          <w:tcPr>
            <w:tcW w:w="1986" w:type="dxa"/>
            <w:tcBorders>
              <w:top w:val="nil"/>
              <w:left w:val="nil"/>
              <w:bottom w:val="nil"/>
              <w:right w:val="nil"/>
            </w:tcBorders>
          </w:tcPr>
          <w:p w14:paraId="52C04BE3" w14:textId="77777777" w:rsidR="00AE0C10" w:rsidRDefault="00000000">
            <w:pPr>
              <w:pStyle w:val="Compact"/>
              <w:spacing w:after="0"/>
            </w:pPr>
            <w:r>
              <w:rPr>
                <w:rFonts w:ascii="Times New Roman" w:hAnsi="Times New Roman" w:cs="Times New Roman"/>
                <w:sz w:val="20"/>
                <w:szCs w:val="20"/>
              </w:rPr>
              <w:t>Index defektov</w:t>
            </w:r>
          </w:p>
        </w:tc>
        <w:tc>
          <w:tcPr>
            <w:tcW w:w="1986" w:type="dxa"/>
            <w:tcBorders>
              <w:top w:val="nil"/>
              <w:left w:val="nil"/>
              <w:bottom w:val="nil"/>
              <w:right w:val="nil"/>
            </w:tcBorders>
          </w:tcPr>
          <w:p w14:paraId="362C37FB" w14:textId="77777777" w:rsidR="00AE0C10" w:rsidRDefault="00000000">
            <w:pPr>
              <w:pStyle w:val="Compact"/>
              <w:spacing w:after="0"/>
            </w:pPr>
            <w:r>
              <w:rPr>
                <w:rFonts w:ascii="Times New Roman" w:hAnsi="Times New Roman" w:cs="Times New Roman"/>
                <w:sz w:val="20"/>
                <w:szCs w:val="20"/>
              </w:rPr>
              <w:t>0,15</w:t>
            </w:r>
          </w:p>
        </w:tc>
        <w:tc>
          <w:tcPr>
            <w:tcW w:w="1986" w:type="dxa"/>
            <w:tcBorders>
              <w:top w:val="nil"/>
              <w:left w:val="nil"/>
              <w:bottom w:val="nil"/>
              <w:right w:val="nil"/>
            </w:tcBorders>
          </w:tcPr>
          <w:p w14:paraId="596C5CF7" w14:textId="77777777" w:rsidR="00AE0C10" w:rsidRDefault="00000000">
            <w:pPr>
              <w:pStyle w:val="Compact"/>
              <w:spacing w:after="0"/>
            </w:pPr>
            <w:r>
              <w:rPr>
                <w:rFonts w:ascii="Times New Roman" w:hAnsi="Times New Roman" w:cs="Times New Roman"/>
                <w:sz w:val="20"/>
                <w:szCs w:val="20"/>
              </w:rPr>
              <w:t>0,49</w:t>
            </w:r>
          </w:p>
        </w:tc>
        <w:tc>
          <w:tcPr>
            <w:tcW w:w="1985" w:type="dxa"/>
            <w:tcBorders>
              <w:top w:val="nil"/>
              <w:left w:val="nil"/>
              <w:bottom w:val="nil"/>
              <w:right w:val="nil"/>
            </w:tcBorders>
          </w:tcPr>
          <w:p w14:paraId="2D376632" w14:textId="77777777" w:rsidR="00AE0C10" w:rsidRDefault="00000000">
            <w:pPr>
              <w:pStyle w:val="Compact"/>
              <w:spacing w:after="0"/>
            </w:pPr>
            <w:r>
              <w:rPr>
                <w:rFonts w:ascii="Times New Roman" w:hAnsi="Times New Roman" w:cs="Times New Roman"/>
                <w:sz w:val="20"/>
                <w:szCs w:val="20"/>
              </w:rPr>
              <w:t>72</w:t>
            </w:r>
          </w:p>
        </w:tc>
      </w:tr>
      <w:tr w:rsidR="00AE0C10" w14:paraId="3BD09282" w14:textId="77777777" w:rsidTr="00AE0C10">
        <w:trPr>
          <w:jc w:val="center"/>
        </w:trPr>
        <w:tc>
          <w:tcPr>
            <w:tcW w:w="1986" w:type="dxa"/>
            <w:tcBorders>
              <w:top w:val="nil"/>
              <w:left w:val="nil"/>
              <w:bottom w:val="nil"/>
              <w:right w:val="nil"/>
            </w:tcBorders>
          </w:tcPr>
          <w:p w14:paraId="728E1CBD" w14:textId="77777777" w:rsidR="00AE0C10" w:rsidRDefault="00000000">
            <w:pPr>
              <w:pStyle w:val="Compact"/>
              <w:spacing w:after="0"/>
            </w:pPr>
            <w:r>
              <w:rPr>
                <w:rFonts w:ascii="Times New Roman" w:hAnsi="Times New Roman" w:cs="Times New Roman"/>
                <w:sz w:val="20"/>
                <w:szCs w:val="20"/>
              </w:rPr>
              <w:t>Odhad závažnosti (S1)</w:t>
            </w:r>
          </w:p>
        </w:tc>
        <w:tc>
          <w:tcPr>
            <w:tcW w:w="1986" w:type="dxa"/>
            <w:tcBorders>
              <w:top w:val="nil"/>
              <w:left w:val="nil"/>
              <w:bottom w:val="nil"/>
              <w:right w:val="nil"/>
            </w:tcBorders>
          </w:tcPr>
          <w:p w14:paraId="50F168E8" w14:textId="77777777" w:rsidR="00AE0C10" w:rsidRDefault="00000000">
            <w:pPr>
              <w:pStyle w:val="Compact"/>
              <w:spacing w:after="0"/>
            </w:pPr>
            <w:r>
              <w:rPr>
                <w:rFonts w:ascii="Times New Roman" w:hAnsi="Times New Roman" w:cs="Times New Roman"/>
                <w:sz w:val="20"/>
                <w:szCs w:val="20"/>
              </w:rPr>
              <w:t>0,51</w:t>
            </w:r>
          </w:p>
        </w:tc>
        <w:tc>
          <w:tcPr>
            <w:tcW w:w="1986" w:type="dxa"/>
            <w:tcBorders>
              <w:top w:val="nil"/>
              <w:left w:val="nil"/>
              <w:bottom w:val="nil"/>
              <w:right w:val="nil"/>
            </w:tcBorders>
          </w:tcPr>
          <w:p w14:paraId="58527BD9" w14:textId="77777777" w:rsidR="00AE0C10" w:rsidRDefault="00000000">
            <w:pPr>
              <w:pStyle w:val="Compact"/>
              <w:spacing w:after="0"/>
            </w:pPr>
            <w:r>
              <w:rPr>
                <w:rFonts w:ascii="Times New Roman" w:hAnsi="Times New Roman" w:cs="Times New Roman"/>
                <w:sz w:val="20"/>
                <w:szCs w:val="20"/>
              </w:rPr>
              <w:t>0,53</w:t>
            </w:r>
          </w:p>
        </w:tc>
        <w:tc>
          <w:tcPr>
            <w:tcW w:w="1985" w:type="dxa"/>
            <w:tcBorders>
              <w:top w:val="nil"/>
              <w:left w:val="nil"/>
              <w:bottom w:val="nil"/>
              <w:right w:val="nil"/>
            </w:tcBorders>
          </w:tcPr>
          <w:p w14:paraId="6F661F6D" w14:textId="77777777" w:rsidR="00AE0C10" w:rsidRDefault="00000000">
            <w:pPr>
              <w:pStyle w:val="Compact"/>
              <w:spacing w:after="0"/>
            </w:pPr>
            <w:r>
              <w:rPr>
                <w:rFonts w:ascii="Times New Roman" w:hAnsi="Times New Roman" w:cs="Times New Roman"/>
                <w:sz w:val="20"/>
                <w:szCs w:val="20"/>
              </w:rPr>
              <w:t>72</w:t>
            </w:r>
          </w:p>
        </w:tc>
      </w:tr>
      <w:tr w:rsidR="00AE0C10" w14:paraId="1B18DA05" w14:textId="77777777" w:rsidTr="00AE0C10">
        <w:trPr>
          <w:jc w:val="center"/>
        </w:trPr>
        <w:tc>
          <w:tcPr>
            <w:tcW w:w="1986" w:type="dxa"/>
            <w:tcBorders>
              <w:top w:val="nil"/>
              <w:left w:val="nil"/>
              <w:bottom w:val="single" w:sz="10" w:space="0" w:color="000000"/>
              <w:right w:val="nil"/>
            </w:tcBorders>
          </w:tcPr>
          <w:p w14:paraId="4B914D15" w14:textId="77777777" w:rsidR="00AE0C10" w:rsidRDefault="00000000">
            <w:pPr>
              <w:pStyle w:val="Compact"/>
              <w:spacing w:after="0"/>
            </w:pPr>
            <w:r>
              <w:rPr>
                <w:rFonts w:ascii="Times New Roman" w:hAnsi="Times New Roman" w:cs="Times New Roman"/>
                <w:sz w:val="20"/>
                <w:szCs w:val="20"/>
              </w:rPr>
              <w:t>Odhad funkčného dopadu (S2)</w:t>
            </w:r>
          </w:p>
        </w:tc>
        <w:tc>
          <w:tcPr>
            <w:tcW w:w="1986" w:type="dxa"/>
            <w:tcBorders>
              <w:top w:val="nil"/>
              <w:left w:val="nil"/>
              <w:bottom w:val="single" w:sz="10" w:space="0" w:color="000000"/>
              <w:right w:val="nil"/>
            </w:tcBorders>
          </w:tcPr>
          <w:p w14:paraId="2046FFE3" w14:textId="77777777" w:rsidR="00AE0C10" w:rsidRDefault="00000000">
            <w:pPr>
              <w:pStyle w:val="Compact"/>
              <w:spacing w:after="0"/>
            </w:pPr>
            <w:r>
              <w:rPr>
                <w:rFonts w:ascii="Times New Roman" w:hAnsi="Times New Roman" w:cs="Times New Roman"/>
                <w:sz w:val="20"/>
                <w:szCs w:val="20"/>
              </w:rPr>
              <w:t>0,56</w:t>
            </w:r>
          </w:p>
        </w:tc>
        <w:tc>
          <w:tcPr>
            <w:tcW w:w="1986" w:type="dxa"/>
            <w:tcBorders>
              <w:top w:val="nil"/>
              <w:left w:val="nil"/>
              <w:bottom w:val="single" w:sz="10" w:space="0" w:color="000000"/>
              <w:right w:val="nil"/>
            </w:tcBorders>
          </w:tcPr>
          <w:p w14:paraId="5ED37876" w14:textId="77777777" w:rsidR="00AE0C10" w:rsidRDefault="00000000">
            <w:pPr>
              <w:pStyle w:val="Compact"/>
              <w:spacing w:after="0"/>
            </w:pPr>
            <w:r>
              <w:rPr>
                <w:rFonts w:ascii="Times New Roman" w:hAnsi="Times New Roman" w:cs="Times New Roman"/>
                <w:sz w:val="20"/>
                <w:szCs w:val="20"/>
              </w:rPr>
              <w:t>0,49</w:t>
            </w:r>
          </w:p>
        </w:tc>
        <w:tc>
          <w:tcPr>
            <w:tcW w:w="1985" w:type="dxa"/>
            <w:tcBorders>
              <w:top w:val="nil"/>
              <w:left w:val="nil"/>
              <w:bottom w:val="single" w:sz="10" w:space="0" w:color="000000"/>
              <w:right w:val="nil"/>
            </w:tcBorders>
          </w:tcPr>
          <w:p w14:paraId="71C12E44" w14:textId="77777777" w:rsidR="00AE0C10" w:rsidRDefault="00000000">
            <w:pPr>
              <w:pStyle w:val="Compact"/>
              <w:spacing w:after="0"/>
            </w:pPr>
            <w:r>
              <w:rPr>
                <w:rFonts w:ascii="Times New Roman" w:hAnsi="Times New Roman" w:cs="Times New Roman"/>
                <w:sz w:val="20"/>
                <w:szCs w:val="20"/>
              </w:rPr>
              <w:t>72</w:t>
            </w:r>
          </w:p>
        </w:tc>
      </w:tr>
    </w:tbl>
    <w:p w14:paraId="2370BA46" w14:textId="77777777" w:rsidR="00AE0C10" w:rsidRDefault="00000000">
      <w:pPr>
        <w:pStyle w:val="Zkladntext"/>
      </w:pPr>
      <w:r>
        <w:t>Poznámka. ICC sa v tejto vrstve neuvádza ako hlavný ukazovateľ, keďže plné pokrytie zabezpečovala najmä dvojica hodnotiteľov 13 a 14 a jeden z nich používal škálu užšie.</w:t>
      </w:r>
    </w:p>
    <w:p w14:paraId="36A6DBB5" w14:textId="77777777" w:rsidR="00AE0C10" w:rsidRDefault="00000000">
      <w:pPr>
        <w:pStyle w:val="Zkladntext"/>
      </w:pPr>
      <w:r>
        <w:rPr>
          <w:b/>
          <w:bCs/>
        </w:rPr>
        <w:t>Obrázok 4. Raterové profily priemeru a variability.</w:t>
      </w:r>
    </w:p>
    <w:p w14:paraId="3A478526" w14:textId="77777777" w:rsidR="00AE0C10" w:rsidRDefault="00000000">
      <w:pPr>
        <w:pStyle w:val="CaptionedFigure"/>
      </w:pPr>
      <w:r>
        <w:rPr>
          <w:noProof/>
        </w:rPr>
        <w:lastRenderedPageBreak/>
        <w:drawing>
          <wp:inline distT="0" distB="0" distL="0" distR="0" wp14:anchorId="3A296CA9" wp14:editId="623A5573">
            <wp:extent cx="5334000" cy="3556000"/>
            <wp:effectExtent l="0" t="0" r="0" b="0"/>
            <wp:docPr id="86" name="Picture" descr="Obrázok 4"/>
            <wp:cNvGraphicFramePr/>
            <a:graphic xmlns:a="http://schemas.openxmlformats.org/drawingml/2006/main">
              <a:graphicData uri="http://schemas.openxmlformats.org/drawingml/2006/picture">
                <pic:pic xmlns:pic="http://schemas.openxmlformats.org/drawingml/2006/picture">
                  <pic:nvPicPr>
                    <pic:cNvPr id="87" name="Picture" descr="/Users/pavol.bielik/dev/src/github.com/pbielik/diplomovka/figures/current_export_preview/figure_6_rater_profiles.png"/>
                    <pic:cNvPicPr>
                      <a:picLocks noChangeAspect="1" noChangeArrowheads="1"/>
                    </pic:cNvPicPr>
                  </pic:nvPicPr>
                  <pic:blipFill>
                    <a:blip r:embed="rId14"/>
                    <a:stretch>
                      <a:fillRect/>
                    </a:stretch>
                  </pic:blipFill>
                  <pic:spPr bwMode="auto">
                    <a:xfrm>
                      <a:off x="0" y="0"/>
                      <a:ext cx="5334000" cy="3556000"/>
                    </a:xfrm>
                    <a:prstGeom prst="rect">
                      <a:avLst/>
                    </a:prstGeom>
                    <a:noFill/>
                    <a:ln w="9525">
                      <a:noFill/>
                      <a:headEnd/>
                      <a:tailEnd/>
                    </a:ln>
                  </pic:spPr>
                </pic:pic>
              </a:graphicData>
            </a:graphic>
          </wp:inline>
        </w:drawing>
      </w:r>
    </w:p>
    <w:p w14:paraId="64CBC6D6" w14:textId="77777777" w:rsidR="00AE0C10" w:rsidRDefault="00000000">
      <w:pPr>
        <w:pStyle w:val="ImageCaption"/>
      </w:pPr>
      <w:r>
        <w:t>Obrázok 4</w:t>
      </w:r>
    </w:p>
    <w:p w14:paraId="7897FD3E" w14:textId="77777777" w:rsidR="00AE0C10" w:rsidRDefault="00000000">
      <w:pPr>
        <w:pStyle w:val="Nadpis2"/>
      </w:pPr>
      <w:bookmarkStart w:id="71" w:name="X67276a557febe08048cd1bd961723e384c08d05"/>
      <w:bookmarkEnd w:id="70"/>
      <w:r>
        <w:t>3.5 Deskriptívne profily podľa experimentálnych buniek</w:t>
      </w:r>
    </w:p>
    <w:p w14:paraId="79DB3D3D" w14:textId="77777777" w:rsidR="00AE0C10" w:rsidRDefault="00000000">
      <w:pPr>
        <w:pStyle w:val="FirstParagraph"/>
      </w:pPr>
      <w:r>
        <w:t xml:space="preserve">Nasledujúce dve tabuľky oddeľujú </w:t>
      </w:r>
      <w:r>
        <w:rPr>
          <w:b/>
          <w:bCs/>
        </w:rPr>
        <w:t>rating-level outcome-y</w:t>
      </w:r>
      <w:r>
        <w:t xml:space="preserve"> odvodené zo </w:t>
      </w:r>
      <w:r>
        <w:rPr>
          <w:b/>
          <w:bCs/>
        </w:rPr>
        <w:t>166 hodnotení</w:t>
      </w:r>
      <w:r>
        <w:t xml:space="preserve"> a </w:t>
      </w:r>
      <w:r>
        <w:rPr>
          <w:b/>
          <w:bCs/>
        </w:rPr>
        <w:t>transcript-level ukazovatele odchýlky</w:t>
      </w:r>
      <w:r>
        <w:t xml:space="preserve"> odvodené zo </w:t>
      </w:r>
      <w:r>
        <w:rPr>
          <w:b/>
          <w:bCs/>
        </w:rPr>
        <w:t>72 transkriptov</w:t>
      </w:r>
      <w:r>
        <w:t>.</w:t>
      </w:r>
    </w:p>
    <w:p w14:paraId="6AC947D1" w14:textId="77777777" w:rsidR="00AE0C10" w:rsidRDefault="00000000">
      <w:pPr>
        <w:pStyle w:val="Zkladntext"/>
      </w:pPr>
      <w:r>
        <w:t xml:space="preserve">Na úrovni </w:t>
      </w:r>
      <w:r>
        <w:rPr>
          <w:b/>
          <w:bCs/>
        </w:rPr>
        <w:t>indexu klinickej vierohodnosti</w:t>
      </w:r>
      <w:r>
        <w:t xml:space="preserve"> sa priemery pohybovali vo veľmi úzkom pásme približne od </w:t>
      </w:r>
      <w:r>
        <w:rPr>
          <w:b/>
          <w:bCs/>
        </w:rPr>
        <w:t>3,97</w:t>
      </w:r>
      <w:r>
        <w:t xml:space="preserve"> do </w:t>
      </w:r>
      <w:r>
        <w:rPr>
          <w:b/>
          <w:bCs/>
        </w:rPr>
        <w:t>4,04</w:t>
      </w:r>
      <w:r>
        <w:t xml:space="preserve">. Najvyšší deskriptívny priemer sa objavil v bunke </w:t>
      </w:r>
      <w:r>
        <w:rPr>
          <w:rStyle w:val="VerbatimChar"/>
        </w:rPr>
        <w:t>off × P1</w:t>
      </w:r>
      <w:r>
        <w:t xml:space="preserve">, najnižšie priemery v bunkách </w:t>
      </w:r>
      <w:r>
        <w:rPr>
          <w:rStyle w:val="VerbatimChar"/>
        </w:rPr>
        <w:t>off × P2</w:t>
      </w:r>
      <w:r>
        <w:t xml:space="preserve"> a </w:t>
      </w:r>
      <w:r>
        <w:rPr>
          <w:rStyle w:val="VerbatimChar"/>
        </w:rPr>
        <w:t>off × P3</w:t>
      </w:r>
      <w:r>
        <w:t xml:space="preserve">, ale rozdiely medzi bunkami boli malé. Pri </w:t>
      </w:r>
      <w:r>
        <w:rPr>
          <w:b/>
          <w:bCs/>
        </w:rPr>
        <w:t>indexe defektov</w:t>
      </w:r>
      <w:r>
        <w:t xml:space="preserve"> bolo rozpätie o niečo širšie, no stále úzke: od približne </w:t>
      </w:r>
      <w:r>
        <w:rPr>
          <w:b/>
          <w:bCs/>
        </w:rPr>
        <w:t>1,94</w:t>
      </w:r>
      <w:r>
        <w:t xml:space="preserve"> do </w:t>
      </w:r>
      <w:r>
        <w:rPr>
          <w:b/>
          <w:bCs/>
        </w:rPr>
        <w:t>2,05</w:t>
      </w:r>
      <w:r>
        <w:t xml:space="preserve">. Najvyšší priemer defektov sa objavil v bunke </w:t>
      </w:r>
      <w:r>
        <w:rPr>
          <w:rStyle w:val="VerbatimChar"/>
        </w:rPr>
        <w:t>off × P3</w:t>
      </w:r>
      <w:r>
        <w:t xml:space="preserve"> a najnižší v </w:t>
      </w:r>
      <w:r>
        <w:rPr>
          <w:rStyle w:val="VerbatimChar"/>
        </w:rPr>
        <w:t>on × P3</w:t>
      </w:r>
      <w:r>
        <w:t>.</w:t>
      </w:r>
    </w:p>
    <w:p w14:paraId="46D5041A" w14:textId="77777777" w:rsidR="00AE0C10" w:rsidRDefault="00000000">
      <w:pPr>
        <w:pStyle w:val="Zkladntext"/>
      </w:pPr>
      <w:r>
        <w:t>Pri jednotlivých položkách sa objavilo o niečo viac variability. Prirodzenosť jazyka (</w:t>
      </w:r>
      <w:r>
        <w:rPr>
          <w:rStyle w:val="VerbatimChar"/>
        </w:rPr>
        <w:t>G2</w:t>
      </w:r>
      <w:r>
        <w:t xml:space="preserve">) patrila k vyšším priemerom v bunkách </w:t>
      </w:r>
      <w:r>
        <w:rPr>
          <w:rStyle w:val="VerbatimChar"/>
        </w:rPr>
        <w:t>off × P2</w:t>
      </w:r>
      <w:r>
        <w:t xml:space="preserve">, </w:t>
      </w:r>
      <w:r>
        <w:rPr>
          <w:rStyle w:val="VerbatimChar"/>
        </w:rPr>
        <w:t>on × P1</w:t>
      </w:r>
      <w:r>
        <w:t xml:space="preserve"> a </w:t>
      </w:r>
      <w:r>
        <w:rPr>
          <w:rStyle w:val="VerbatimChar"/>
        </w:rPr>
        <w:t>on × P3</w:t>
      </w:r>
      <w:r>
        <w:t>, zatiaľ čo tréningová použiteľnosť (</w:t>
      </w:r>
      <w:r>
        <w:rPr>
          <w:rStyle w:val="VerbatimChar"/>
        </w:rPr>
        <w:t>G5</w:t>
      </w:r>
      <w:r>
        <w:t xml:space="preserve">) bola najnižšia v </w:t>
      </w:r>
      <w:r>
        <w:rPr>
          <w:rStyle w:val="VerbatimChar"/>
        </w:rPr>
        <w:t>off × P2</w:t>
      </w:r>
      <w:r>
        <w:t xml:space="preserve"> a </w:t>
      </w:r>
      <w:r>
        <w:rPr>
          <w:rStyle w:val="VerbatimChar"/>
        </w:rPr>
        <w:t>off × P3</w:t>
      </w:r>
      <w:r>
        <w:t xml:space="preserve"> a najvyššia v </w:t>
      </w:r>
      <w:r>
        <w:rPr>
          <w:rStyle w:val="VerbatimChar"/>
        </w:rPr>
        <w:t>on × P3</w:t>
      </w:r>
      <w:r>
        <w:t xml:space="preserve">. Podobne pri </w:t>
      </w:r>
      <w:r>
        <w:rPr>
          <w:rStyle w:val="VerbatimChar"/>
        </w:rPr>
        <w:t>S1</w:t>
      </w:r>
      <w:r>
        <w:t xml:space="preserve"> a </w:t>
      </w:r>
      <w:r>
        <w:rPr>
          <w:rStyle w:val="VerbatimChar"/>
        </w:rPr>
        <w:t>S2</w:t>
      </w:r>
      <w:r>
        <w:t xml:space="preserve"> boli najnižšie priemery skôr v bunke </w:t>
      </w:r>
      <w:r>
        <w:rPr>
          <w:rStyle w:val="VerbatimChar"/>
        </w:rPr>
        <w:t>off × P1</w:t>
      </w:r>
      <w:r>
        <w:t xml:space="preserve">, zatiaľ čo najvyššie priemery sa objavili v </w:t>
      </w:r>
      <w:r>
        <w:rPr>
          <w:rStyle w:val="VerbatimChar"/>
        </w:rPr>
        <w:t>on × P3</w:t>
      </w:r>
      <w:r>
        <w:t>.</w:t>
      </w:r>
    </w:p>
    <w:p w14:paraId="750B37ED" w14:textId="77777777" w:rsidR="00AE0C10" w:rsidRDefault="00000000">
      <w:pPr>
        <w:pStyle w:val="Zkladntext"/>
      </w:pPr>
      <w:r>
        <w:rPr>
          <w:b/>
          <w:bCs/>
        </w:rPr>
        <w:t>Tabuľka 6A. Rating-level outcome-y podľa experimentálnych buniek.</w:t>
      </w:r>
    </w:p>
    <w:tbl>
      <w:tblPr>
        <w:tblStyle w:val="Table"/>
        <w:tblW w:w="7943" w:type="dxa"/>
        <w:jc w:val="center"/>
        <w:tblBorders>
          <w:top w:val="nil"/>
          <w:left w:val="nil"/>
          <w:bottom w:val="nil"/>
          <w:right w:val="nil"/>
          <w:insideH w:val="nil"/>
          <w:insideV w:val="nil"/>
        </w:tblBorders>
        <w:tblLayout w:type="fixed"/>
        <w:tblCellMar>
          <w:top w:w="35" w:type="dxa"/>
          <w:left w:w="90" w:type="dxa"/>
          <w:bottom w:w="35" w:type="dxa"/>
          <w:right w:w="90" w:type="dxa"/>
        </w:tblCellMar>
        <w:tblLook w:val="04A0" w:firstRow="1" w:lastRow="0" w:firstColumn="1" w:lastColumn="0" w:noHBand="0" w:noVBand="1"/>
      </w:tblPr>
      <w:tblGrid>
        <w:gridCol w:w="993"/>
        <w:gridCol w:w="993"/>
        <w:gridCol w:w="993"/>
        <w:gridCol w:w="993"/>
        <w:gridCol w:w="993"/>
        <w:gridCol w:w="993"/>
        <w:gridCol w:w="993"/>
        <w:gridCol w:w="992"/>
      </w:tblGrid>
      <w:tr w:rsidR="00AE0C10" w14:paraId="16283CE0" w14:textId="77777777" w:rsidTr="00AE0C10">
        <w:trPr>
          <w:cnfStyle w:val="100000000000" w:firstRow="1" w:lastRow="0" w:firstColumn="0" w:lastColumn="0" w:oddVBand="0" w:evenVBand="0" w:oddHBand="0" w:evenHBand="0" w:firstRowFirstColumn="0" w:firstRowLastColumn="0" w:lastRowFirstColumn="0" w:lastRowLastColumn="0"/>
          <w:tblHeader/>
          <w:jc w:val="center"/>
        </w:trPr>
        <w:tc>
          <w:tcPr>
            <w:tcW w:w="993" w:type="dxa"/>
            <w:tcBorders>
              <w:top w:val="single" w:sz="10" w:space="0" w:color="000000"/>
              <w:left w:val="nil"/>
              <w:bottom w:val="single" w:sz="8" w:space="0" w:color="000000"/>
              <w:right w:val="nil"/>
            </w:tcBorders>
          </w:tcPr>
          <w:p w14:paraId="4A6D812C" w14:textId="77777777" w:rsidR="00AE0C10" w:rsidRDefault="00000000">
            <w:pPr>
              <w:pStyle w:val="Compact"/>
              <w:spacing w:after="0"/>
            </w:pPr>
            <w:r>
              <w:rPr>
                <w:rFonts w:ascii="Times New Roman" w:hAnsi="Times New Roman" w:cs="Times New Roman"/>
                <w:b/>
                <w:bCs/>
                <w:sz w:val="20"/>
                <w:szCs w:val="20"/>
              </w:rPr>
              <w:t>Bunka dizajnu</w:t>
            </w:r>
          </w:p>
        </w:tc>
        <w:tc>
          <w:tcPr>
            <w:tcW w:w="993" w:type="dxa"/>
            <w:tcBorders>
              <w:top w:val="single" w:sz="10" w:space="0" w:color="000000"/>
              <w:left w:val="nil"/>
              <w:bottom w:val="single" w:sz="8" w:space="0" w:color="000000"/>
              <w:right w:val="nil"/>
            </w:tcBorders>
          </w:tcPr>
          <w:p w14:paraId="66015B69" w14:textId="77777777" w:rsidR="00AE0C10" w:rsidRDefault="00000000">
            <w:pPr>
              <w:pStyle w:val="Compact"/>
              <w:spacing w:after="0"/>
            </w:pPr>
            <w:r>
              <w:rPr>
                <w:rFonts w:ascii="Times New Roman" w:hAnsi="Times New Roman" w:cs="Times New Roman"/>
                <w:b/>
                <w:bCs/>
                <w:sz w:val="20"/>
                <w:szCs w:val="20"/>
              </w:rPr>
              <w:t>N ratingov</w:t>
            </w:r>
          </w:p>
        </w:tc>
        <w:tc>
          <w:tcPr>
            <w:tcW w:w="993" w:type="dxa"/>
            <w:tcBorders>
              <w:top w:val="single" w:sz="10" w:space="0" w:color="000000"/>
              <w:left w:val="nil"/>
              <w:bottom w:val="single" w:sz="8" w:space="0" w:color="000000"/>
              <w:right w:val="nil"/>
            </w:tcBorders>
          </w:tcPr>
          <w:p w14:paraId="5D1CB099" w14:textId="77777777" w:rsidR="00AE0C10" w:rsidRDefault="00000000">
            <w:pPr>
              <w:pStyle w:val="Compact"/>
              <w:spacing w:after="0"/>
            </w:pPr>
            <w:r>
              <w:rPr>
                <w:rFonts w:ascii="Times New Roman" w:hAnsi="Times New Roman" w:cs="Times New Roman"/>
                <w:b/>
                <w:bCs/>
                <w:sz w:val="20"/>
                <w:szCs w:val="20"/>
              </w:rPr>
              <w:t>Klinická vierohodnosť (ratingy)</w:t>
            </w:r>
          </w:p>
        </w:tc>
        <w:tc>
          <w:tcPr>
            <w:tcW w:w="993" w:type="dxa"/>
            <w:tcBorders>
              <w:top w:val="single" w:sz="10" w:space="0" w:color="000000"/>
              <w:left w:val="nil"/>
              <w:bottom w:val="single" w:sz="8" w:space="0" w:color="000000"/>
              <w:right w:val="nil"/>
            </w:tcBorders>
          </w:tcPr>
          <w:p w14:paraId="30AFB52D" w14:textId="77777777" w:rsidR="00AE0C10" w:rsidRDefault="00000000">
            <w:pPr>
              <w:pStyle w:val="Compact"/>
              <w:spacing w:after="0"/>
            </w:pPr>
            <w:r>
              <w:rPr>
                <w:rFonts w:ascii="Times New Roman" w:hAnsi="Times New Roman" w:cs="Times New Roman"/>
                <w:b/>
                <w:bCs/>
                <w:sz w:val="20"/>
                <w:szCs w:val="20"/>
              </w:rPr>
              <w:t>Defekty (ratingy)</w:t>
            </w:r>
          </w:p>
        </w:tc>
        <w:tc>
          <w:tcPr>
            <w:tcW w:w="993" w:type="dxa"/>
            <w:tcBorders>
              <w:top w:val="single" w:sz="10" w:space="0" w:color="000000"/>
              <w:left w:val="nil"/>
              <w:bottom w:val="single" w:sz="8" w:space="0" w:color="000000"/>
              <w:right w:val="nil"/>
            </w:tcBorders>
          </w:tcPr>
          <w:p w14:paraId="5FC63FC9" w14:textId="77777777" w:rsidR="00AE0C10" w:rsidRDefault="00000000">
            <w:pPr>
              <w:pStyle w:val="Compact"/>
              <w:spacing w:after="0"/>
            </w:pPr>
            <w:r>
              <w:rPr>
                <w:rFonts w:ascii="Times New Roman" w:hAnsi="Times New Roman" w:cs="Times New Roman"/>
                <w:b/>
                <w:bCs/>
                <w:sz w:val="20"/>
                <w:szCs w:val="20"/>
              </w:rPr>
              <w:t>G2 prirodzenosť (ratingy)</w:t>
            </w:r>
          </w:p>
        </w:tc>
        <w:tc>
          <w:tcPr>
            <w:tcW w:w="993" w:type="dxa"/>
            <w:tcBorders>
              <w:top w:val="single" w:sz="10" w:space="0" w:color="000000"/>
              <w:left w:val="nil"/>
              <w:bottom w:val="single" w:sz="8" w:space="0" w:color="000000"/>
              <w:right w:val="nil"/>
            </w:tcBorders>
          </w:tcPr>
          <w:p w14:paraId="5389E3F3" w14:textId="77777777" w:rsidR="00AE0C10" w:rsidRDefault="00000000">
            <w:pPr>
              <w:pStyle w:val="Compact"/>
              <w:spacing w:after="0"/>
            </w:pPr>
            <w:r>
              <w:rPr>
                <w:rFonts w:ascii="Times New Roman" w:hAnsi="Times New Roman" w:cs="Times New Roman"/>
                <w:b/>
                <w:bCs/>
                <w:sz w:val="20"/>
                <w:szCs w:val="20"/>
              </w:rPr>
              <w:t>G5 použiteľnosť (ratingy)</w:t>
            </w:r>
          </w:p>
        </w:tc>
        <w:tc>
          <w:tcPr>
            <w:tcW w:w="993" w:type="dxa"/>
            <w:tcBorders>
              <w:top w:val="single" w:sz="10" w:space="0" w:color="000000"/>
              <w:left w:val="nil"/>
              <w:bottom w:val="single" w:sz="8" w:space="0" w:color="000000"/>
              <w:right w:val="nil"/>
            </w:tcBorders>
          </w:tcPr>
          <w:p w14:paraId="6BFACAA0" w14:textId="77777777" w:rsidR="00AE0C10" w:rsidRDefault="00000000">
            <w:pPr>
              <w:pStyle w:val="Compact"/>
              <w:spacing w:after="0"/>
            </w:pPr>
            <w:r>
              <w:rPr>
                <w:rFonts w:ascii="Times New Roman" w:hAnsi="Times New Roman" w:cs="Times New Roman"/>
                <w:b/>
                <w:bCs/>
                <w:sz w:val="20"/>
                <w:szCs w:val="20"/>
              </w:rPr>
              <w:t>S1 závažnosť (ratingy)</w:t>
            </w:r>
          </w:p>
        </w:tc>
        <w:tc>
          <w:tcPr>
            <w:tcW w:w="992" w:type="dxa"/>
            <w:tcBorders>
              <w:top w:val="single" w:sz="10" w:space="0" w:color="000000"/>
              <w:left w:val="nil"/>
              <w:bottom w:val="single" w:sz="8" w:space="0" w:color="000000"/>
              <w:right w:val="nil"/>
            </w:tcBorders>
          </w:tcPr>
          <w:p w14:paraId="0F3C44CE" w14:textId="77777777" w:rsidR="00AE0C10" w:rsidRDefault="00000000">
            <w:pPr>
              <w:pStyle w:val="Compact"/>
              <w:spacing w:after="0"/>
            </w:pPr>
            <w:r>
              <w:rPr>
                <w:rFonts w:ascii="Times New Roman" w:hAnsi="Times New Roman" w:cs="Times New Roman"/>
                <w:b/>
                <w:bCs/>
                <w:sz w:val="20"/>
                <w:szCs w:val="20"/>
              </w:rPr>
              <w:t>S2 funkčný dopad (ratingy)</w:t>
            </w:r>
          </w:p>
        </w:tc>
      </w:tr>
      <w:tr w:rsidR="00AE0C10" w14:paraId="430FEFBA" w14:textId="77777777" w:rsidTr="00AE0C10">
        <w:trPr>
          <w:jc w:val="center"/>
        </w:trPr>
        <w:tc>
          <w:tcPr>
            <w:tcW w:w="993" w:type="dxa"/>
            <w:tcBorders>
              <w:top w:val="nil"/>
              <w:left w:val="nil"/>
              <w:bottom w:val="nil"/>
              <w:right w:val="nil"/>
            </w:tcBorders>
          </w:tcPr>
          <w:p w14:paraId="20B40D08" w14:textId="77777777" w:rsidR="00AE0C10" w:rsidRDefault="00000000">
            <w:pPr>
              <w:pStyle w:val="Compact"/>
              <w:spacing w:after="0"/>
            </w:pPr>
            <w:r>
              <w:rPr>
                <w:rFonts w:ascii="Times New Roman" w:hAnsi="Times New Roman" w:cs="Times New Roman"/>
                <w:sz w:val="20"/>
                <w:szCs w:val="20"/>
              </w:rPr>
              <w:t>off × P1</w:t>
            </w:r>
          </w:p>
        </w:tc>
        <w:tc>
          <w:tcPr>
            <w:tcW w:w="993" w:type="dxa"/>
            <w:tcBorders>
              <w:top w:val="nil"/>
              <w:left w:val="nil"/>
              <w:bottom w:val="nil"/>
              <w:right w:val="nil"/>
            </w:tcBorders>
          </w:tcPr>
          <w:p w14:paraId="3664B377" w14:textId="77777777" w:rsidR="00AE0C10" w:rsidRDefault="00000000">
            <w:pPr>
              <w:pStyle w:val="Compact"/>
              <w:spacing w:after="0"/>
            </w:pPr>
            <w:r>
              <w:rPr>
                <w:rFonts w:ascii="Times New Roman" w:hAnsi="Times New Roman" w:cs="Times New Roman"/>
                <w:sz w:val="20"/>
                <w:szCs w:val="20"/>
              </w:rPr>
              <w:t>46</w:t>
            </w:r>
          </w:p>
        </w:tc>
        <w:tc>
          <w:tcPr>
            <w:tcW w:w="993" w:type="dxa"/>
            <w:tcBorders>
              <w:top w:val="nil"/>
              <w:left w:val="nil"/>
              <w:bottom w:val="nil"/>
              <w:right w:val="nil"/>
            </w:tcBorders>
          </w:tcPr>
          <w:p w14:paraId="5045A19D" w14:textId="77777777" w:rsidR="00AE0C10" w:rsidRDefault="00000000">
            <w:pPr>
              <w:pStyle w:val="Compact"/>
              <w:spacing w:after="0"/>
            </w:pPr>
            <w:r>
              <w:rPr>
                <w:rFonts w:ascii="Times New Roman" w:hAnsi="Times New Roman" w:cs="Times New Roman"/>
                <w:sz w:val="20"/>
                <w:szCs w:val="20"/>
              </w:rPr>
              <w:t>4,04</w:t>
            </w:r>
          </w:p>
        </w:tc>
        <w:tc>
          <w:tcPr>
            <w:tcW w:w="993" w:type="dxa"/>
            <w:tcBorders>
              <w:top w:val="nil"/>
              <w:left w:val="nil"/>
              <w:bottom w:val="nil"/>
              <w:right w:val="nil"/>
            </w:tcBorders>
          </w:tcPr>
          <w:p w14:paraId="1A55E585" w14:textId="77777777" w:rsidR="00AE0C10" w:rsidRDefault="00000000">
            <w:pPr>
              <w:pStyle w:val="Compact"/>
              <w:spacing w:after="0"/>
            </w:pPr>
            <w:r>
              <w:rPr>
                <w:rFonts w:ascii="Times New Roman" w:hAnsi="Times New Roman" w:cs="Times New Roman"/>
                <w:sz w:val="20"/>
                <w:szCs w:val="20"/>
              </w:rPr>
              <w:t>1,96</w:t>
            </w:r>
          </w:p>
        </w:tc>
        <w:tc>
          <w:tcPr>
            <w:tcW w:w="993" w:type="dxa"/>
            <w:tcBorders>
              <w:top w:val="nil"/>
              <w:left w:val="nil"/>
              <w:bottom w:val="nil"/>
              <w:right w:val="nil"/>
            </w:tcBorders>
          </w:tcPr>
          <w:p w14:paraId="6C52DEDA" w14:textId="77777777" w:rsidR="00AE0C10" w:rsidRDefault="00000000">
            <w:pPr>
              <w:pStyle w:val="Compact"/>
              <w:spacing w:after="0"/>
            </w:pPr>
            <w:r>
              <w:rPr>
                <w:rFonts w:ascii="Times New Roman" w:hAnsi="Times New Roman" w:cs="Times New Roman"/>
                <w:sz w:val="20"/>
                <w:szCs w:val="20"/>
              </w:rPr>
              <w:t>3,74</w:t>
            </w:r>
          </w:p>
        </w:tc>
        <w:tc>
          <w:tcPr>
            <w:tcW w:w="993" w:type="dxa"/>
            <w:tcBorders>
              <w:top w:val="nil"/>
              <w:left w:val="nil"/>
              <w:bottom w:val="nil"/>
              <w:right w:val="nil"/>
            </w:tcBorders>
          </w:tcPr>
          <w:p w14:paraId="423C5299" w14:textId="77777777" w:rsidR="00AE0C10" w:rsidRDefault="00000000">
            <w:pPr>
              <w:pStyle w:val="Compact"/>
              <w:spacing w:after="0"/>
            </w:pPr>
            <w:r>
              <w:rPr>
                <w:rFonts w:ascii="Times New Roman" w:hAnsi="Times New Roman" w:cs="Times New Roman"/>
                <w:sz w:val="20"/>
                <w:szCs w:val="20"/>
              </w:rPr>
              <w:t>3,87</w:t>
            </w:r>
          </w:p>
        </w:tc>
        <w:tc>
          <w:tcPr>
            <w:tcW w:w="993" w:type="dxa"/>
            <w:tcBorders>
              <w:top w:val="nil"/>
              <w:left w:val="nil"/>
              <w:bottom w:val="nil"/>
              <w:right w:val="nil"/>
            </w:tcBorders>
          </w:tcPr>
          <w:p w14:paraId="1F3985BC" w14:textId="77777777" w:rsidR="00AE0C10" w:rsidRDefault="00000000">
            <w:pPr>
              <w:pStyle w:val="Compact"/>
              <w:spacing w:after="0"/>
            </w:pPr>
            <w:r>
              <w:rPr>
                <w:rFonts w:ascii="Times New Roman" w:hAnsi="Times New Roman" w:cs="Times New Roman"/>
                <w:sz w:val="20"/>
                <w:szCs w:val="20"/>
              </w:rPr>
              <w:t>2,78</w:t>
            </w:r>
          </w:p>
        </w:tc>
        <w:tc>
          <w:tcPr>
            <w:tcW w:w="992" w:type="dxa"/>
            <w:tcBorders>
              <w:top w:val="nil"/>
              <w:left w:val="nil"/>
              <w:bottom w:val="nil"/>
              <w:right w:val="nil"/>
            </w:tcBorders>
          </w:tcPr>
          <w:p w14:paraId="7CCC4214" w14:textId="77777777" w:rsidR="00AE0C10" w:rsidRDefault="00000000">
            <w:pPr>
              <w:pStyle w:val="Compact"/>
              <w:spacing w:after="0"/>
            </w:pPr>
            <w:r>
              <w:rPr>
                <w:rFonts w:ascii="Times New Roman" w:hAnsi="Times New Roman" w:cs="Times New Roman"/>
                <w:sz w:val="20"/>
                <w:szCs w:val="20"/>
              </w:rPr>
              <w:t>2,91</w:t>
            </w:r>
          </w:p>
        </w:tc>
      </w:tr>
      <w:tr w:rsidR="00AE0C10" w14:paraId="55F17443" w14:textId="77777777" w:rsidTr="00AE0C10">
        <w:trPr>
          <w:jc w:val="center"/>
        </w:trPr>
        <w:tc>
          <w:tcPr>
            <w:tcW w:w="993" w:type="dxa"/>
            <w:tcBorders>
              <w:top w:val="nil"/>
              <w:left w:val="nil"/>
              <w:bottom w:val="nil"/>
              <w:right w:val="nil"/>
            </w:tcBorders>
          </w:tcPr>
          <w:p w14:paraId="556C9327" w14:textId="77777777" w:rsidR="00AE0C10" w:rsidRDefault="00000000">
            <w:pPr>
              <w:pStyle w:val="Compact"/>
              <w:spacing w:after="0"/>
            </w:pPr>
            <w:r>
              <w:rPr>
                <w:rFonts w:ascii="Times New Roman" w:hAnsi="Times New Roman" w:cs="Times New Roman"/>
                <w:sz w:val="20"/>
                <w:szCs w:val="20"/>
              </w:rPr>
              <w:lastRenderedPageBreak/>
              <w:t>off × P2</w:t>
            </w:r>
          </w:p>
        </w:tc>
        <w:tc>
          <w:tcPr>
            <w:tcW w:w="993" w:type="dxa"/>
            <w:tcBorders>
              <w:top w:val="nil"/>
              <w:left w:val="nil"/>
              <w:bottom w:val="nil"/>
              <w:right w:val="nil"/>
            </w:tcBorders>
          </w:tcPr>
          <w:p w14:paraId="41561E2D" w14:textId="77777777" w:rsidR="00AE0C10" w:rsidRDefault="00000000">
            <w:pPr>
              <w:pStyle w:val="Compact"/>
              <w:spacing w:after="0"/>
            </w:pPr>
            <w:r>
              <w:rPr>
                <w:rFonts w:ascii="Times New Roman" w:hAnsi="Times New Roman" w:cs="Times New Roman"/>
                <w:sz w:val="20"/>
                <w:szCs w:val="20"/>
              </w:rPr>
              <w:t>24</w:t>
            </w:r>
          </w:p>
        </w:tc>
        <w:tc>
          <w:tcPr>
            <w:tcW w:w="993" w:type="dxa"/>
            <w:tcBorders>
              <w:top w:val="nil"/>
              <w:left w:val="nil"/>
              <w:bottom w:val="nil"/>
              <w:right w:val="nil"/>
            </w:tcBorders>
          </w:tcPr>
          <w:p w14:paraId="1FD08A7A" w14:textId="77777777" w:rsidR="00AE0C10" w:rsidRDefault="00000000">
            <w:pPr>
              <w:pStyle w:val="Compact"/>
              <w:spacing w:after="0"/>
            </w:pPr>
            <w:r>
              <w:rPr>
                <w:rFonts w:ascii="Times New Roman" w:hAnsi="Times New Roman" w:cs="Times New Roman"/>
                <w:sz w:val="20"/>
                <w:szCs w:val="20"/>
              </w:rPr>
              <w:t>3,97</w:t>
            </w:r>
          </w:p>
        </w:tc>
        <w:tc>
          <w:tcPr>
            <w:tcW w:w="993" w:type="dxa"/>
            <w:tcBorders>
              <w:top w:val="nil"/>
              <w:left w:val="nil"/>
              <w:bottom w:val="nil"/>
              <w:right w:val="nil"/>
            </w:tcBorders>
          </w:tcPr>
          <w:p w14:paraId="1E5D33E7" w14:textId="77777777" w:rsidR="00AE0C10" w:rsidRDefault="00000000">
            <w:pPr>
              <w:pStyle w:val="Compact"/>
              <w:spacing w:after="0"/>
            </w:pPr>
            <w:r>
              <w:rPr>
                <w:rFonts w:ascii="Times New Roman" w:hAnsi="Times New Roman" w:cs="Times New Roman"/>
                <w:sz w:val="20"/>
                <w:szCs w:val="20"/>
              </w:rPr>
              <w:t>1,97</w:t>
            </w:r>
          </w:p>
        </w:tc>
        <w:tc>
          <w:tcPr>
            <w:tcW w:w="993" w:type="dxa"/>
            <w:tcBorders>
              <w:top w:val="nil"/>
              <w:left w:val="nil"/>
              <w:bottom w:val="nil"/>
              <w:right w:val="nil"/>
            </w:tcBorders>
          </w:tcPr>
          <w:p w14:paraId="789CE6A1" w14:textId="77777777" w:rsidR="00AE0C10" w:rsidRDefault="00000000">
            <w:pPr>
              <w:pStyle w:val="Compact"/>
              <w:spacing w:after="0"/>
            </w:pPr>
            <w:r>
              <w:rPr>
                <w:rFonts w:ascii="Times New Roman" w:hAnsi="Times New Roman" w:cs="Times New Roman"/>
                <w:sz w:val="20"/>
                <w:szCs w:val="20"/>
              </w:rPr>
              <w:t>3,96</w:t>
            </w:r>
          </w:p>
        </w:tc>
        <w:tc>
          <w:tcPr>
            <w:tcW w:w="993" w:type="dxa"/>
            <w:tcBorders>
              <w:top w:val="nil"/>
              <w:left w:val="nil"/>
              <w:bottom w:val="nil"/>
              <w:right w:val="nil"/>
            </w:tcBorders>
          </w:tcPr>
          <w:p w14:paraId="364893CB" w14:textId="77777777" w:rsidR="00AE0C10" w:rsidRDefault="00000000">
            <w:pPr>
              <w:pStyle w:val="Compact"/>
              <w:spacing w:after="0"/>
            </w:pPr>
            <w:r>
              <w:rPr>
                <w:rFonts w:ascii="Times New Roman" w:hAnsi="Times New Roman" w:cs="Times New Roman"/>
                <w:sz w:val="20"/>
                <w:szCs w:val="20"/>
              </w:rPr>
              <w:t>3,62</w:t>
            </w:r>
          </w:p>
        </w:tc>
        <w:tc>
          <w:tcPr>
            <w:tcW w:w="993" w:type="dxa"/>
            <w:tcBorders>
              <w:top w:val="nil"/>
              <w:left w:val="nil"/>
              <w:bottom w:val="nil"/>
              <w:right w:val="nil"/>
            </w:tcBorders>
          </w:tcPr>
          <w:p w14:paraId="195A9C67" w14:textId="77777777" w:rsidR="00AE0C10" w:rsidRDefault="00000000">
            <w:pPr>
              <w:pStyle w:val="Compact"/>
              <w:spacing w:after="0"/>
            </w:pPr>
            <w:r>
              <w:rPr>
                <w:rFonts w:ascii="Times New Roman" w:hAnsi="Times New Roman" w:cs="Times New Roman"/>
                <w:sz w:val="20"/>
                <w:szCs w:val="20"/>
              </w:rPr>
              <w:t>3,04</w:t>
            </w:r>
          </w:p>
        </w:tc>
        <w:tc>
          <w:tcPr>
            <w:tcW w:w="992" w:type="dxa"/>
            <w:tcBorders>
              <w:top w:val="nil"/>
              <w:left w:val="nil"/>
              <w:bottom w:val="nil"/>
              <w:right w:val="nil"/>
            </w:tcBorders>
          </w:tcPr>
          <w:p w14:paraId="442EE419" w14:textId="77777777" w:rsidR="00AE0C10" w:rsidRDefault="00000000">
            <w:pPr>
              <w:pStyle w:val="Compact"/>
              <w:spacing w:after="0"/>
            </w:pPr>
            <w:r>
              <w:rPr>
                <w:rFonts w:ascii="Times New Roman" w:hAnsi="Times New Roman" w:cs="Times New Roman"/>
                <w:sz w:val="20"/>
                <w:szCs w:val="20"/>
              </w:rPr>
              <w:t>3,04</w:t>
            </w:r>
          </w:p>
        </w:tc>
      </w:tr>
      <w:tr w:rsidR="00AE0C10" w14:paraId="22F4EA81" w14:textId="77777777" w:rsidTr="00AE0C10">
        <w:trPr>
          <w:jc w:val="center"/>
        </w:trPr>
        <w:tc>
          <w:tcPr>
            <w:tcW w:w="993" w:type="dxa"/>
            <w:tcBorders>
              <w:top w:val="nil"/>
              <w:left w:val="nil"/>
              <w:bottom w:val="nil"/>
              <w:right w:val="nil"/>
            </w:tcBorders>
          </w:tcPr>
          <w:p w14:paraId="2B061EBC" w14:textId="77777777" w:rsidR="00AE0C10" w:rsidRDefault="00000000">
            <w:pPr>
              <w:pStyle w:val="Compact"/>
              <w:spacing w:after="0"/>
            </w:pPr>
            <w:r>
              <w:rPr>
                <w:rFonts w:ascii="Times New Roman" w:hAnsi="Times New Roman" w:cs="Times New Roman"/>
                <w:sz w:val="20"/>
                <w:szCs w:val="20"/>
              </w:rPr>
              <w:t>off × P3</w:t>
            </w:r>
          </w:p>
        </w:tc>
        <w:tc>
          <w:tcPr>
            <w:tcW w:w="993" w:type="dxa"/>
            <w:tcBorders>
              <w:top w:val="nil"/>
              <w:left w:val="nil"/>
              <w:bottom w:val="nil"/>
              <w:right w:val="nil"/>
            </w:tcBorders>
          </w:tcPr>
          <w:p w14:paraId="24D5D775" w14:textId="77777777" w:rsidR="00AE0C10" w:rsidRDefault="00000000">
            <w:pPr>
              <w:pStyle w:val="Compact"/>
              <w:spacing w:after="0"/>
            </w:pPr>
            <w:r>
              <w:rPr>
                <w:rFonts w:ascii="Times New Roman" w:hAnsi="Times New Roman" w:cs="Times New Roman"/>
                <w:sz w:val="20"/>
                <w:szCs w:val="20"/>
              </w:rPr>
              <w:t>24</w:t>
            </w:r>
          </w:p>
        </w:tc>
        <w:tc>
          <w:tcPr>
            <w:tcW w:w="993" w:type="dxa"/>
            <w:tcBorders>
              <w:top w:val="nil"/>
              <w:left w:val="nil"/>
              <w:bottom w:val="nil"/>
              <w:right w:val="nil"/>
            </w:tcBorders>
          </w:tcPr>
          <w:p w14:paraId="3AB77015" w14:textId="77777777" w:rsidR="00AE0C10" w:rsidRDefault="00000000">
            <w:pPr>
              <w:pStyle w:val="Compact"/>
              <w:spacing w:after="0"/>
            </w:pPr>
            <w:r>
              <w:rPr>
                <w:rFonts w:ascii="Times New Roman" w:hAnsi="Times New Roman" w:cs="Times New Roman"/>
                <w:sz w:val="20"/>
                <w:szCs w:val="20"/>
              </w:rPr>
              <w:t>3,97</w:t>
            </w:r>
          </w:p>
        </w:tc>
        <w:tc>
          <w:tcPr>
            <w:tcW w:w="993" w:type="dxa"/>
            <w:tcBorders>
              <w:top w:val="nil"/>
              <w:left w:val="nil"/>
              <w:bottom w:val="nil"/>
              <w:right w:val="nil"/>
            </w:tcBorders>
          </w:tcPr>
          <w:p w14:paraId="2A53A188" w14:textId="77777777" w:rsidR="00AE0C10" w:rsidRDefault="00000000">
            <w:pPr>
              <w:pStyle w:val="Compact"/>
              <w:spacing w:after="0"/>
            </w:pPr>
            <w:r>
              <w:rPr>
                <w:rFonts w:ascii="Times New Roman" w:hAnsi="Times New Roman" w:cs="Times New Roman"/>
                <w:sz w:val="20"/>
                <w:szCs w:val="20"/>
              </w:rPr>
              <w:t>2,05</w:t>
            </w:r>
          </w:p>
        </w:tc>
        <w:tc>
          <w:tcPr>
            <w:tcW w:w="993" w:type="dxa"/>
            <w:tcBorders>
              <w:top w:val="nil"/>
              <w:left w:val="nil"/>
              <w:bottom w:val="nil"/>
              <w:right w:val="nil"/>
            </w:tcBorders>
          </w:tcPr>
          <w:p w14:paraId="6568B851" w14:textId="77777777" w:rsidR="00AE0C10" w:rsidRDefault="00000000">
            <w:pPr>
              <w:pStyle w:val="Compact"/>
              <w:spacing w:after="0"/>
            </w:pPr>
            <w:r>
              <w:rPr>
                <w:rFonts w:ascii="Times New Roman" w:hAnsi="Times New Roman" w:cs="Times New Roman"/>
                <w:sz w:val="20"/>
                <w:szCs w:val="20"/>
              </w:rPr>
              <w:t>3,83</w:t>
            </w:r>
          </w:p>
        </w:tc>
        <w:tc>
          <w:tcPr>
            <w:tcW w:w="993" w:type="dxa"/>
            <w:tcBorders>
              <w:top w:val="nil"/>
              <w:left w:val="nil"/>
              <w:bottom w:val="nil"/>
              <w:right w:val="nil"/>
            </w:tcBorders>
          </w:tcPr>
          <w:p w14:paraId="7D73FA6D" w14:textId="77777777" w:rsidR="00AE0C10" w:rsidRDefault="00000000">
            <w:pPr>
              <w:pStyle w:val="Compact"/>
              <w:spacing w:after="0"/>
            </w:pPr>
            <w:r>
              <w:rPr>
                <w:rFonts w:ascii="Times New Roman" w:hAnsi="Times New Roman" w:cs="Times New Roman"/>
                <w:sz w:val="20"/>
                <w:szCs w:val="20"/>
              </w:rPr>
              <w:t>3,67</w:t>
            </w:r>
          </w:p>
        </w:tc>
        <w:tc>
          <w:tcPr>
            <w:tcW w:w="993" w:type="dxa"/>
            <w:tcBorders>
              <w:top w:val="nil"/>
              <w:left w:val="nil"/>
              <w:bottom w:val="nil"/>
              <w:right w:val="nil"/>
            </w:tcBorders>
          </w:tcPr>
          <w:p w14:paraId="655B233A" w14:textId="77777777" w:rsidR="00AE0C10" w:rsidRDefault="00000000">
            <w:pPr>
              <w:pStyle w:val="Compact"/>
              <w:spacing w:after="0"/>
            </w:pPr>
            <w:r>
              <w:rPr>
                <w:rFonts w:ascii="Times New Roman" w:hAnsi="Times New Roman" w:cs="Times New Roman"/>
                <w:sz w:val="20"/>
                <w:szCs w:val="20"/>
              </w:rPr>
              <w:t>3,04</w:t>
            </w:r>
          </w:p>
        </w:tc>
        <w:tc>
          <w:tcPr>
            <w:tcW w:w="992" w:type="dxa"/>
            <w:tcBorders>
              <w:top w:val="nil"/>
              <w:left w:val="nil"/>
              <w:bottom w:val="nil"/>
              <w:right w:val="nil"/>
            </w:tcBorders>
          </w:tcPr>
          <w:p w14:paraId="74635D08" w14:textId="77777777" w:rsidR="00AE0C10" w:rsidRDefault="00000000">
            <w:pPr>
              <w:pStyle w:val="Compact"/>
              <w:spacing w:after="0"/>
            </w:pPr>
            <w:r>
              <w:rPr>
                <w:rFonts w:ascii="Times New Roman" w:hAnsi="Times New Roman" w:cs="Times New Roman"/>
                <w:sz w:val="20"/>
                <w:szCs w:val="20"/>
              </w:rPr>
              <w:t>3,04</w:t>
            </w:r>
          </w:p>
        </w:tc>
      </w:tr>
      <w:tr w:rsidR="00AE0C10" w14:paraId="70E03A92" w14:textId="77777777" w:rsidTr="00AE0C10">
        <w:trPr>
          <w:jc w:val="center"/>
        </w:trPr>
        <w:tc>
          <w:tcPr>
            <w:tcW w:w="993" w:type="dxa"/>
            <w:tcBorders>
              <w:top w:val="nil"/>
              <w:left w:val="nil"/>
              <w:bottom w:val="nil"/>
              <w:right w:val="nil"/>
            </w:tcBorders>
          </w:tcPr>
          <w:p w14:paraId="28D50E3D" w14:textId="77777777" w:rsidR="00AE0C10" w:rsidRDefault="00000000">
            <w:pPr>
              <w:pStyle w:val="Compact"/>
              <w:spacing w:after="0"/>
            </w:pPr>
            <w:r>
              <w:rPr>
                <w:rFonts w:ascii="Times New Roman" w:hAnsi="Times New Roman" w:cs="Times New Roman"/>
                <w:sz w:val="20"/>
                <w:szCs w:val="20"/>
              </w:rPr>
              <w:t>on × P1</w:t>
            </w:r>
          </w:p>
        </w:tc>
        <w:tc>
          <w:tcPr>
            <w:tcW w:w="993" w:type="dxa"/>
            <w:tcBorders>
              <w:top w:val="nil"/>
              <w:left w:val="nil"/>
              <w:bottom w:val="nil"/>
              <w:right w:val="nil"/>
            </w:tcBorders>
          </w:tcPr>
          <w:p w14:paraId="108FF68E" w14:textId="77777777" w:rsidR="00AE0C10" w:rsidRDefault="00000000">
            <w:pPr>
              <w:pStyle w:val="Compact"/>
              <w:spacing w:after="0"/>
            </w:pPr>
            <w:r>
              <w:rPr>
                <w:rFonts w:ascii="Times New Roman" w:hAnsi="Times New Roman" w:cs="Times New Roman"/>
                <w:sz w:val="20"/>
                <w:szCs w:val="20"/>
              </w:rPr>
              <w:t>24</w:t>
            </w:r>
          </w:p>
        </w:tc>
        <w:tc>
          <w:tcPr>
            <w:tcW w:w="993" w:type="dxa"/>
            <w:tcBorders>
              <w:top w:val="nil"/>
              <w:left w:val="nil"/>
              <w:bottom w:val="nil"/>
              <w:right w:val="nil"/>
            </w:tcBorders>
          </w:tcPr>
          <w:p w14:paraId="7DF2687E" w14:textId="77777777" w:rsidR="00AE0C10" w:rsidRDefault="00000000">
            <w:pPr>
              <w:pStyle w:val="Compact"/>
              <w:spacing w:after="0"/>
            </w:pPr>
            <w:r>
              <w:rPr>
                <w:rFonts w:ascii="Times New Roman" w:hAnsi="Times New Roman" w:cs="Times New Roman"/>
                <w:sz w:val="20"/>
                <w:szCs w:val="20"/>
              </w:rPr>
              <w:t>4,00</w:t>
            </w:r>
          </w:p>
        </w:tc>
        <w:tc>
          <w:tcPr>
            <w:tcW w:w="993" w:type="dxa"/>
            <w:tcBorders>
              <w:top w:val="nil"/>
              <w:left w:val="nil"/>
              <w:bottom w:val="nil"/>
              <w:right w:val="nil"/>
            </w:tcBorders>
          </w:tcPr>
          <w:p w14:paraId="579FB1D8" w14:textId="77777777" w:rsidR="00AE0C10" w:rsidRDefault="00000000">
            <w:pPr>
              <w:pStyle w:val="Compact"/>
              <w:spacing w:after="0"/>
            </w:pPr>
            <w:r>
              <w:rPr>
                <w:rFonts w:ascii="Times New Roman" w:hAnsi="Times New Roman" w:cs="Times New Roman"/>
                <w:sz w:val="20"/>
                <w:szCs w:val="20"/>
              </w:rPr>
              <w:t>1,96</w:t>
            </w:r>
          </w:p>
        </w:tc>
        <w:tc>
          <w:tcPr>
            <w:tcW w:w="993" w:type="dxa"/>
            <w:tcBorders>
              <w:top w:val="nil"/>
              <w:left w:val="nil"/>
              <w:bottom w:val="nil"/>
              <w:right w:val="nil"/>
            </w:tcBorders>
          </w:tcPr>
          <w:p w14:paraId="24767FEA" w14:textId="77777777" w:rsidR="00AE0C10" w:rsidRDefault="00000000">
            <w:pPr>
              <w:pStyle w:val="Compact"/>
              <w:spacing w:after="0"/>
            </w:pPr>
            <w:r>
              <w:rPr>
                <w:rFonts w:ascii="Times New Roman" w:hAnsi="Times New Roman" w:cs="Times New Roman"/>
                <w:sz w:val="20"/>
                <w:szCs w:val="20"/>
              </w:rPr>
              <w:t>3,88</w:t>
            </w:r>
          </w:p>
        </w:tc>
        <w:tc>
          <w:tcPr>
            <w:tcW w:w="993" w:type="dxa"/>
            <w:tcBorders>
              <w:top w:val="nil"/>
              <w:left w:val="nil"/>
              <w:bottom w:val="nil"/>
              <w:right w:val="nil"/>
            </w:tcBorders>
          </w:tcPr>
          <w:p w14:paraId="711602AE" w14:textId="77777777" w:rsidR="00AE0C10" w:rsidRDefault="00000000">
            <w:pPr>
              <w:pStyle w:val="Compact"/>
              <w:spacing w:after="0"/>
            </w:pPr>
            <w:r>
              <w:rPr>
                <w:rFonts w:ascii="Times New Roman" w:hAnsi="Times New Roman" w:cs="Times New Roman"/>
                <w:sz w:val="20"/>
                <w:szCs w:val="20"/>
              </w:rPr>
              <w:t>3,83</w:t>
            </w:r>
          </w:p>
        </w:tc>
        <w:tc>
          <w:tcPr>
            <w:tcW w:w="993" w:type="dxa"/>
            <w:tcBorders>
              <w:top w:val="nil"/>
              <w:left w:val="nil"/>
              <w:bottom w:val="nil"/>
              <w:right w:val="nil"/>
            </w:tcBorders>
          </w:tcPr>
          <w:p w14:paraId="7471C2C5" w14:textId="77777777" w:rsidR="00AE0C10" w:rsidRDefault="00000000">
            <w:pPr>
              <w:pStyle w:val="Compact"/>
              <w:spacing w:after="0"/>
            </w:pPr>
            <w:r>
              <w:rPr>
                <w:rFonts w:ascii="Times New Roman" w:hAnsi="Times New Roman" w:cs="Times New Roman"/>
                <w:sz w:val="20"/>
                <w:szCs w:val="20"/>
              </w:rPr>
              <w:t>3,08</w:t>
            </w:r>
          </w:p>
        </w:tc>
        <w:tc>
          <w:tcPr>
            <w:tcW w:w="992" w:type="dxa"/>
            <w:tcBorders>
              <w:top w:val="nil"/>
              <w:left w:val="nil"/>
              <w:bottom w:val="nil"/>
              <w:right w:val="nil"/>
            </w:tcBorders>
          </w:tcPr>
          <w:p w14:paraId="4B49FF9E" w14:textId="77777777" w:rsidR="00AE0C10" w:rsidRDefault="00000000">
            <w:pPr>
              <w:pStyle w:val="Compact"/>
              <w:spacing w:after="0"/>
            </w:pPr>
            <w:r>
              <w:rPr>
                <w:rFonts w:ascii="Times New Roman" w:hAnsi="Times New Roman" w:cs="Times New Roman"/>
                <w:sz w:val="20"/>
                <w:szCs w:val="20"/>
              </w:rPr>
              <w:t>3,25</w:t>
            </w:r>
          </w:p>
        </w:tc>
      </w:tr>
      <w:tr w:rsidR="00AE0C10" w14:paraId="01324C1B" w14:textId="77777777" w:rsidTr="00AE0C10">
        <w:trPr>
          <w:jc w:val="center"/>
        </w:trPr>
        <w:tc>
          <w:tcPr>
            <w:tcW w:w="993" w:type="dxa"/>
            <w:tcBorders>
              <w:top w:val="nil"/>
              <w:left w:val="nil"/>
              <w:bottom w:val="nil"/>
              <w:right w:val="nil"/>
            </w:tcBorders>
          </w:tcPr>
          <w:p w14:paraId="6533DBA3" w14:textId="77777777" w:rsidR="00AE0C10" w:rsidRDefault="00000000">
            <w:pPr>
              <w:pStyle w:val="Compact"/>
              <w:spacing w:after="0"/>
            </w:pPr>
            <w:r>
              <w:rPr>
                <w:rFonts w:ascii="Times New Roman" w:hAnsi="Times New Roman" w:cs="Times New Roman"/>
                <w:sz w:val="20"/>
                <w:szCs w:val="20"/>
              </w:rPr>
              <w:t>on × P2</w:t>
            </w:r>
          </w:p>
        </w:tc>
        <w:tc>
          <w:tcPr>
            <w:tcW w:w="993" w:type="dxa"/>
            <w:tcBorders>
              <w:top w:val="nil"/>
              <w:left w:val="nil"/>
              <w:bottom w:val="nil"/>
              <w:right w:val="nil"/>
            </w:tcBorders>
          </w:tcPr>
          <w:p w14:paraId="117DEBF0" w14:textId="77777777" w:rsidR="00AE0C10" w:rsidRDefault="00000000">
            <w:pPr>
              <w:pStyle w:val="Compact"/>
              <w:spacing w:after="0"/>
            </w:pPr>
            <w:r>
              <w:rPr>
                <w:rFonts w:ascii="Times New Roman" w:hAnsi="Times New Roman" w:cs="Times New Roman"/>
                <w:sz w:val="20"/>
                <w:szCs w:val="20"/>
              </w:rPr>
              <w:t>24</w:t>
            </w:r>
          </w:p>
        </w:tc>
        <w:tc>
          <w:tcPr>
            <w:tcW w:w="993" w:type="dxa"/>
            <w:tcBorders>
              <w:top w:val="nil"/>
              <w:left w:val="nil"/>
              <w:bottom w:val="nil"/>
              <w:right w:val="nil"/>
            </w:tcBorders>
          </w:tcPr>
          <w:p w14:paraId="26D102FF" w14:textId="77777777" w:rsidR="00AE0C10" w:rsidRDefault="00000000">
            <w:pPr>
              <w:pStyle w:val="Compact"/>
              <w:spacing w:after="0"/>
            </w:pPr>
            <w:r>
              <w:rPr>
                <w:rFonts w:ascii="Times New Roman" w:hAnsi="Times New Roman" w:cs="Times New Roman"/>
                <w:sz w:val="20"/>
                <w:szCs w:val="20"/>
              </w:rPr>
              <w:t>4,01</w:t>
            </w:r>
          </w:p>
        </w:tc>
        <w:tc>
          <w:tcPr>
            <w:tcW w:w="993" w:type="dxa"/>
            <w:tcBorders>
              <w:top w:val="nil"/>
              <w:left w:val="nil"/>
              <w:bottom w:val="nil"/>
              <w:right w:val="nil"/>
            </w:tcBorders>
          </w:tcPr>
          <w:p w14:paraId="3B6CBBF1" w14:textId="77777777" w:rsidR="00AE0C10" w:rsidRDefault="00000000">
            <w:pPr>
              <w:pStyle w:val="Compact"/>
              <w:spacing w:after="0"/>
            </w:pPr>
            <w:r>
              <w:rPr>
                <w:rFonts w:ascii="Times New Roman" w:hAnsi="Times New Roman" w:cs="Times New Roman"/>
                <w:sz w:val="20"/>
                <w:szCs w:val="20"/>
              </w:rPr>
              <w:t>1,98</w:t>
            </w:r>
          </w:p>
        </w:tc>
        <w:tc>
          <w:tcPr>
            <w:tcW w:w="993" w:type="dxa"/>
            <w:tcBorders>
              <w:top w:val="nil"/>
              <w:left w:val="nil"/>
              <w:bottom w:val="nil"/>
              <w:right w:val="nil"/>
            </w:tcBorders>
          </w:tcPr>
          <w:p w14:paraId="5572D515" w14:textId="77777777" w:rsidR="00AE0C10" w:rsidRDefault="00000000">
            <w:pPr>
              <w:pStyle w:val="Compact"/>
              <w:spacing w:after="0"/>
            </w:pPr>
            <w:r>
              <w:rPr>
                <w:rFonts w:ascii="Times New Roman" w:hAnsi="Times New Roman" w:cs="Times New Roman"/>
                <w:sz w:val="20"/>
                <w:szCs w:val="20"/>
              </w:rPr>
              <w:t>3,71</w:t>
            </w:r>
          </w:p>
        </w:tc>
        <w:tc>
          <w:tcPr>
            <w:tcW w:w="993" w:type="dxa"/>
            <w:tcBorders>
              <w:top w:val="nil"/>
              <w:left w:val="nil"/>
              <w:bottom w:val="nil"/>
              <w:right w:val="nil"/>
            </w:tcBorders>
          </w:tcPr>
          <w:p w14:paraId="316559E0" w14:textId="77777777" w:rsidR="00AE0C10" w:rsidRDefault="00000000">
            <w:pPr>
              <w:pStyle w:val="Compact"/>
              <w:spacing w:after="0"/>
            </w:pPr>
            <w:r>
              <w:rPr>
                <w:rFonts w:ascii="Times New Roman" w:hAnsi="Times New Roman" w:cs="Times New Roman"/>
                <w:sz w:val="20"/>
                <w:szCs w:val="20"/>
              </w:rPr>
              <w:t>3,75</w:t>
            </w:r>
          </w:p>
        </w:tc>
        <w:tc>
          <w:tcPr>
            <w:tcW w:w="993" w:type="dxa"/>
            <w:tcBorders>
              <w:top w:val="nil"/>
              <w:left w:val="nil"/>
              <w:bottom w:val="nil"/>
              <w:right w:val="nil"/>
            </w:tcBorders>
          </w:tcPr>
          <w:p w14:paraId="1835B8A6" w14:textId="77777777" w:rsidR="00AE0C10" w:rsidRDefault="00000000">
            <w:pPr>
              <w:pStyle w:val="Compact"/>
              <w:spacing w:after="0"/>
            </w:pPr>
            <w:r>
              <w:rPr>
                <w:rFonts w:ascii="Times New Roman" w:hAnsi="Times New Roman" w:cs="Times New Roman"/>
                <w:sz w:val="20"/>
                <w:szCs w:val="20"/>
              </w:rPr>
              <w:t>3,25</w:t>
            </w:r>
          </w:p>
        </w:tc>
        <w:tc>
          <w:tcPr>
            <w:tcW w:w="992" w:type="dxa"/>
            <w:tcBorders>
              <w:top w:val="nil"/>
              <w:left w:val="nil"/>
              <w:bottom w:val="nil"/>
              <w:right w:val="nil"/>
            </w:tcBorders>
          </w:tcPr>
          <w:p w14:paraId="5FF97CB6" w14:textId="77777777" w:rsidR="00AE0C10" w:rsidRDefault="00000000">
            <w:pPr>
              <w:pStyle w:val="Compact"/>
              <w:spacing w:after="0"/>
            </w:pPr>
            <w:r>
              <w:rPr>
                <w:rFonts w:ascii="Times New Roman" w:hAnsi="Times New Roman" w:cs="Times New Roman"/>
                <w:sz w:val="20"/>
                <w:szCs w:val="20"/>
              </w:rPr>
              <w:t>3,12</w:t>
            </w:r>
          </w:p>
        </w:tc>
      </w:tr>
      <w:tr w:rsidR="00AE0C10" w14:paraId="0AF35260" w14:textId="77777777" w:rsidTr="00AE0C10">
        <w:trPr>
          <w:jc w:val="center"/>
        </w:trPr>
        <w:tc>
          <w:tcPr>
            <w:tcW w:w="993" w:type="dxa"/>
            <w:tcBorders>
              <w:top w:val="nil"/>
              <w:left w:val="nil"/>
              <w:bottom w:val="single" w:sz="10" w:space="0" w:color="000000"/>
              <w:right w:val="nil"/>
            </w:tcBorders>
          </w:tcPr>
          <w:p w14:paraId="019E5033" w14:textId="77777777" w:rsidR="00AE0C10" w:rsidRDefault="00000000">
            <w:pPr>
              <w:pStyle w:val="Compact"/>
              <w:spacing w:after="0"/>
            </w:pPr>
            <w:r>
              <w:rPr>
                <w:rFonts w:ascii="Times New Roman" w:hAnsi="Times New Roman" w:cs="Times New Roman"/>
                <w:sz w:val="20"/>
                <w:szCs w:val="20"/>
              </w:rPr>
              <w:t>on × P3</w:t>
            </w:r>
          </w:p>
        </w:tc>
        <w:tc>
          <w:tcPr>
            <w:tcW w:w="993" w:type="dxa"/>
            <w:tcBorders>
              <w:top w:val="nil"/>
              <w:left w:val="nil"/>
              <w:bottom w:val="single" w:sz="10" w:space="0" w:color="000000"/>
              <w:right w:val="nil"/>
            </w:tcBorders>
          </w:tcPr>
          <w:p w14:paraId="31776455" w14:textId="77777777" w:rsidR="00AE0C10" w:rsidRDefault="00000000">
            <w:pPr>
              <w:pStyle w:val="Compact"/>
              <w:spacing w:after="0"/>
            </w:pPr>
            <w:r>
              <w:rPr>
                <w:rFonts w:ascii="Times New Roman" w:hAnsi="Times New Roman" w:cs="Times New Roman"/>
                <w:sz w:val="20"/>
                <w:szCs w:val="20"/>
              </w:rPr>
              <w:t>24</w:t>
            </w:r>
          </w:p>
        </w:tc>
        <w:tc>
          <w:tcPr>
            <w:tcW w:w="993" w:type="dxa"/>
            <w:tcBorders>
              <w:top w:val="nil"/>
              <w:left w:val="nil"/>
              <w:bottom w:val="single" w:sz="10" w:space="0" w:color="000000"/>
              <w:right w:val="nil"/>
            </w:tcBorders>
          </w:tcPr>
          <w:p w14:paraId="4C50F1DF" w14:textId="77777777" w:rsidR="00AE0C10" w:rsidRDefault="00000000">
            <w:pPr>
              <w:pStyle w:val="Compact"/>
              <w:spacing w:after="0"/>
            </w:pPr>
            <w:r>
              <w:rPr>
                <w:rFonts w:ascii="Times New Roman" w:hAnsi="Times New Roman" w:cs="Times New Roman"/>
                <w:sz w:val="20"/>
                <w:szCs w:val="20"/>
              </w:rPr>
              <w:t>4,01</w:t>
            </w:r>
          </w:p>
        </w:tc>
        <w:tc>
          <w:tcPr>
            <w:tcW w:w="993" w:type="dxa"/>
            <w:tcBorders>
              <w:top w:val="nil"/>
              <w:left w:val="nil"/>
              <w:bottom w:val="single" w:sz="10" w:space="0" w:color="000000"/>
              <w:right w:val="nil"/>
            </w:tcBorders>
          </w:tcPr>
          <w:p w14:paraId="585BD329" w14:textId="77777777" w:rsidR="00AE0C10" w:rsidRDefault="00000000">
            <w:pPr>
              <w:pStyle w:val="Compact"/>
              <w:spacing w:after="0"/>
            </w:pPr>
            <w:r>
              <w:rPr>
                <w:rFonts w:ascii="Times New Roman" w:hAnsi="Times New Roman" w:cs="Times New Roman"/>
                <w:sz w:val="20"/>
                <w:szCs w:val="20"/>
              </w:rPr>
              <w:t>1,94</w:t>
            </w:r>
          </w:p>
        </w:tc>
        <w:tc>
          <w:tcPr>
            <w:tcW w:w="993" w:type="dxa"/>
            <w:tcBorders>
              <w:top w:val="nil"/>
              <w:left w:val="nil"/>
              <w:bottom w:val="single" w:sz="10" w:space="0" w:color="000000"/>
              <w:right w:val="nil"/>
            </w:tcBorders>
          </w:tcPr>
          <w:p w14:paraId="55C0B7A4" w14:textId="77777777" w:rsidR="00AE0C10" w:rsidRDefault="00000000">
            <w:pPr>
              <w:pStyle w:val="Compact"/>
              <w:spacing w:after="0"/>
            </w:pPr>
            <w:r>
              <w:rPr>
                <w:rFonts w:ascii="Times New Roman" w:hAnsi="Times New Roman" w:cs="Times New Roman"/>
                <w:sz w:val="20"/>
                <w:szCs w:val="20"/>
              </w:rPr>
              <w:t>3,92</w:t>
            </w:r>
          </w:p>
        </w:tc>
        <w:tc>
          <w:tcPr>
            <w:tcW w:w="993" w:type="dxa"/>
            <w:tcBorders>
              <w:top w:val="nil"/>
              <w:left w:val="nil"/>
              <w:bottom w:val="single" w:sz="10" w:space="0" w:color="000000"/>
              <w:right w:val="nil"/>
            </w:tcBorders>
          </w:tcPr>
          <w:p w14:paraId="5D51F00F" w14:textId="77777777" w:rsidR="00AE0C10" w:rsidRDefault="00000000">
            <w:pPr>
              <w:pStyle w:val="Compact"/>
              <w:spacing w:after="0"/>
            </w:pPr>
            <w:r>
              <w:rPr>
                <w:rFonts w:ascii="Times New Roman" w:hAnsi="Times New Roman" w:cs="Times New Roman"/>
                <w:sz w:val="20"/>
                <w:szCs w:val="20"/>
              </w:rPr>
              <w:t>3,96</w:t>
            </w:r>
          </w:p>
        </w:tc>
        <w:tc>
          <w:tcPr>
            <w:tcW w:w="993" w:type="dxa"/>
            <w:tcBorders>
              <w:top w:val="nil"/>
              <w:left w:val="nil"/>
              <w:bottom w:val="single" w:sz="10" w:space="0" w:color="000000"/>
              <w:right w:val="nil"/>
            </w:tcBorders>
          </w:tcPr>
          <w:p w14:paraId="2B73555A" w14:textId="77777777" w:rsidR="00AE0C10" w:rsidRDefault="00000000">
            <w:pPr>
              <w:pStyle w:val="Compact"/>
              <w:spacing w:after="0"/>
            </w:pPr>
            <w:r>
              <w:rPr>
                <w:rFonts w:ascii="Times New Roman" w:hAnsi="Times New Roman" w:cs="Times New Roman"/>
                <w:sz w:val="20"/>
                <w:szCs w:val="20"/>
              </w:rPr>
              <w:t>3,46</w:t>
            </w:r>
          </w:p>
        </w:tc>
        <w:tc>
          <w:tcPr>
            <w:tcW w:w="992" w:type="dxa"/>
            <w:tcBorders>
              <w:top w:val="nil"/>
              <w:left w:val="nil"/>
              <w:bottom w:val="single" w:sz="10" w:space="0" w:color="000000"/>
              <w:right w:val="nil"/>
            </w:tcBorders>
          </w:tcPr>
          <w:p w14:paraId="029E38BD" w14:textId="77777777" w:rsidR="00AE0C10" w:rsidRDefault="00000000">
            <w:pPr>
              <w:pStyle w:val="Compact"/>
              <w:spacing w:after="0"/>
            </w:pPr>
            <w:r>
              <w:rPr>
                <w:rFonts w:ascii="Times New Roman" w:hAnsi="Times New Roman" w:cs="Times New Roman"/>
                <w:sz w:val="20"/>
                <w:szCs w:val="20"/>
              </w:rPr>
              <w:t>3,38</w:t>
            </w:r>
          </w:p>
        </w:tc>
      </w:tr>
    </w:tbl>
    <w:p w14:paraId="33ABEAB2" w14:textId="77777777" w:rsidR="00AE0C10" w:rsidRDefault="00000000">
      <w:pPr>
        <w:pStyle w:val="Zkladntext"/>
      </w:pPr>
      <w:r>
        <w:t>Poznámka. Všetky ukazovatele v tejto tabuľke vychádzajú zo 166 ľudských ratingov.</w:t>
      </w:r>
    </w:p>
    <w:p w14:paraId="65577383" w14:textId="77777777" w:rsidR="00AE0C10" w:rsidRDefault="00000000">
      <w:pPr>
        <w:pStyle w:val="Zkladntext"/>
      </w:pPr>
      <w:r>
        <w:rPr>
          <w:b/>
          <w:bCs/>
        </w:rPr>
        <w:t>Tabuľka 6B. Transcript-level ukazovatele odchýlky podľa experimentálnych buniek.</w:t>
      </w:r>
    </w:p>
    <w:tbl>
      <w:tblPr>
        <w:tblStyle w:val="Table"/>
        <w:tblW w:w="7943" w:type="dxa"/>
        <w:jc w:val="center"/>
        <w:tblBorders>
          <w:top w:val="nil"/>
          <w:left w:val="nil"/>
          <w:bottom w:val="nil"/>
          <w:right w:val="nil"/>
          <w:insideH w:val="nil"/>
          <w:insideV w:val="nil"/>
        </w:tblBorders>
        <w:tblLayout w:type="fixed"/>
        <w:tblCellMar>
          <w:top w:w="35" w:type="dxa"/>
          <w:left w:w="90" w:type="dxa"/>
          <w:bottom w:w="35" w:type="dxa"/>
          <w:right w:w="90" w:type="dxa"/>
        </w:tblCellMar>
        <w:tblLook w:val="04A0" w:firstRow="1" w:lastRow="0" w:firstColumn="1" w:lastColumn="0" w:noHBand="0" w:noVBand="1"/>
      </w:tblPr>
      <w:tblGrid>
        <w:gridCol w:w="1589"/>
        <w:gridCol w:w="1589"/>
        <w:gridCol w:w="1589"/>
        <w:gridCol w:w="1589"/>
        <w:gridCol w:w="1587"/>
      </w:tblGrid>
      <w:tr w:rsidR="00AE0C10" w14:paraId="25959DA0" w14:textId="77777777" w:rsidTr="00AE0C10">
        <w:trPr>
          <w:cnfStyle w:val="100000000000" w:firstRow="1" w:lastRow="0" w:firstColumn="0" w:lastColumn="0" w:oddVBand="0" w:evenVBand="0" w:oddHBand="0" w:evenHBand="0" w:firstRowFirstColumn="0" w:firstRowLastColumn="0" w:lastRowFirstColumn="0" w:lastRowLastColumn="0"/>
          <w:tblHeader/>
          <w:jc w:val="center"/>
        </w:trPr>
        <w:tc>
          <w:tcPr>
            <w:tcW w:w="1589" w:type="dxa"/>
            <w:tcBorders>
              <w:top w:val="single" w:sz="10" w:space="0" w:color="000000"/>
              <w:left w:val="nil"/>
              <w:bottom w:val="single" w:sz="8" w:space="0" w:color="000000"/>
              <w:right w:val="nil"/>
            </w:tcBorders>
          </w:tcPr>
          <w:p w14:paraId="66F756C5" w14:textId="77777777" w:rsidR="00AE0C10" w:rsidRDefault="00000000">
            <w:pPr>
              <w:pStyle w:val="Compact"/>
              <w:spacing w:after="0"/>
            </w:pPr>
            <w:r>
              <w:rPr>
                <w:rFonts w:ascii="Times New Roman" w:hAnsi="Times New Roman" w:cs="Times New Roman"/>
                <w:b/>
                <w:bCs/>
                <w:sz w:val="20"/>
                <w:szCs w:val="20"/>
              </w:rPr>
              <w:t>Bunka dizajnu</w:t>
            </w:r>
          </w:p>
        </w:tc>
        <w:tc>
          <w:tcPr>
            <w:tcW w:w="1589" w:type="dxa"/>
            <w:tcBorders>
              <w:top w:val="single" w:sz="10" w:space="0" w:color="000000"/>
              <w:left w:val="nil"/>
              <w:bottom w:val="single" w:sz="8" w:space="0" w:color="000000"/>
              <w:right w:val="nil"/>
            </w:tcBorders>
          </w:tcPr>
          <w:p w14:paraId="39C8B48F" w14:textId="77777777" w:rsidR="00AE0C10" w:rsidRDefault="00000000">
            <w:pPr>
              <w:pStyle w:val="Compact"/>
              <w:spacing w:after="0"/>
            </w:pPr>
            <w:r>
              <w:rPr>
                <w:rFonts w:ascii="Times New Roman" w:hAnsi="Times New Roman" w:cs="Times New Roman"/>
                <w:b/>
                <w:bCs/>
                <w:sz w:val="20"/>
                <w:szCs w:val="20"/>
              </w:rPr>
              <w:t>N transkriptov</w:t>
            </w:r>
          </w:p>
        </w:tc>
        <w:tc>
          <w:tcPr>
            <w:tcW w:w="1589" w:type="dxa"/>
            <w:tcBorders>
              <w:top w:val="single" w:sz="10" w:space="0" w:color="000000"/>
              <w:left w:val="nil"/>
              <w:bottom w:val="single" w:sz="8" w:space="0" w:color="000000"/>
              <w:right w:val="nil"/>
            </w:tcBorders>
          </w:tcPr>
          <w:p w14:paraId="63C3A87D" w14:textId="77777777" w:rsidR="00AE0C10" w:rsidRDefault="00000000">
            <w:pPr>
              <w:pStyle w:val="Compact"/>
              <w:spacing w:after="0"/>
            </w:pPr>
            <w:r>
              <w:rPr>
                <w:rFonts w:ascii="Times New Roman" w:hAnsi="Times New Roman" w:cs="Times New Roman"/>
                <w:b/>
                <w:bCs/>
                <w:sz w:val="20"/>
                <w:szCs w:val="20"/>
              </w:rPr>
              <w:t>Symptom error (transkripty)</w:t>
            </w:r>
          </w:p>
        </w:tc>
        <w:tc>
          <w:tcPr>
            <w:tcW w:w="1589" w:type="dxa"/>
            <w:tcBorders>
              <w:top w:val="single" w:sz="10" w:space="0" w:color="000000"/>
              <w:left w:val="nil"/>
              <w:bottom w:val="single" w:sz="8" w:space="0" w:color="000000"/>
              <w:right w:val="nil"/>
            </w:tcBorders>
          </w:tcPr>
          <w:p w14:paraId="6423BBBE" w14:textId="77777777" w:rsidR="00AE0C10" w:rsidRDefault="00000000">
            <w:pPr>
              <w:pStyle w:val="Compact"/>
              <w:spacing w:after="0"/>
            </w:pPr>
            <w:r>
              <w:rPr>
                <w:rFonts w:ascii="Times New Roman" w:hAnsi="Times New Roman" w:cs="Times New Roman"/>
                <w:b/>
                <w:bCs/>
                <w:sz w:val="20"/>
                <w:szCs w:val="20"/>
              </w:rPr>
              <w:t>Severity error (transkripty)</w:t>
            </w:r>
          </w:p>
        </w:tc>
        <w:tc>
          <w:tcPr>
            <w:tcW w:w="1587" w:type="dxa"/>
            <w:tcBorders>
              <w:top w:val="single" w:sz="10" w:space="0" w:color="000000"/>
              <w:left w:val="nil"/>
              <w:bottom w:val="single" w:sz="8" w:space="0" w:color="000000"/>
              <w:right w:val="nil"/>
            </w:tcBorders>
          </w:tcPr>
          <w:p w14:paraId="49E65D49" w14:textId="77777777" w:rsidR="00AE0C10" w:rsidRDefault="00000000">
            <w:pPr>
              <w:pStyle w:val="Compact"/>
              <w:spacing w:after="0"/>
            </w:pPr>
            <w:r>
              <w:rPr>
                <w:rFonts w:ascii="Times New Roman" w:hAnsi="Times New Roman" w:cs="Times New Roman"/>
                <w:b/>
                <w:bCs/>
                <w:sz w:val="20"/>
                <w:szCs w:val="20"/>
              </w:rPr>
              <w:t>Impact error (transkripty)</w:t>
            </w:r>
          </w:p>
        </w:tc>
      </w:tr>
      <w:tr w:rsidR="00AE0C10" w14:paraId="1C100165" w14:textId="77777777" w:rsidTr="00AE0C10">
        <w:trPr>
          <w:jc w:val="center"/>
        </w:trPr>
        <w:tc>
          <w:tcPr>
            <w:tcW w:w="1589" w:type="dxa"/>
            <w:tcBorders>
              <w:top w:val="nil"/>
              <w:left w:val="nil"/>
              <w:bottom w:val="nil"/>
              <w:right w:val="nil"/>
            </w:tcBorders>
          </w:tcPr>
          <w:p w14:paraId="77CCD05F" w14:textId="77777777" w:rsidR="00AE0C10" w:rsidRDefault="00000000">
            <w:pPr>
              <w:pStyle w:val="Compact"/>
              <w:spacing w:after="0"/>
            </w:pPr>
            <w:r>
              <w:rPr>
                <w:rFonts w:ascii="Times New Roman" w:hAnsi="Times New Roman" w:cs="Times New Roman"/>
                <w:sz w:val="20"/>
                <w:szCs w:val="20"/>
              </w:rPr>
              <w:t>off × P1</w:t>
            </w:r>
          </w:p>
        </w:tc>
        <w:tc>
          <w:tcPr>
            <w:tcW w:w="1589" w:type="dxa"/>
            <w:tcBorders>
              <w:top w:val="nil"/>
              <w:left w:val="nil"/>
              <w:bottom w:val="nil"/>
              <w:right w:val="nil"/>
            </w:tcBorders>
          </w:tcPr>
          <w:p w14:paraId="0762D722" w14:textId="77777777" w:rsidR="00AE0C10" w:rsidRDefault="00000000">
            <w:pPr>
              <w:pStyle w:val="Compact"/>
              <w:spacing w:after="0"/>
            </w:pPr>
            <w:r>
              <w:rPr>
                <w:rFonts w:ascii="Times New Roman" w:hAnsi="Times New Roman" w:cs="Times New Roman"/>
                <w:sz w:val="20"/>
                <w:szCs w:val="20"/>
              </w:rPr>
              <w:t>12</w:t>
            </w:r>
          </w:p>
        </w:tc>
        <w:tc>
          <w:tcPr>
            <w:tcW w:w="1589" w:type="dxa"/>
            <w:tcBorders>
              <w:top w:val="nil"/>
              <w:left w:val="nil"/>
              <w:bottom w:val="nil"/>
              <w:right w:val="nil"/>
            </w:tcBorders>
          </w:tcPr>
          <w:p w14:paraId="75E3E82C" w14:textId="77777777" w:rsidR="00AE0C10" w:rsidRDefault="00000000">
            <w:pPr>
              <w:pStyle w:val="Compact"/>
              <w:spacing w:after="0"/>
            </w:pPr>
            <w:r>
              <w:rPr>
                <w:rFonts w:ascii="Times New Roman" w:hAnsi="Times New Roman" w:cs="Times New Roman"/>
                <w:sz w:val="20"/>
                <w:szCs w:val="20"/>
              </w:rPr>
              <w:t>0,54</w:t>
            </w:r>
          </w:p>
        </w:tc>
        <w:tc>
          <w:tcPr>
            <w:tcW w:w="1589" w:type="dxa"/>
            <w:tcBorders>
              <w:top w:val="nil"/>
              <w:left w:val="nil"/>
              <w:bottom w:val="nil"/>
              <w:right w:val="nil"/>
            </w:tcBorders>
          </w:tcPr>
          <w:p w14:paraId="434EE25C" w14:textId="77777777" w:rsidR="00AE0C10" w:rsidRDefault="00000000">
            <w:pPr>
              <w:pStyle w:val="Compact"/>
              <w:spacing w:after="0"/>
            </w:pPr>
            <w:r>
              <w:rPr>
                <w:rFonts w:ascii="Times New Roman" w:hAnsi="Times New Roman" w:cs="Times New Roman"/>
                <w:sz w:val="20"/>
                <w:szCs w:val="20"/>
              </w:rPr>
              <w:t>0,58</w:t>
            </w:r>
          </w:p>
        </w:tc>
        <w:tc>
          <w:tcPr>
            <w:tcW w:w="1587" w:type="dxa"/>
            <w:tcBorders>
              <w:top w:val="nil"/>
              <w:left w:val="nil"/>
              <w:bottom w:val="nil"/>
              <w:right w:val="nil"/>
            </w:tcBorders>
          </w:tcPr>
          <w:p w14:paraId="444EBF5C" w14:textId="77777777" w:rsidR="00AE0C10" w:rsidRDefault="00000000">
            <w:pPr>
              <w:pStyle w:val="Compact"/>
              <w:spacing w:after="0"/>
            </w:pPr>
            <w:r>
              <w:rPr>
                <w:rFonts w:ascii="Times New Roman" w:hAnsi="Times New Roman" w:cs="Times New Roman"/>
                <w:sz w:val="20"/>
                <w:szCs w:val="20"/>
              </w:rPr>
              <w:t>0,58</w:t>
            </w:r>
          </w:p>
        </w:tc>
      </w:tr>
      <w:tr w:rsidR="00AE0C10" w14:paraId="53044AD3" w14:textId="77777777" w:rsidTr="00AE0C10">
        <w:trPr>
          <w:jc w:val="center"/>
        </w:trPr>
        <w:tc>
          <w:tcPr>
            <w:tcW w:w="1589" w:type="dxa"/>
            <w:tcBorders>
              <w:top w:val="nil"/>
              <w:left w:val="nil"/>
              <w:bottom w:val="nil"/>
              <w:right w:val="nil"/>
            </w:tcBorders>
          </w:tcPr>
          <w:p w14:paraId="2D12326B" w14:textId="77777777" w:rsidR="00AE0C10" w:rsidRDefault="00000000">
            <w:pPr>
              <w:pStyle w:val="Compact"/>
              <w:spacing w:after="0"/>
            </w:pPr>
            <w:r>
              <w:rPr>
                <w:rFonts w:ascii="Times New Roman" w:hAnsi="Times New Roman" w:cs="Times New Roman"/>
                <w:sz w:val="20"/>
                <w:szCs w:val="20"/>
              </w:rPr>
              <w:t>off × P2</w:t>
            </w:r>
          </w:p>
        </w:tc>
        <w:tc>
          <w:tcPr>
            <w:tcW w:w="1589" w:type="dxa"/>
            <w:tcBorders>
              <w:top w:val="nil"/>
              <w:left w:val="nil"/>
              <w:bottom w:val="nil"/>
              <w:right w:val="nil"/>
            </w:tcBorders>
          </w:tcPr>
          <w:p w14:paraId="2E250B96" w14:textId="77777777" w:rsidR="00AE0C10" w:rsidRDefault="00000000">
            <w:pPr>
              <w:pStyle w:val="Compact"/>
              <w:spacing w:after="0"/>
            </w:pPr>
            <w:r>
              <w:rPr>
                <w:rFonts w:ascii="Times New Roman" w:hAnsi="Times New Roman" w:cs="Times New Roman"/>
                <w:sz w:val="20"/>
                <w:szCs w:val="20"/>
              </w:rPr>
              <w:t>12</w:t>
            </w:r>
          </w:p>
        </w:tc>
        <w:tc>
          <w:tcPr>
            <w:tcW w:w="1589" w:type="dxa"/>
            <w:tcBorders>
              <w:top w:val="nil"/>
              <w:left w:val="nil"/>
              <w:bottom w:val="nil"/>
              <w:right w:val="nil"/>
            </w:tcBorders>
          </w:tcPr>
          <w:p w14:paraId="5E3A55BA" w14:textId="77777777" w:rsidR="00AE0C10" w:rsidRDefault="00000000">
            <w:pPr>
              <w:pStyle w:val="Compact"/>
              <w:spacing w:after="0"/>
            </w:pPr>
            <w:r>
              <w:rPr>
                <w:rFonts w:ascii="Times New Roman" w:hAnsi="Times New Roman" w:cs="Times New Roman"/>
                <w:sz w:val="20"/>
                <w:szCs w:val="20"/>
              </w:rPr>
              <w:t>0,49</w:t>
            </w:r>
          </w:p>
        </w:tc>
        <w:tc>
          <w:tcPr>
            <w:tcW w:w="1589" w:type="dxa"/>
            <w:tcBorders>
              <w:top w:val="nil"/>
              <w:left w:val="nil"/>
              <w:bottom w:val="nil"/>
              <w:right w:val="nil"/>
            </w:tcBorders>
          </w:tcPr>
          <w:p w14:paraId="7EF7B169" w14:textId="77777777" w:rsidR="00AE0C10" w:rsidRDefault="00000000">
            <w:pPr>
              <w:pStyle w:val="Compact"/>
              <w:spacing w:after="0"/>
            </w:pPr>
            <w:r>
              <w:rPr>
                <w:rFonts w:ascii="Times New Roman" w:hAnsi="Times New Roman" w:cs="Times New Roman"/>
                <w:sz w:val="20"/>
                <w:szCs w:val="20"/>
              </w:rPr>
              <w:t>0,29</w:t>
            </w:r>
          </w:p>
        </w:tc>
        <w:tc>
          <w:tcPr>
            <w:tcW w:w="1587" w:type="dxa"/>
            <w:tcBorders>
              <w:top w:val="nil"/>
              <w:left w:val="nil"/>
              <w:bottom w:val="nil"/>
              <w:right w:val="nil"/>
            </w:tcBorders>
          </w:tcPr>
          <w:p w14:paraId="7F5DF81C" w14:textId="77777777" w:rsidR="00AE0C10" w:rsidRDefault="00000000">
            <w:pPr>
              <w:pStyle w:val="Compact"/>
              <w:spacing w:after="0"/>
            </w:pPr>
            <w:r>
              <w:rPr>
                <w:rFonts w:ascii="Times New Roman" w:hAnsi="Times New Roman" w:cs="Times New Roman"/>
                <w:sz w:val="20"/>
                <w:szCs w:val="20"/>
              </w:rPr>
              <w:t>0,29</w:t>
            </w:r>
          </w:p>
        </w:tc>
      </w:tr>
      <w:tr w:rsidR="00AE0C10" w14:paraId="126F0F75" w14:textId="77777777" w:rsidTr="00AE0C10">
        <w:trPr>
          <w:jc w:val="center"/>
        </w:trPr>
        <w:tc>
          <w:tcPr>
            <w:tcW w:w="1589" w:type="dxa"/>
            <w:tcBorders>
              <w:top w:val="nil"/>
              <w:left w:val="nil"/>
              <w:bottom w:val="nil"/>
              <w:right w:val="nil"/>
            </w:tcBorders>
          </w:tcPr>
          <w:p w14:paraId="66B755D8" w14:textId="77777777" w:rsidR="00AE0C10" w:rsidRDefault="00000000">
            <w:pPr>
              <w:pStyle w:val="Compact"/>
              <w:spacing w:after="0"/>
            </w:pPr>
            <w:r>
              <w:rPr>
                <w:rFonts w:ascii="Times New Roman" w:hAnsi="Times New Roman" w:cs="Times New Roman"/>
                <w:sz w:val="20"/>
                <w:szCs w:val="20"/>
              </w:rPr>
              <w:t>off × P3</w:t>
            </w:r>
          </w:p>
        </w:tc>
        <w:tc>
          <w:tcPr>
            <w:tcW w:w="1589" w:type="dxa"/>
            <w:tcBorders>
              <w:top w:val="nil"/>
              <w:left w:val="nil"/>
              <w:bottom w:val="nil"/>
              <w:right w:val="nil"/>
            </w:tcBorders>
          </w:tcPr>
          <w:p w14:paraId="22652D77" w14:textId="77777777" w:rsidR="00AE0C10" w:rsidRDefault="00000000">
            <w:pPr>
              <w:pStyle w:val="Compact"/>
              <w:spacing w:after="0"/>
            </w:pPr>
            <w:r>
              <w:rPr>
                <w:rFonts w:ascii="Times New Roman" w:hAnsi="Times New Roman" w:cs="Times New Roman"/>
                <w:sz w:val="20"/>
                <w:szCs w:val="20"/>
              </w:rPr>
              <w:t>12</w:t>
            </w:r>
          </w:p>
        </w:tc>
        <w:tc>
          <w:tcPr>
            <w:tcW w:w="1589" w:type="dxa"/>
            <w:tcBorders>
              <w:top w:val="nil"/>
              <w:left w:val="nil"/>
              <w:bottom w:val="nil"/>
              <w:right w:val="nil"/>
            </w:tcBorders>
          </w:tcPr>
          <w:p w14:paraId="1E8DFA96" w14:textId="77777777" w:rsidR="00AE0C10" w:rsidRDefault="00000000">
            <w:pPr>
              <w:pStyle w:val="Compact"/>
              <w:spacing w:after="0"/>
            </w:pPr>
            <w:r>
              <w:rPr>
                <w:rFonts w:ascii="Times New Roman" w:hAnsi="Times New Roman" w:cs="Times New Roman"/>
                <w:sz w:val="20"/>
                <w:szCs w:val="20"/>
              </w:rPr>
              <w:t>0,59</w:t>
            </w:r>
          </w:p>
        </w:tc>
        <w:tc>
          <w:tcPr>
            <w:tcW w:w="1589" w:type="dxa"/>
            <w:tcBorders>
              <w:top w:val="nil"/>
              <w:left w:val="nil"/>
              <w:bottom w:val="nil"/>
              <w:right w:val="nil"/>
            </w:tcBorders>
          </w:tcPr>
          <w:p w14:paraId="47D3037D" w14:textId="77777777" w:rsidR="00AE0C10" w:rsidRDefault="00000000">
            <w:pPr>
              <w:pStyle w:val="Compact"/>
              <w:spacing w:after="0"/>
            </w:pPr>
            <w:r>
              <w:rPr>
                <w:rFonts w:ascii="Times New Roman" w:hAnsi="Times New Roman" w:cs="Times New Roman"/>
                <w:sz w:val="20"/>
                <w:szCs w:val="20"/>
              </w:rPr>
              <w:t>0,21</w:t>
            </w:r>
          </w:p>
        </w:tc>
        <w:tc>
          <w:tcPr>
            <w:tcW w:w="1587" w:type="dxa"/>
            <w:tcBorders>
              <w:top w:val="nil"/>
              <w:left w:val="nil"/>
              <w:bottom w:val="nil"/>
              <w:right w:val="nil"/>
            </w:tcBorders>
          </w:tcPr>
          <w:p w14:paraId="0539B8B1" w14:textId="77777777" w:rsidR="00AE0C10" w:rsidRDefault="00000000">
            <w:pPr>
              <w:pStyle w:val="Compact"/>
              <w:spacing w:after="0"/>
            </w:pPr>
            <w:r>
              <w:rPr>
                <w:rFonts w:ascii="Times New Roman" w:hAnsi="Times New Roman" w:cs="Times New Roman"/>
                <w:sz w:val="20"/>
                <w:szCs w:val="20"/>
              </w:rPr>
              <w:t>0,38</w:t>
            </w:r>
          </w:p>
        </w:tc>
      </w:tr>
      <w:tr w:rsidR="00AE0C10" w14:paraId="1FFD2FE5" w14:textId="77777777" w:rsidTr="00AE0C10">
        <w:trPr>
          <w:jc w:val="center"/>
        </w:trPr>
        <w:tc>
          <w:tcPr>
            <w:tcW w:w="1589" w:type="dxa"/>
            <w:tcBorders>
              <w:top w:val="nil"/>
              <w:left w:val="nil"/>
              <w:bottom w:val="nil"/>
              <w:right w:val="nil"/>
            </w:tcBorders>
          </w:tcPr>
          <w:p w14:paraId="49B0B4F9" w14:textId="77777777" w:rsidR="00AE0C10" w:rsidRDefault="00000000">
            <w:pPr>
              <w:pStyle w:val="Compact"/>
              <w:spacing w:after="0"/>
            </w:pPr>
            <w:r>
              <w:rPr>
                <w:rFonts w:ascii="Times New Roman" w:hAnsi="Times New Roman" w:cs="Times New Roman"/>
                <w:sz w:val="20"/>
                <w:szCs w:val="20"/>
              </w:rPr>
              <w:t>on × P1</w:t>
            </w:r>
          </w:p>
        </w:tc>
        <w:tc>
          <w:tcPr>
            <w:tcW w:w="1589" w:type="dxa"/>
            <w:tcBorders>
              <w:top w:val="nil"/>
              <w:left w:val="nil"/>
              <w:bottom w:val="nil"/>
              <w:right w:val="nil"/>
            </w:tcBorders>
          </w:tcPr>
          <w:p w14:paraId="1B1B9A83" w14:textId="77777777" w:rsidR="00AE0C10" w:rsidRDefault="00000000">
            <w:pPr>
              <w:pStyle w:val="Compact"/>
              <w:spacing w:after="0"/>
            </w:pPr>
            <w:r>
              <w:rPr>
                <w:rFonts w:ascii="Times New Roman" w:hAnsi="Times New Roman" w:cs="Times New Roman"/>
                <w:sz w:val="20"/>
                <w:szCs w:val="20"/>
              </w:rPr>
              <w:t>12</w:t>
            </w:r>
          </w:p>
        </w:tc>
        <w:tc>
          <w:tcPr>
            <w:tcW w:w="1589" w:type="dxa"/>
            <w:tcBorders>
              <w:top w:val="nil"/>
              <w:left w:val="nil"/>
              <w:bottom w:val="nil"/>
              <w:right w:val="nil"/>
            </w:tcBorders>
          </w:tcPr>
          <w:p w14:paraId="0D035634" w14:textId="77777777" w:rsidR="00AE0C10" w:rsidRDefault="00000000">
            <w:pPr>
              <w:pStyle w:val="Compact"/>
              <w:spacing w:after="0"/>
            </w:pPr>
            <w:r>
              <w:rPr>
                <w:rFonts w:ascii="Times New Roman" w:hAnsi="Times New Roman" w:cs="Times New Roman"/>
                <w:sz w:val="20"/>
                <w:szCs w:val="20"/>
              </w:rPr>
              <w:t>0,52</w:t>
            </w:r>
          </w:p>
        </w:tc>
        <w:tc>
          <w:tcPr>
            <w:tcW w:w="1589" w:type="dxa"/>
            <w:tcBorders>
              <w:top w:val="nil"/>
              <w:left w:val="nil"/>
              <w:bottom w:val="nil"/>
              <w:right w:val="nil"/>
            </w:tcBorders>
          </w:tcPr>
          <w:p w14:paraId="540ECEB9" w14:textId="77777777" w:rsidR="00AE0C10" w:rsidRDefault="00000000">
            <w:pPr>
              <w:pStyle w:val="Compact"/>
              <w:spacing w:after="0"/>
            </w:pPr>
            <w:r>
              <w:rPr>
                <w:rFonts w:ascii="Times New Roman" w:hAnsi="Times New Roman" w:cs="Times New Roman"/>
                <w:sz w:val="20"/>
                <w:szCs w:val="20"/>
              </w:rPr>
              <w:t>0,33</w:t>
            </w:r>
          </w:p>
        </w:tc>
        <w:tc>
          <w:tcPr>
            <w:tcW w:w="1587" w:type="dxa"/>
            <w:tcBorders>
              <w:top w:val="nil"/>
              <w:left w:val="nil"/>
              <w:bottom w:val="nil"/>
              <w:right w:val="nil"/>
            </w:tcBorders>
          </w:tcPr>
          <w:p w14:paraId="571D7422" w14:textId="77777777" w:rsidR="00AE0C10" w:rsidRDefault="00000000">
            <w:pPr>
              <w:pStyle w:val="Compact"/>
              <w:spacing w:after="0"/>
            </w:pPr>
            <w:r>
              <w:rPr>
                <w:rFonts w:ascii="Times New Roman" w:hAnsi="Times New Roman" w:cs="Times New Roman"/>
                <w:sz w:val="20"/>
                <w:szCs w:val="20"/>
              </w:rPr>
              <w:t>0,42</w:t>
            </w:r>
          </w:p>
        </w:tc>
      </w:tr>
      <w:tr w:rsidR="00AE0C10" w14:paraId="69D47802" w14:textId="77777777" w:rsidTr="00AE0C10">
        <w:trPr>
          <w:jc w:val="center"/>
        </w:trPr>
        <w:tc>
          <w:tcPr>
            <w:tcW w:w="1589" w:type="dxa"/>
            <w:tcBorders>
              <w:top w:val="nil"/>
              <w:left w:val="nil"/>
              <w:bottom w:val="nil"/>
              <w:right w:val="nil"/>
            </w:tcBorders>
          </w:tcPr>
          <w:p w14:paraId="4F231B1D" w14:textId="77777777" w:rsidR="00AE0C10" w:rsidRDefault="00000000">
            <w:pPr>
              <w:pStyle w:val="Compact"/>
              <w:spacing w:after="0"/>
            </w:pPr>
            <w:r>
              <w:rPr>
                <w:rFonts w:ascii="Times New Roman" w:hAnsi="Times New Roman" w:cs="Times New Roman"/>
                <w:sz w:val="20"/>
                <w:szCs w:val="20"/>
              </w:rPr>
              <w:t>on × P2</w:t>
            </w:r>
          </w:p>
        </w:tc>
        <w:tc>
          <w:tcPr>
            <w:tcW w:w="1589" w:type="dxa"/>
            <w:tcBorders>
              <w:top w:val="nil"/>
              <w:left w:val="nil"/>
              <w:bottom w:val="nil"/>
              <w:right w:val="nil"/>
            </w:tcBorders>
          </w:tcPr>
          <w:p w14:paraId="10D406D9" w14:textId="77777777" w:rsidR="00AE0C10" w:rsidRDefault="00000000">
            <w:pPr>
              <w:pStyle w:val="Compact"/>
              <w:spacing w:after="0"/>
            </w:pPr>
            <w:r>
              <w:rPr>
                <w:rFonts w:ascii="Times New Roman" w:hAnsi="Times New Roman" w:cs="Times New Roman"/>
                <w:sz w:val="20"/>
                <w:szCs w:val="20"/>
              </w:rPr>
              <w:t>12</w:t>
            </w:r>
          </w:p>
        </w:tc>
        <w:tc>
          <w:tcPr>
            <w:tcW w:w="1589" w:type="dxa"/>
            <w:tcBorders>
              <w:top w:val="nil"/>
              <w:left w:val="nil"/>
              <w:bottom w:val="nil"/>
              <w:right w:val="nil"/>
            </w:tcBorders>
          </w:tcPr>
          <w:p w14:paraId="3117681B" w14:textId="77777777" w:rsidR="00AE0C10" w:rsidRDefault="00000000">
            <w:pPr>
              <w:pStyle w:val="Compact"/>
              <w:spacing w:after="0"/>
            </w:pPr>
            <w:r>
              <w:rPr>
                <w:rFonts w:ascii="Times New Roman" w:hAnsi="Times New Roman" w:cs="Times New Roman"/>
                <w:sz w:val="20"/>
                <w:szCs w:val="20"/>
              </w:rPr>
              <w:t>0,57</w:t>
            </w:r>
          </w:p>
        </w:tc>
        <w:tc>
          <w:tcPr>
            <w:tcW w:w="1589" w:type="dxa"/>
            <w:tcBorders>
              <w:top w:val="nil"/>
              <w:left w:val="nil"/>
              <w:bottom w:val="nil"/>
              <w:right w:val="nil"/>
            </w:tcBorders>
          </w:tcPr>
          <w:p w14:paraId="6A01B344" w14:textId="77777777" w:rsidR="00AE0C10" w:rsidRDefault="00000000">
            <w:pPr>
              <w:pStyle w:val="Compact"/>
              <w:spacing w:after="0"/>
            </w:pPr>
            <w:r>
              <w:rPr>
                <w:rFonts w:ascii="Times New Roman" w:hAnsi="Times New Roman" w:cs="Times New Roman"/>
                <w:sz w:val="20"/>
                <w:szCs w:val="20"/>
              </w:rPr>
              <w:t>0,25</w:t>
            </w:r>
          </w:p>
        </w:tc>
        <w:tc>
          <w:tcPr>
            <w:tcW w:w="1587" w:type="dxa"/>
            <w:tcBorders>
              <w:top w:val="nil"/>
              <w:left w:val="nil"/>
              <w:bottom w:val="nil"/>
              <w:right w:val="nil"/>
            </w:tcBorders>
          </w:tcPr>
          <w:p w14:paraId="5E472147" w14:textId="77777777" w:rsidR="00AE0C10" w:rsidRDefault="00000000">
            <w:pPr>
              <w:pStyle w:val="Compact"/>
              <w:spacing w:after="0"/>
            </w:pPr>
            <w:r>
              <w:rPr>
                <w:rFonts w:ascii="Times New Roman" w:hAnsi="Times New Roman" w:cs="Times New Roman"/>
                <w:sz w:val="20"/>
                <w:szCs w:val="20"/>
              </w:rPr>
              <w:t>0,29</w:t>
            </w:r>
          </w:p>
        </w:tc>
      </w:tr>
      <w:tr w:rsidR="00AE0C10" w14:paraId="1F8A5CBD" w14:textId="77777777" w:rsidTr="00AE0C10">
        <w:trPr>
          <w:jc w:val="center"/>
        </w:trPr>
        <w:tc>
          <w:tcPr>
            <w:tcW w:w="1589" w:type="dxa"/>
            <w:tcBorders>
              <w:top w:val="nil"/>
              <w:left w:val="nil"/>
              <w:bottom w:val="single" w:sz="10" w:space="0" w:color="000000"/>
              <w:right w:val="nil"/>
            </w:tcBorders>
          </w:tcPr>
          <w:p w14:paraId="170CCF0D" w14:textId="77777777" w:rsidR="00AE0C10" w:rsidRDefault="00000000">
            <w:pPr>
              <w:pStyle w:val="Compact"/>
              <w:spacing w:after="0"/>
            </w:pPr>
            <w:r>
              <w:rPr>
                <w:rFonts w:ascii="Times New Roman" w:hAnsi="Times New Roman" w:cs="Times New Roman"/>
                <w:sz w:val="20"/>
                <w:szCs w:val="20"/>
              </w:rPr>
              <w:t>on × P3</w:t>
            </w:r>
          </w:p>
        </w:tc>
        <w:tc>
          <w:tcPr>
            <w:tcW w:w="1589" w:type="dxa"/>
            <w:tcBorders>
              <w:top w:val="nil"/>
              <w:left w:val="nil"/>
              <w:bottom w:val="single" w:sz="10" w:space="0" w:color="000000"/>
              <w:right w:val="nil"/>
            </w:tcBorders>
          </w:tcPr>
          <w:p w14:paraId="616FF5E5" w14:textId="77777777" w:rsidR="00AE0C10" w:rsidRDefault="00000000">
            <w:pPr>
              <w:pStyle w:val="Compact"/>
              <w:spacing w:after="0"/>
            </w:pPr>
            <w:r>
              <w:rPr>
                <w:rFonts w:ascii="Times New Roman" w:hAnsi="Times New Roman" w:cs="Times New Roman"/>
                <w:sz w:val="20"/>
                <w:szCs w:val="20"/>
              </w:rPr>
              <w:t>12</w:t>
            </w:r>
          </w:p>
        </w:tc>
        <w:tc>
          <w:tcPr>
            <w:tcW w:w="1589" w:type="dxa"/>
            <w:tcBorders>
              <w:top w:val="nil"/>
              <w:left w:val="nil"/>
              <w:bottom w:val="single" w:sz="10" w:space="0" w:color="000000"/>
              <w:right w:val="nil"/>
            </w:tcBorders>
          </w:tcPr>
          <w:p w14:paraId="1F3939AB" w14:textId="77777777" w:rsidR="00AE0C10" w:rsidRDefault="00000000">
            <w:pPr>
              <w:pStyle w:val="Compact"/>
              <w:spacing w:after="0"/>
            </w:pPr>
            <w:r>
              <w:rPr>
                <w:rFonts w:ascii="Times New Roman" w:hAnsi="Times New Roman" w:cs="Times New Roman"/>
                <w:sz w:val="20"/>
                <w:szCs w:val="20"/>
              </w:rPr>
              <w:t>0,47</w:t>
            </w:r>
          </w:p>
        </w:tc>
        <w:tc>
          <w:tcPr>
            <w:tcW w:w="1589" w:type="dxa"/>
            <w:tcBorders>
              <w:top w:val="nil"/>
              <w:left w:val="nil"/>
              <w:bottom w:val="single" w:sz="10" w:space="0" w:color="000000"/>
              <w:right w:val="nil"/>
            </w:tcBorders>
          </w:tcPr>
          <w:p w14:paraId="7166290A" w14:textId="77777777" w:rsidR="00AE0C10" w:rsidRDefault="00000000">
            <w:pPr>
              <w:pStyle w:val="Compact"/>
              <w:spacing w:after="0"/>
            </w:pPr>
            <w:r>
              <w:rPr>
                <w:rFonts w:ascii="Times New Roman" w:hAnsi="Times New Roman" w:cs="Times New Roman"/>
                <w:sz w:val="20"/>
                <w:szCs w:val="20"/>
              </w:rPr>
              <w:t>0,46</w:t>
            </w:r>
          </w:p>
        </w:tc>
        <w:tc>
          <w:tcPr>
            <w:tcW w:w="1587" w:type="dxa"/>
            <w:tcBorders>
              <w:top w:val="nil"/>
              <w:left w:val="nil"/>
              <w:bottom w:val="single" w:sz="10" w:space="0" w:color="000000"/>
              <w:right w:val="nil"/>
            </w:tcBorders>
          </w:tcPr>
          <w:p w14:paraId="77414F41" w14:textId="77777777" w:rsidR="00AE0C10" w:rsidRDefault="00000000">
            <w:pPr>
              <w:pStyle w:val="Compact"/>
              <w:spacing w:after="0"/>
            </w:pPr>
            <w:r>
              <w:rPr>
                <w:rFonts w:ascii="Times New Roman" w:hAnsi="Times New Roman" w:cs="Times New Roman"/>
                <w:sz w:val="20"/>
                <w:szCs w:val="20"/>
              </w:rPr>
              <w:t>0,46</w:t>
            </w:r>
          </w:p>
        </w:tc>
      </w:tr>
    </w:tbl>
    <w:p w14:paraId="1A147656" w14:textId="77777777" w:rsidR="00AE0C10" w:rsidRDefault="00000000">
      <w:pPr>
        <w:pStyle w:val="Zkladntext"/>
      </w:pPr>
      <w:r>
        <w:t>Poznámka. Všetky ukazovatele v tejto tabuľke sú počítané na úrovni 72 unikátnych transkriptov.</w:t>
      </w:r>
    </w:p>
    <w:p w14:paraId="1E0C7326" w14:textId="77777777" w:rsidR="00AE0C10" w:rsidRDefault="00000000">
      <w:pPr>
        <w:pStyle w:val="Zkladntext"/>
      </w:pPr>
      <w:r>
        <w:rPr>
          <w:b/>
          <w:bCs/>
        </w:rPr>
        <w:t>Obrázok 5. Krabicové grafy primárnych kompozitov podľa experimentálnych buniek.</w:t>
      </w:r>
    </w:p>
    <w:p w14:paraId="5EAA2B3B" w14:textId="77777777" w:rsidR="00AE0C10" w:rsidRDefault="00000000">
      <w:pPr>
        <w:pStyle w:val="CaptionedFigure"/>
      </w:pPr>
      <w:r>
        <w:rPr>
          <w:noProof/>
        </w:rPr>
        <w:lastRenderedPageBreak/>
        <w:drawing>
          <wp:inline distT="0" distB="0" distL="0" distR="0" wp14:anchorId="72ED169C" wp14:editId="0C8945DA">
            <wp:extent cx="5334000" cy="3132373"/>
            <wp:effectExtent l="0" t="0" r="0" b="0"/>
            <wp:docPr id="90" name="Picture" descr="Obrázok 5"/>
            <wp:cNvGraphicFramePr/>
            <a:graphic xmlns:a="http://schemas.openxmlformats.org/drawingml/2006/main">
              <a:graphicData uri="http://schemas.openxmlformats.org/drawingml/2006/picture">
                <pic:pic xmlns:pic="http://schemas.openxmlformats.org/drawingml/2006/picture">
                  <pic:nvPicPr>
                    <pic:cNvPr id="91" name="Picture" descr="/Users/pavol.bielik/dev/src/github.com/pbielik/diplomovka/figures/current_export_preview/figure_4_primary_boxplots_by_cell.png"/>
                    <pic:cNvPicPr>
                      <a:picLocks noChangeAspect="1" noChangeArrowheads="1"/>
                    </pic:cNvPicPr>
                  </pic:nvPicPr>
                  <pic:blipFill>
                    <a:blip r:embed="rId15"/>
                    <a:stretch>
                      <a:fillRect/>
                    </a:stretch>
                  </pic:blipFill>
                  <pic:spPr bwMode="auto">
                    <a:xfrm>
                      <a:off x="0" y="0"/>
                      <a:ext cx="5334000" cy="3132373"/>
                    </a:xfrm>
                    <a:prstGeom prst="rect">
                      <a:avLst/>
                    </a:prstGeom>
                    <a:noFill/>
                    <a:ln w="9525">
                      <a:noFill/>
                      <a:headEnd/>
                      <a:tailEnd/>
                    </a:ln>
                  </pic:spPr>
                </pic:pic>
              </a:graphicData>
            </a:graphic>
          </wp:inline>
        </w:drawing>
      </w:r>
    </w:p>
    <w:p w14:paraId="414959A4" w14:textId="77777777" w:rsidR="00AE0C10" w:rsidRDefault="00000000">
      <w:pPr>
        <w:pStyle w:val="ImageCaption"/>
      </w:pPr>
      <w:r>
        <w:t>Obrázok 5</w:t>
      </w:r>
    </w:p>
    <w:p w14:paraId="3600AEF0" w14:textId="77777777" w:rsidR="00AE0C10" w:rsidRDefault="00000000">
      <w:pPr>
        <w:pStyle w:val="Zkladntext"/>
      </w:pPr>
      <w:r>
        <w:rPr>
          <w:b/>
          <w:bCs/>
        </w:rPr>
        <w:t>Obrázok 6. Krabicové grafy vybraných položiek G2, G5, S1 a S2 podľa experimentálnych buniek.</w:t>
      </w:r>
    </w:p>
    <w:p w14:paraId="5343F62B" w14:textId="77777777" w:rsidR="00AE0C10" w:rsidRDefault="00000000">
      <w:pPr>
        <w:pStyle w:val="CaptionedFigure"/>
      </w:pPr>
      <w:r>
        <w:rPr>
          <w:noProof/>
        </w:rPr>
        <w:drawing>
          <wp:inline distT="0" distB="0" distL="0" distR="0" wp14:anchorId="09497452" wp14:editId="62002323">
            <wp:extent cx="5334000" cy="3537284"/>
            <wp:effectExtent l="0" t="0" r="0" b="0"/>
            <wp:docPr id="93" name="Picture" descr="Obrázok 6"/>
            <wp:cNvGraphicFramePr/>
            <a:graphic xmlns:a="http://schemas.openxmlformats.org/drawingml/2006/main">
              <a:graphicData uri="http://schemas.openxmlformats.org/drawingml/2006/picture">
                <pic:pic xmlns:pic="http://schemas.openxmlformats.org/drawingml/2006/picture">
                  <pic:nvPicPr>
                    <pic:cNvPr id="94" name="Picture" descr="/Users/pavol.bielik/dev/src/github.com/pbielik/diplomovka/figures/current_export_preview/figure_5_secondary_boxplots_by_cell.png"/>
                    <pic:cNvPicPr>
                      <a:picLocks noChangeAspect="1" noChangeArrowheads="1"/>
                    </pic:cNvPicPr>
                  </pic:nvPicPr>
                  <pic:blipFill>
                    <a:blip r:embed="rId16"/>
                    <a:stretch>
                      <a:fillRect/>
                    </a:stretch>
                  </pic:blipFill>
                  <pic:spPr bwMode="auto">
                    <a:xfrm>
                      <a:off x="0" y="0"/>
                      <a:ext cx="5334000" cy="3537284"/>
                    </a:xfrm>
                    <a:prstGeom prst="rect">
                      <a:avLst/>
                    </a:prstGeom>
                    <a:noFill/>
                    <a:ln w="9525">
                      <a:noFill/>
                      <a:headEnd/>
                      <a:tailEnd/>
                    </a:ln>
                  </pic:spPr>
                </pic:pic>
              </a:graphicData>
            </a:graphic>
          </wp:inline>
        </w:drawing>
      </w:r>
    </w:p>
    <w:p w14:paraId="7147A64F" w14:textId="77777777" w:rsidR="00AE0C10" w:rsidRDefault="00000000">
      <w:pPr>
        <w:pStyle w:val="ImageCaption"/>
      </w:pPr>
      <w:r>
        <w:t>Obrázok 6</w:t>
      </w:r>
    </w:p>
    <w:p w14:paraId="64C42AF8" w14:textId="77777777" w:rsidR="00AE0C10" w:rsidRDefault="00000000">
      <w:pPr>
        <w:pStyle w:val="Nadpis2"/>
      </w:pPr>
      <w:bookmarkStart w:id="72" w:name="X3ca623bd1d89fb1f01f235d5ab4f3147d3ff517"/>
      <w:bookmarkEnd w:id="71"/>
      <w:r>
        <w:lastRenderedPageBreak/>
        <w:t>3.6 Hlavné inferenčné bloky podľa VO a hypotéz</w:t>
      </w:r>
    </w:p>
    <w:p w14:paraId="54B1591D" w14:textId="77777777" w:rsidR="00AE0C10" w:rsidRDefault="00000000">
      <w:pPr>
        <w:pStyle w:val="FirstParagraph"/>
      </w:pPr>
      <w:r>
        <w:t xml:space="preserve">Kompaktné modelové tabuľky v tejto časti oddeľujú </w:t>
      </w:r>
      <w:r>
        <w:rPr>
          <w:b/>
          <w:bCs/>
        </w:rPr>
        <w:t>rating-level outcome-y</w:t>
      </w:r>
      <w:r>
        <w:t xml:space="preserve"> od </w:t>
      </w:r>
      <w:r>
        <w:rPr>
          <w:b/>
          <w:bCs/>
        </w:rPr>
        <w:t>transcript-level ukazovateľov odchýlky</w:t>
      </w:r>
      <w:r>
        <w:t>, aby bolo pri každom bloku zrejmé, aká je jednotka analýzy.</w:t>
      </w:r>
    </w:p>
    <w:p w14:paraId="32B49264" w14:textId="77777777" w:rsidR="00AE0C10" w:rsidRDefault="00000000">
      <w:pPr>
        <w:pStyle w:val="Nadpis3"/>
      </w:pPr>
      <w:bookmarkStart w:id="73" w:name="X7238cce19b8ab65cad886e64b1f46f1a7aeb9fe"/>
      <w:r>
        <w:t>3.6.1 Efekt štruktúrujúceho klinického usmernenia na globálnu kvalitu interview</w:t>
      </w:r>
    </w:p>
    <w:p w14:paraId="5460CC89" w14:textId="77777777" w:rsidR="00AE0C10" w:rsidRDefault="00000000">
      <w:pPr>
        <w:pStyle w:val="FirstParagraph"/>
      </w:pPr>
      <w:r>
        <w:t xml:space="preserve">Pre </w:t>
      </w:r>
      <w:r>
        <w:rPr>
          <w:b/>
          <w:bCs/>
        </w:rPr>
        <w:t>index klinickej vierohodnosti</w:t>
      </w:r>
      <w:r>
        <w:t xml:space="preserve"> sa v lineárnom mixed modeli neobjavil výrazný hlavný efekt prítomnosti štruktúrujúceho klinického usmernenia (</w:t>
      </w:r>
      <w:r>
        <w:rPr>
          <w:rStyle w:val="VerbatimChar"/>
        </w:rPr>
        <w:t>b = 0,03</w:t>
      </w:r>
      <w:r>
        <w:t xml:space="preserve">, </w:t>
      </w:r>
      <w:r>
        <w:rPr>
          <w:rStyle w:val="VerbatimChar"/>
        </w:rPr>
        <w:t>SE = 0,12</w:t>
      </w:r>
      <w:r>
        <w:t xml:space="preserve">). Na deskriptívnej úrovni boli priemery prakticky identické: bez usmernenia </w:t>
      </w:r>
      <w:r>
        <w:rPr>
          <w:b/>
          <w:bCs/>
        </w:rPr>
        <w:t>4,01</w:t>
      </w:r>
      <w:r>
        <w:t xml:space="preserve">, so štruktúrujúcim usmernením </w:t>
      </w:r>
      <w:r>
        <w:rPr>
          <w:b/>
          <w:bCs/>
        </w:rPr>
        <w:t>4,01</w:t>
      </w:r>
      <w:r>
        <w:t>.</w:t>
      </w:r>
    </w:p>
    <w:p w14:paraId="2093852E" w14:textId="77777777" w:rsidR="00AE0C10" w:rsidRDefault="00000000">
      <w:pPr>
        <w:pStyle w:val="Zkladntext"/>
      </w:pPr>
      <w:r>
        <w:t xml:space="preserve">Rovnako slabý obraz sa ukázal aj pri </w:t>
      </w:r>
      <w:r>
        <w:rPr>
          <w:b/>
          <w:bCs/>
        </w:rPr>
        <w:t>prirodzenosti jazyka</w:t>
      </w:r>
      <w:r>
        <w:t xml:space="preserve"> a </w:t>
      </w:r>
      <w:r>
        <w:rPr>
          <w:b/>
          <w:bCs/>
        </w:rPr>
        <w:t>tréningovej použiteľnosti</w:t>
      </w:r>
      <w:r>
        <w:t xml:space="preserve">. Pri položke </w:t>
      </w:r>
      <w:r>
        <w:rPr>
          <w:rStyle w:val="VerbatimChar"/>
        </w:rPr>
        <w:t>G2</w:t>
      </w:r>
      <w:r>
        <w:t xml:space="preserve"> bol koeficient guardrailu v ordinálnom mixed modeli prakticky nulový (</w:t>
      </w:r>
      <w:r>
        <w:rPr>
          <w:rStyle w:val="VerbatimChar"/>
        </w:rPr>
        <w:t>b = -0,01</w:t>
      </w:r>
      <w:r>
        <w:t xml:space="preserve">, </w:t>
      </w:r>
      <w:r>
        <w:rPr>
          <w:rStyle w:val="VerbatimChar"/>
        </w:rPr>
        <w:t>SE = 0,77</w:t>
      </w:r>
      <w:r>
        <w:t xml:space="preserve">, </w:t>
      </w:r>
      <w:r>
        <w:rPr>
          <w:rStyle w:val="VerbatimChar"/>
        </w:rPr>
        <w:t>p = ,987</w:t>
      </w:r>
      <w:r>
        <w:t xml:space="preserve">). Pri </w:t>
      </w:r>
      <w:r>
        <w:rPr>
          <w:rStyle w:val="VerbatimChar"/>
        </w:rPr>
        <w:t>G5</w:t>
      </w:r>
      <w:r>
        <w:t xml:space="preserve"> bol smer odhadu síce pozitívny (</w:t>
      </w:r>
      <w:r>
        <w:rPr>
          <w:rStyle w:val="VerbatimChar"/>
        </w:rPr>
        <w:t>b = 0,26</w:t>
      </w:r>
      <w:r>
        <w:t xml:space="preserve">, </w:t>
      </w:r>
      <w:r>
        <w:rPr>
          <w:rStyle w:val="VerbatimChar"/>
        </w:rPr>
        <w:t>SE = 0,65</w:t>
      </w:r>
      <w:r>
        <w:t>), ale neistý (</w:t>
      </w:r>
      <w:r>
        <w:rPr>
          <w:rStyle w:val="VerbatimChar"/>
        </w:rPr>
        <w:t>p = ,686</w:t>
      </w:r>
      <w:r>
        <w:t>).</w:t>
      </w:r>
    </w:p>
    <w:p w14:paraId="5668EE48" w14:textId="77777777" w:rsidR="00AE0C10" w:rsidRDefault="00000000">
      <w:pPr>
        <w:pStyle w:val="Zkladntext"/>
      </w:pPr>
      <w:r>
        <w:t xml:space="preserve">Pri </w:t>
      </w:r>
      <w:r>
        <w:rPr>
          <w:b/>
          <w:bCs/>
        </w:rPr>
        <w:t>indexe defektov</w:t>
      </w:r>
      <w:r>
        <w:t xml:space="preserve"> bol guardrail efekt smerovo mierne priaznivý (</w:t>
      </w:r>
      <w:r>
        <w:rPr>
          <w:rStyle w:val="VerbatimChar"/>
        </w:rPr>
        <w:t>b = -0,08</w:t>
      </w:r>
      <w:r>
        <w:t xml:space="preserve">, </w:t>
      </w:r>
      <w:r>
        <w:rPr>
          <w:rStyle w:val="VerbatimChar"/>
        </w:rPr>
        <w:t>SE = 0,11</w:t>
      </w:r>
      <w:r>
        <w:t xml:space="preserve">), teda v smere nižšej chybovosti pri zapnutom usmernení, no jeho veľkosť ostala malá. Deskriptívne sa rozdiel medzi podmienkami pohyboval len na úrovni stotín bodu. Tento blok tak neposkytol oporu pre </w:t>
      </w:r>
      <w:r>
        <w:rPr>
          <w:rStyle w:val="VerbatimChar"/>
        </w:rPr>
        <w:t>H1</w:t>
      </w:r>
      <w:r>
        <w:t xml:space="preserve">, </w:t>
      </w:r>
      <w:r>
        <w:rPr>
          <w:rStyle w:val="VerbatimChar"/>
        </w:rPr>
        <w:t>H2</w:t>
      </w:r>
      <w:r>
        <w:t xml:space="preserve">, </w:t>
      </w:r>
      <w:r>
        <w:rPr>
          <w:rStyle w:val="VerbatimChar"/>
        </w:rPr>
        <w:t>H3</w:t>
      </w:r>
      <w:r>
        <w:t xml:space="preserve"> ani </w:t>
      </w:r>
      <w:r>
        <w:rPr>
          <w:rStyle w:val="VerbatimChar"/>
        </w:rPr>
        <w:t>H5</w:t>
      </w:r>
      <w:r>
        <w:t>.</w:t>
      </w:r>
    </w:p>
    <w:p w14:paraId="128A1F51" w14:textId="77777777" w:rsidR="00AE0C10" w:rsidRDefault="00000000">
      <w:pPr>
        <w:pStyle w:val="Nadpis3"/>
      </w:pPr>
      <w:bookmarkStart w:id="74" w:name="Xb3d0afddbc8d0d8ef075ce4d7e23b294b9ac655"/>
      <w:bookmarkEnd w:id="73"/>
      <w:r>
        <w:t>3.6.2 Efekt štýlu odpovedania simulovaného pacienta</w:t>
      </w:r>
    </w:p>
    <w:p w14:paraId="57E03420" w14:textId="77777777" w:rsidR="00AE0C10" w:rsidRDefault="00000000">
      <w:pPr>
        <w:pStyle w:val="FirstParagraph"/>
      </w:pPr>
      <w:r>
        <w:t xml:space="preserve">Na úrovni globálnych outcome-ov sa ani pri faktore štýlu odpovedania neobjavil výrazný a konzistentný rozdiel. Priemerný index klinickej vierohodnosti bol pri profile </w:t>
      </w:r>
      <w:r>
        <w:rPr>
          <w:rStyle w:val="VerbatimChar"/>
        </w:rPr>
        <w:t>P1</w:t>
      </w:r>
      <w:r>
        <w:t xml:space="preserve"> </w:t>
      </w:r>
      <w:r>
        <w:rPr>
          <w:b/>
          <w:bCs/>
        </w:rPr>
        <w:t>4,03</w:t>
      </w:r>
      <w:r>
        <w:t xml:space="preserve">, pri </w:t>
      </w:r>
      <w:r>
        <w:rPr>
          <w:rStyle w:val="VerbatimChar"/>
        </w:rPr>
        <w:t>P2</w:t>
      </w:r>
      <w:r>
        <w:t xml:space="preserve"> </w:t>
      </w:r>
      <w:r>
        <w:rPr>
          <w:b/>
          <w:bCs/>
        </w:rPr>
        <w:t>3,99</w:t>
      </w:r>
      <w:r>
        <w:t xml:space="preserve"> a pri </w:t>
      </w:r>
      <w:r>
        <w:rPr>
          <w:rStyle w:val="VerbatimChar"/>
        </w:rPr>
        <w:t>P3</w:t>
      </w:r>
      <w:r>
        <w:t xml:space="preserve"> </w:t>
      </w:r>
      <w:r>
        <w:rPr>
          <w:b/>
          <w:bCs/>
        </w:rPr>
        <w:t>3,99</w:t>
      </w:r>
      <w:r>
        <w:t xml:space="preserve">. Koeficienty pre </w:t>
      </w:r>
      <w:r>
        <w:rPr>
          <w:rStyle w:val="VerbatimChar"/>
        </w:rPr>
        <w:t>P2</w:t>
      </w:r>
      <w:r>
        <w:t xml:space="preserve"> aj </w:t>
      </w:r>
      <w:r>
        <w:rPr>
          <w:rStyle w:val="VerbatimChar"/>
        </w:rPr>
        <w:t>P3</w:t>
      </w:r>
      <w:r>
        <w:t xml:space="preserve"> v mixed modeli boli prakticky nulové.</w:t>
      </w:r>
    </w:p>
    <w:p w14:paraId="4F3C9753" w14:textId="77777777" w:rsidR="00AE0C10" w:rsidRDefault="00000000">
      <w:pPr>
        <w:pStyle w:val="Zkladntext"/>
      </w:pPr>
      <w:r>
        <w:t>Podobne sa nepotvrdil ani očakávaný profilový efekt pri prirodzenosti a tréningovej použiteľnosti. Prirodzenosť (</w:t>
      </w:r>
      <w:r>
        <w:rPr>
          <w:rStyle w:val="VerbatimChar"/>
        </w:rPr>
        <w:t>G2</w:t>
      </w:r>
      <w:r>
        <w:t xml:space="preserve">) bola síce deskriptívne najvyššia pri </w:t>
      </w:r>
      <w:r>
        <w:rPr>
          <w:rStyle w:val="VerbatimChar"/>
        </w:rPr>
        <w:t>P3</w:t>
      </w:r>
      <w:r>
        <w:t>, ale bez zodpovedajúceho modelového efektu. Pri tréningovej použiteľnosti (</w:t>
      </w:r>
      <w:r>
        <w:rPr>
          <w:rStyle w:val="VerbatimChar"/>
        </w:rPr>
        <w:t>G5</w:t>
      </w:r>
      <w:r>
        <w:t xml:space="preserve">) bol najnižší priemer pri </w:t>
      </w:r>
      <w:r>
        <w:rPr>
          <w:rStyle w:val="VerbatimChar"/>
        </w:rPr>
        <w:t>P2</w:t>
      </w:r>
      <w:r>
        <w:t xml:space="preserve">, zatiaľ čo </w:t>
      </w:r>
      <w:r>
        <w:rPr>
          <w:rStyle w:val="VerbatimChar"/>
        </w:rPr>
        <w:t>P1</w:t>
      </w:r>
      <w:r>
        <w:t xml:space="preserve"> aj </w:t>
      </w:r>
      <w:r>
        <w:rPr>
          <w:rStyle w:val="VerbatimChar"/>
        </w:rPr>
        <w:t>P3</w:t>
      </w:r>
      <w:r>
        <w:t xml:space="preserve"> vyšli o niečo vyššie. Tento blok tak neposkytol oporu pre </w:t>
      </w:r>
      <w:r>
        <w:rPr>
          <w:rStyle w:val="VerbatimChar"/>
        </w:rPr>
        <w:t>H6</w:t>
      </w:r>
      <w:r>
        <w:t xml:space="preserve"> ani </w:t>
      </w:r>
      <w:r>
        <w:rPr>
          <w:rStyle w:val="VerbatimChar"/>
        </w:rPr>
        <w:t>H7</w:t>
      </w:r>
      <w:r>
        <w:t>.</w:t>
      </w:r>
    </w:p>
    <w:p w14:paraId="628633FA" w14:textId="77777777" w:rsidR="00AE0C10" w:rsidRDefault="00000000">
      <w:pPr>
        <w:pStyle w:val="Nadpis3"/>
      </w:pPr>
      <w:bookmarkStart w:id="75" w:name="interakcia-medzi-guardrailom-a-profilom"/>
      <w:bookmarkEnd w:id="74"/>
      <w:r>
        <w:t>3.6.3 Interakcia medzi guardrailom a profilom</w:t>
      </w:r>
    </w:p>
    <w:p w14:paraId="5184DC14" w14:textId="77777777" w:rsidR="00AE0C10" w:rsidRDefault="00000000">
      <w:pPr>
        <w:pStyle w:val="FirstParagraph"/>
      </w:pPr>
      <w:r>
        <w:t xml:space="preserve">Na úrovni jadrových outcome-ov sa neobjavil silný interakčný efekt podporujúci hypotézu </w:t>
      </w:r>
      <w:r>
        <w:rPr>
          <w:rStyle w:val="VerbatimChar"/>
        </w:rPr>
        <w:t>H9</w:t>
      </w:r>
      <w:r>
        <w:t>. Interakčné koeficienty pri indexe klinickej vierohodnosti aj indexe defektov ostali malé.</w:t>
      </w:r>
    </w:p>
    <w:p w14:paraId="70FBD86F" w14:textId="77777777" w:rsidR="00AE0C10" w:rsidRDefault="00000000">
      <w:pPr>
        <w:pStyle w:val="Zkladntext"/>
      </w:pPr>
      <w:r>
        <w:t xml:space="preserve">Jediný výraznejší signál sa objavil pri doplnkovom ordinálnom modeli pre </w:t>
      </w:r>
      <w:r>
        <w:rPr>
          <w:rStyle w:val="VerbatimChar"/>
        </w:rPr>
        <w:t>S2</w:t>
      </w:r>
      <w:r>
        <w:t>, kde bol pozorovaný exploratórny profilový a interakčný náznak. Tento výsledok preto zostáva doplnkovým zistením, nie jadrovým nálezom práce.</w:t>
      </w:r>
    </w:p>
    <w:p w14:paraId="08AB0D1E" w14:textId="77777777" w:rsidR="00AE0C10" w:rsidRDefault="00000000">
      <w:pPr>
        <w:pStyle w:val="Zkladntext"/>
      </w:pPr>
      <w:r>
        <w:rPr>
          <w:b/>
          <w:bCs/>
        </w:rPr>
        <w:t>Tabuľka 7A. Kompaktný prehľad rating-level modelových odhadov.</w:t>
      </w:r>
    </w:p>
    <w:tbl>
      <w:tblPr>
        <w:tblStyle w:val="Table"/>
        <w:tblW w:w="7943" w:type="dxa"/>
        <w:jc w:val="center"/>
        <w:tblBorders>
          <w:top w:val="nil"/>
          <w:left w:val="nil"/>
          <w:bottom w:val="nil"/>
          <w:right w:val="nil"/>
          <w:insideH w:val="nil"/>
          <w:insideV w:val="nil"/>
        </w:tblBorders>
        <w:tblLayout w:type="fixed"/>
        <w:tblCellMar>
          <w:top w:w="35" w:type="dxa"/>
          <w:left w:w="90" w:type="dxa"/>
          <w:bottom w:w="35" w:type="dxa"/>
          <w:right w:w="90" w:type="dxa"/>
        </w:tblCellMar>
        <w:tblLook w:val="04A0" w:firstRow="1" w:lastRow="0" w:firstColumn="1" w:lastColumn="0" w:noHBand="0" w:noVBand="1"/>
      </w:tblPr>
      <w:tblGrid>
        <w:gridCol w:w="993"/>
        <w:gridCol w:w="993"/>
        <w:gridCol w:w="993"/>
        <w:gridCol w:w="993"/>
        <w:gridCol w:w="993"/>
        <w:gridCol w:w="993"/>
        <w:gridCol w:w="993"/>
        <w:gridCol w:w="992"/>
      </w:tblGrid>
      <w:tr w:rsidR="00AE0C10" w14:paraId="06C77780" w14:textId="77777777" w:rsidTr="00AE0C10">
        <w:trPr>
          <w:cnfStyle w:val="100000000000" w:firstRow="1" w:lastRow="0" w:firstColumn="0" w:lastColumn="0" w:oddVBand="0" w:evenVBand="0" w:oddHBand="0" w:evenHBand="0" w:firstRowFirstColumn="0" w:firstRowLastColumn="0" w:lastRowFirstColumn="0" w:lastRowLastColumn="0"/>
          <w:tblHeader/>
          <w:jc w:val="center"/>
        </w:trPr>
        <w:tc>
          <w:tcPr>
            <w:tcW w:w="993" w:type="dxa"/>
            <w:tcBorders>
              <w:top w:val="single" w:sz="10" w:space="0" w:color="000000"/>
              <w:left w:val="nil"/>
              <w:bottom w:val="single" w:sz="8" w:space="0" w:color="000000"/>
              <w:right w:val="nil"/>
            </w:tcBorders>
          </w:tcPr>
          <w:p w14:paraId="2522F5DE" w14:textId="77777777" w:rsidR="00AE0C10" w:rsidRDefault="00000000">
            <w:pPr>
              <w:pStyle w:val="Compact"/>
              <w:spacing w:after="0"/>
            </w:pPr>
            <w:r>
              <w:rPr>
                <w:rFonts w:ascii="Times New Roman" w:hAnsi="Times New Roman" w:cs="Times New Roman"/>
                <w:b/>
                <w:bCs/>
                <w:sz w:val="20"/>
                <w:szCs w:val="20"/>
              </w:rPr>
              <w:t>Outcome</w:t>
            </w:r>
          </w:p>
        </w:tc>
        <w:tc>
          <w:tcPr>
            <w:tcW w:w="993" w:type="dxa"/>
            <w:tcBorders>
              <w:top w:val="single" w:sz="10" w:space="0" w:color="000000"/>
              <w:left w:val="nil"/>
              <w:bottom w:val="single" w:sz="8" w:space="0" w:color="000000"/>
              <w:right w:val="nil"/>
            </w:tcBorders>
          </w:tcPr>
          <w:p w14:paraId="493F0171" w14:textId="77777777" w:rsidR="00AE0C10" w:rsidRDefault="00000000">
            <w:pPr>
              <w:pStyle w:val="Compact"/>
              <w:spacing w:after="0"/>
            </w:pPr>
            <w:r>
              <w:rPr>
                <w:rFonts w:ascii="Times New Roman" w:hAnsi="Times New Roman" w:cs="Times New Roman"/>
                <w:b/>
                <w:bCs/>
                <w:sz w:val="20"/>
                <w:szCs w:val="20"/>
              </w:rPr>
              <w:t>Model</w:t>
            </w:r>
          </w:p>
        </w:tc>
        <w:tc>
          <w:tcPr>
            <w:tcW w:w="993" w:type="dxa"/>
            <w:tcBorders>
              <w:top w:val="single" w:sz="10" w:space="0" w:color="000000"/>
              <w:left w:val="nil"/>
              <w:bottom w:val="single" w:sz="8" w:space="0" w:color="000000"/>
              <w:right w:val="nil"/>
            </w:tcBorders>
          </w:tcPr>
          <w:p w14:paraId="112723F2" w14:textId="77777777" w:rsidR="00AE0C10" w:rsidRDefault="00000000">
            <w:pPr>
              <w:pStyle w:val="Compact"/>
              <w:spacing w:after="0"/>
            </w:pPr>
            <w:r>
              <w:rPr>
                <w:rFonts w:ascii="Times New Roman" w:hAnsi="Times New Roman" w:cs="Times New Roman"/>
                <w:b/>
                <w:bCs/>
                <w:sz w:val="20"/>
                <w:szCs w:val="20"/>
              </w:rPr>
              <w:t>Guardrail b</w:t>
            </w:r>
          </w:p>
        </w:tc>
        <w:tc>
          <w:tcPr>
            <w:tcW w:w="993" w:type="dxa"/>
            <w:tcBorders>
              <w:top w:val="single" w:sz="10" w:space="0" w:color="000000"/>
              <w:left w:val="nil"/>
              <w:bottom w:val="single" w:sz="8" w:space="0" w:color="000000"/>
              <w:right w:val="nil"/>
            </w:tcBorders>
          </w:tcPr>
          <w:p w14:paraId="259AB0DD" w14:textId="77777777" w:rsidR="00AE0C10" w:rsidRDefault="00000000">
            <w:pPr>
              <w:pStyle w:val="Compact"/>
              <w:spacing w:after="0"/>
            </w:pPr>
            <w:r>
              <w:rPr>
                <w:rFonts w:ascii="Times New Roman" w:hAnsi="Times New Roman" w:cs="Times New Roman"/>
                <w:b/>
                <w:bCs/>
                <w:sz w:val="20"/>
                <w:szCs w:val="20"/>
              </w:rPr>
              <w:t>Guardrail SE</w:t>
            </w:r>
          </w:p>
        </w:tc>
        <w:tc>
          <w:tcPr>
            <w:tcW w:w="993" w:type="dxa"/>
            <w:tcBorders>
              <w:top w:val="single" w:sz="10" w:space="0" w:color="000000"/>
              <w:left w:val="nil"/>
              <w:bottom w:val="single" w:sz="8" w:space="0" w:color="000000"/>
              <w:right w:val="nil"/>
            </w:tcBorders>
          </w:tcPr>
          <w:p w14:paraId="3A7FDFBC" w14:textId="77777777" w:rsidR="00AE0C10" w:rsidRDefault="00000000">
            <w:pPr>
              <w:pStyle w:val="Compact"/>
              <w:spacing w:after="0"/>
            </w:pPr>
            <w:r>
              <w:rPr>
                <w:rFonts w:ascii="Times New Roman" w:hAnsi="Times New Roman" w:cs="Times New Roman"/>
                <w:b/>
                <w:bCs/>
                <w:sz w:val="20"/>
                <w:szCs w:val="20"/>
              </w:rPr>
              <w:t>Profil P2 b</w:t>
            </w:r>
          </w:p>
        </w:tc>
        <w:tc>
          <w:tcPr>
            <w:tcW w:w="993" w:type="dxa"/>
            <w:tcBorders>
              <w:top w:val="single" w:sz="10" w:space="0" w:color="000000"/>
              <w:left w:val="nil"/>
              <w:bottom w:val="single" w:sz="8" w:space="0" w:color="000000"/>
              <w:right w:val="nil"/>
            </w:tcBorders>
          </w:tcPr>
          <w:p w14:paraId="56B6F3C8" w14:textId="77777777" w:rsidR="00AE0C10" w:rsidRDefault="00000000">
            <w:pPr>
              <w:pStyle w:val="Compact"/>
              <w:spacing w:after="0"/>
            </w:pPr>
            <w:r>
              <w:rPr>
                <w:rFonts w:ascii="Times New Roman" w:hAnsi="Times New Roman" w:cs="Times New Roman"/>
                <w:b/>
                <w:bCs/>
                <w:sz w:val="20"/>
                <w:szCs w:val="20"/>
              </w:rPr>
              <w:t>Profil P3 b</w:t>
            </w:r>
          </w:p>
        </w:tc>
        <w:tc>
          <w:tcPr>
            <w:tcW w:w="993" w:type="dxa"/>
            <w:tcBorders>
              <w:top w:val="single" w:sz="10" w:space="0" w:color="000000"/>
              <w:left w:val="nil"/>
              <w:bottom w:val="single" w:sz="8" w:space="0" w:color="000000"/>
              <w:right w:val="nil"/>
            </w:tcBorders>
          </w:tcPr>
          <w:p w14:paraId="43B31A3F" w14:textId="77777777" w:rsidR="00AE0C10" w:rsidRDefault="00000000">
            <w:pPr>
              <w:pStyle w:val="Compact"/>
              <w:spacing w:after="0"/>
            </w:pPr>
            <w:r>
              <w:rPr>
                <w:rFonts w:ascii="Times New Roman" w:hAnsi="Times New Roman" w:cs="Times New Roman"/>
                <w:b/>
                <w:bCs/>
                <w:sz w:val="20"/>
                <w:szCs w:val="20"/>
              </w:rPr>
              <w:t>Najvacsi interakcny abs(b)</w:t>
            </w:r>
          </w:p>
        </w:tc>
        <w:tc>
          <w:tcPr>
            <w:tcW w:w="992" w:type="dxa"/>
            <w:tcBorders>
              <w:top w:val="single" w:sz="10" w:space="0" w:color="000000"/>
              <w:left w:val="nil"/>
              <w:bottom w:val="single" w:sz="8" w:space="0" w:color="000000"/>
              <w:right w:val="nil"/>
            </w:tcBorders>
          </w:tcPr>
          <w:p w14:paraId="4902AD84" w14:textId="77777777" w:rsidR="00AE0C10" w:rsidRDefault="00000000">
            <w:pPr>
              <w:pStyle w:val="Compact"/>
              <w:spacing w:after="0"/>
            </w:pPr>
            <w:r>
              <w:rPr>
                <w:rFonts w:ascii="Times New Roman" w:hAnsi="Times New Roman" w:cs="Times New Roman"/>
                <w:b/>
                <w:bCs/>
                <w:sz w:val="20"/>
                <w:szCs w:val="20"/>
              </w:rPr>
              <w:t>Interakcne p (min)</w:t>
            </w:r>
          </w:p>
        </w:tc>
      </w:tr>
      <w:tr w:rsidR="00AE0C10" w14:paraId="5D40843F" w14:textId="77777777" w:rsidTr="00AE0C10">
        <w:trPr>
          <w:jc w:val="center"/>
        </w:trPr>
        <w:tc>
          <w:tcPr>
            <w:tcW w:w="993" w:type="dxa"/>
            <w:tcBorders>
              <w:top w:val="nil"/>
              <w:left w:val="nil"/>
              <w:bottom w:val="nil"/>
              <w:right w:val="nil"/>
            </w:tcBorders>
          </w:tcPr>
          <w:p w14:paraId="2D40151C" w14:textId="77777777" w:rsidR="00AE0C10" w:rsidRDefault="00000000">
            <w:pPr>
              <w:pStyle w:val="Compact"/>
              <w:spacing w:after="0"/>
            </w:pPr>
            <w:r>
              <w:rPr>
                <w:rFonts w:ascii="Times New Roman" w:hAnsi="Times New Roman" w:cs="Times New Roman"/>
                <w:sz w:val="20"/>
                <w:szCs w:val="20"/>
              </w:rPr>
              <w:lastRenderedPageBreak/>
              <w:t>Index klinickej vierohodnosti</w:t>
            </w:r>
          </w:p>
        </w:tc>
        <w:tc>
          <w:tcPr>
            <w:tcW w:w="993" w:type="dxa"/>
            <w:tcBorders>
              <w:top w:val="nil"/>
              <w:left w:val="nil"/>
              <w:bottom w:val="nil"/>
              <w:right w:val="nil"/>
            </w:tcBorders>
          </w:tcPr>
          <w:p w14:paraId="0E76A213" w14:textId="77777777" w:rsidR="00AE0C10" w:rsidRDefault="00000000">
            <w:pPr>
              <w:pStyle w:val="Compact"/>
              <w:spacing w:after="0"/>
            </w:pPr>
            <w:r>
              <w:rPr>
                <w:rFonts w:ascii="Times New Roman" w:hAnsi="Times New Roman" w:cs="Times New Roman"/>
                <w:sz w:val="20"/>
                <w:szCs w:val="20"/>
              </w:rPr>
              <w:t>LMM</w:t>
            </w:r>
          </w:p>
        </w:tc>
        <w:tc>
          <w:tcPr>
            <w:tcW w:w="993" w:type="dxa"/>
            <w:tcBorders>
              <w:top w:val="nil"/>
              <w:left w:val="nil"/>
              <w:bottom w:val="nil"/>
              <w:right w:val="nil"/>
            </w:tcBorders>
          </w:tcPr>
          <w:p w14:paraId="783470A4" w14:textId="77777777" w:rsidR="00AE0C10" w:rsidRDefault="00000000">
            <w:pPr>
              <w:pStyle w:val="Compact"/>
              <w:spacing w:after="0"/>
            </w:pPr>
            <w:r>
              <w:rPr>
                <w:rFonts w:ascii="Times New Roman" w:hAnsi="Times New Roman" w:cs="Times New Roman"/>
                <w:sz w:val="20"/>
                <w:szCs w:val="20"/>
              </w:rPr>
              <w:t>0,03</w:t>
            </w:r>
          </w:p>
        </w:tc>
        <w:tc>
          <w:tcPr>
            <w:tcW w:w="993" w:type="dxa"/>
            <w:tcBorders>
              <w:top w:val="nil"/>
              <w:left w:val="nil"/>
              <w:bottom w:val="nil"/>
              <w:right w:val="nil"/>
            </w:tcBorders>
          </w:tcPr>
          <w:p w14:paraId="0ED23732" w14:textId="77777777" w:rsidR="00AE0C10" w:rsidRDefault="00000000">
            <w:pPr>
              <w:pStyle w:val="Compact"/>
              <w:spacing w:after="0"/>
            </w:pPr>
            <w:r>
              <w:rPr>
                <w:rFonts w:ascii="Times New Roman" w:hAnsi="Times New Roman" w:cs="Times New Roman"/>
                <w:sz w:val="20"/>
                <w:szCs w:val="20"/>
              </w:rPr>
              <w:t>0,12</w:t>
            </w:r>
          </w:p>
        </w:tc>
        <w:tc>
          <w:tcPr>
            <w:tcW w:w="993" w:type="dxa"/>
            <w:tcBorders>
              <w:top w:val="nil"/>
              <w:left w:val="nil"/>
              <w:bottom w:val="nil"/>
              <w:right w:val="nil"/>
            </w:tcBorders>
          </w:tcPr>
          <w:p w14:paraId="319C3722" w14:textId="77777777" w:rsidR="00AE0C10" w:rsidRDefault="00000000">
            <w:pPr>
              <w:pStyle w:val="Compact"/>
              <w:spacing w:after="0"/>
            </w:pPr>
            <w:r>
              <w:rPr>
                <w:rFonts w:ascii="Times New Roman" w:hAnsi="Times New Roman" w:cs="Times New Roman"/>
                <w:sz w:val="20"/>
                <w:szCs w:val="20"/>
              </w:rPr>
              <w:t>-0,00</w:t>
            </w:r>
          </w:p>
        </w:tc>
        <w:tc>
          <w:tcPr>
            <w:tcW w:w="993" w:type="dxa"/>
            <w:tcBorders>
              <w:top w:val="nil"/>
              <w:left w:val="nil"/>
              <w:bottom w:val="nil"/>
              <w:right w:val="nil"/>
            </w:tcBorders>
          </w:tcPr>
          <w:p w14:paraId="50FBCF25" w14:textId="77777777" w:rsidR="00AE0C10" w:rsidRDefault="00000000">
            <w:pPr>
              <w:pStyle w:val="Compact"/>
              <w:spacing w:after="0"/>
            </w:pPr>
            <w:r>
              <w:rPr>
                <w:rFonts w:ascii="Times New Roman" w:hAnsi="Times New Roman" w:cs="Times New Roman"/>
                <w:sz w:val="20"/>
                <w:szCs w:val="20"/>
              </w:rPr>
              <w:t>-0,00</w:t>
            </w:r>
          </w:p>
        </w:tc>
        <w:tc>
          <w:tcPr>
            <w:tcW w:w="993" w:type="dxa"/>
            <w:tcBorders>
              <w:top w:val="nil"/>
              <w:left w:val="nil"/>
              <w:bottom w:val="nil"/>
              <w:right w:val="nil"/>
            </w:tcBorders>
          </w:tcPr>
          <w:p w14:paraId="67469655" w14:textId="77777777" w:rsidR="00AE0C10" w:rsidRDefault="00000000">
            <w:pPr>
              <w:pStyle w:val="Compact"/>
              <w:spacing w:after="0"/>
            </w:pPr>
            <w:r>
              <w:rPr>
                <w:rFonts w:ascii="Times New Roman" w:hAnsi="Times New Roman" w:cs="Times New Roman"/>
                <w:sz w:val="20"/>
                <w:szCs w:val="20"/>
              </w:rPr>
              <w:t>0,02</w:t>
            </w:r>
          </w:p>
        </w:tc>
        <w:tc>
          <w:tcPr>
            <w:tcW w:w="992" w:type="dxa"/>
            <w:tcBorders>
              <w:top w:val="nil"/>
              <w:left w:val="nil"/>
              <w:bottom w:val="nil"/>
              <w:right w:val="nil"/>
            </w:tcBorders>
          </w:tcPr>
          <w:p w14:paraId="1A021731" w14:textId="77777777" w:rsidR="00AE0C10" w:rsidRDefault="00000000">
            <w:pPr>
              <w:pStyle w:val="Compact"/>
              <w:spacing w:after="0"/>
            </w:pPr>
            <w:r>
              <w:rPr>
                <w:rFonts w:ascii="Times New Roman" w:hAnsi="Times New Roman" w:cs="Times New Roman"/>
                <w:sz w:val="20"/>
                <w:szCs w:val="20"/>
              </w:rPr>
              <w:t>n/a</w:t>
            </w:r>
          </w:p>
        </w:tc>
      </w:tr>
      <w:tr w:rsidR="00AE0C10" w14:paraId="6406EB82" w14:textId="77777777" w:rsidTr="00AE0C10">
        <w:trPr>
          <w:jc w:val="center"/>
        </w:trPr>
        <w:tc>
          <w:tcPr>
            <w:tcW w:w="993" w:type="dxa"/>
            <w:tcBorders>
              <w:top w:val="nil"/>
              <w:left w:val="nil"/>
              <w:bottom w:val="nil"/>
              <w:right w:val="nil"/>
            </w:tcBorders>
          </w:tcPr>
          <w:p w14:paraId="0F1E4FBD" w14:textId="77777777" w:rsidR="00AE0C10" w:rsidRDefault="00000000">
            <w:pPr>
              <w:pStyle w:val="Compact"/>
              <w:spacing w:after="0"/>
            </w:pPr>
            <w:r>
              <w:rPr>
                <w:rFonts w:ascii="Times New Roman" w:hAnsi="Times New Roman" w:cs="Times New Roman"/>
                <w:sz w:val="20"/>
                <w:szCs w:val="20"/>
              </w:rPr>
              <w:t>Index defektov</w:t>
            </w:r>
          </w:p>
        </w:tc>
        <w:tc>
          <w:tcPr>
            <w:tcW w:w="993" w:type="dxa"/>
            <w:tcBorders>
              <w:top w:val="nil"/>
              <w:left w:val="nil"/>
              <w:bottom w:val="nil"/>
              <w:right w:val="nil"/>
            </w:tcBorders>
          </w:tcPr>
          <w:p w14:paraId="18E5B9E3" w14:textId="77777777" w:rsidR="00AE0C10" w:rsidRDefault="00000000">
            <w:pPr>
              <w:pStyle w:val="Compact"/>
              <w:spacing w:after="0"/>
            </w:pPr>
            <w:r>
              <w:rPr>
                <w:rFonts w:ascii="Times New Roman" w:hAnsi="Times New Roman" w:cs="Times New Roman"/>
                <w:sz w:val="20"/>
                <w:szCs w:val="20"/>
              </w:rPr>
              <w:t>LMM</w:t>
            </w:r>
          </w:p>
        </w:tc>
        <w:tc>
          <w:tcPr>
            <w:tcW w:w="993" w:type="dxa"/>
            <w:tcBorders>
              <w:top w:val="nil"/>
              <w:left w:val="nil"/>
              <w:bottom w:val="nil"/>
              <w:right w:val="nil"/>
            </w:tcBorders>
          </w:tcPr>
          <w:p w14:paraId="40190418" w14:textId="77777777" w:rsidR="00AE0C10" w:rsidRDefault="00000000">
            <w:pPr>
              <w:pStyle w:val="Compact"/>
              <w:spacing w:after="0"/>
            </w:pPr>
            <w:r>
              <w:rPr>
                <w:rFonts w:ascii="Times New Roman" w:hAnsi="Times New Roman" w:cs="Times New Roman"/>
                <w:sz w:val="20"/>
                <w:szCs w:val="20"/>
              </w:rPr>
              <w:t>-0,08</w:t>
            </w:r>
          </w:p>
        </w:tc>
        <w:tc>
          <w:tcPr>
            <w:tcW w:w="993" w:type="dxa"/>
            <w:tcBorders>
              <w:top w:val="nil"/>
              <w:left w:val="nil"/>
              <w:bottom w:val="nil"/>
              <w:right w:val="nil"/>
            </w:tcBorders>
          </w:tcPr>
          <w:p w14:paraId="1ABEE343" w14:textId="77777777" w:rsidR="00AE0C10" w:rsidRDefault="00000000">
            <w:pPr>
              <w:pStyle w:val="Compact"/>
              <w:spacing w:after="0"/>
            </w:pPr>
            <w:r>
              <w:rPr>
                <w:rFonts w:ascii="Times New Roman" w:hAnsi="Times New Roman" w:cs="Times New Roman"/>
                <w:sz w:val="20"/>
                <w:szCs w:val="20"/>
              </w:rPr>
              <w:t>0,11</w:t>
            </w:r>
          </w:p>
        </w:tc>
        <w:tc>
          <w:tcPr>
            <w:tcW w:w="993" w:type="dxa"/>
            <w:tcBorders>
              <w:top w:val="nil"/>
              <w:left w:val="nil"/>
              <w:bottom w:val="nil"/>
              <w:right w:val="nil"/>
            </w:tcBorders>
          </w:tcPr>
          <w:p w14:paraId="28215350" w14:textId="77777777" w:rsidR="00AE0C10" w:rsidRDefault="00000000">
            <w:pPr>
              <w:pStyle w:val="Compact"/>
              <w:spacing w:after="0"/>
            </w:pPr>
            <w:r>
              <w:rPr>
                <w:rFonts w:ascii="Times New Roman" w:hAnsi="Times New Roman" w:cs="Times New Roman"/>
                <w:sz w:val="20"/>
                <w:szCs w:val="20"/>
              </w:rPr>
              <w:t>-0,08</w:t>
            </w:r>
          </w:p>
        </w:tc>
        <w:tc>
          <w:tcPr>
            <w:tcW w:w="993" w:type="dxa"/>
            <w:tcBorders>
              <w:top w:val="nil"/>
              <w:left w:val="nil"/>
              <w:bottom w:val="nil"/>
              <w:right w:val="nil"/>
            </w:tcBorders>
          </w:tcPr>
          <w:p w14:paraId="2185F2F7" w14:textId="77777777" w:rsidR="00AE0C10" w:rsidRDefault="00000000">
            <w:pPr>
              <w:pStyle w:val="Compact"/>
              <w:spacing w:after="0"/>
            </w:pPr>
            <w:r>
              <w:rPr>
                <w:rFonts w:ascii="Times New Roman" w:hAnsi="Times New Roman" w:cs="Times New Roman"/>
                <w:sz w:val="20"/>
                <w:szCs w:val="20"/>
              </w:rPr>
              <w:t>0,01</w:t>
            </w:r>
          </w:p>
        </w:tc>
        <w:tc>
          <w:tcPr>
            <w:tcW w:w="993" w:type="dxa"/>
            <w:tcBorders>
              <w:top w:val="nil"/>
              <w:left w:val="nil"/>
              <w:bottom w:val="nil"/>
              <w:right w:val="nil"/>
            </w:tcBorders>
          </w:tcPr>
          <w:p w14:paraId="2AC6AB79" w14:textId="77777777" w:rsidR="00AE0C10" w:rsidRDefault="00000000">
            <w:pPr>
              <w:pStyle w:val="Compact"/>
              <w:spacing w:after="0"/>
            </w:pPr>
            <w:r>
              <w:rPr>
                <w:rFonts w:ascii="Times New Roman" w:hAnsi="Times New Roman" w:cs="Times New Roman"/>
                <w:sz w:val="20"/>
                <w:szCs w:val="20"/>
              </w:rPr>
              <w:t>0,10</w:t>
            </w:r>
          </w:p>
        </w:tc>
        <w:tc>
          <w:tcPr>
            <w:tcW w:w="992" w:type="dxa"/>
            <w:tcBorders>
              <w:top w:val="nil"/>
              <w:left w:val="nil"/>
              <w:bottom w:val="nil"/>
              <w:right w:val="nil"/>
            </w:tcBorders>
          </w:tcPr>
          <w:p w14:paraId="22AD0E36" w14:textId="77777777" w:rsidR="00AE0C10" w:rsidRDefault="00000000">
            <w:pPr>
              <w:pStyle w:val="Compact"/>
              <w:spacing w:after="0"/>
            </w:pPr>
            <w:r>
              <w:rPr>
                <w:rFonts w:ascii="Times New Roman" w:hAnsi="Times New Roman" w:cs="Times New Roman"/>
                <w:sz w:val="20"/>
                <w:szCs w:val="20"/>
              </w:rPr>
              <w:t>n/a</w:t>
            </w:r>
          </w:p>
        </w:tc>
      </w:tr>
      <w:tr w:rsidR="00AE0C10" w14:paraId="69836358" w14:textId="77777777" w:rsidTr="00AE0C10">
        <w:trPr>
          <w:jc w:val="center"/>
        </w:trPr>
        <w:tc>
          <w:tcPr>
            <w:tcW w:w="993" w:type="dxa"/>
            <w:tcBorders>
              <w:top w:val="nil"/>
              <w:left w:val="nil"/>
              <w:bottom w:val="nil"/>
              <w:right w:val="nil"/>
            </w:tcBorders>
          </w:tcPr>
          <w:p w14:paraId="7885B569" w14:textId="77777777" w:rsidR="00AE0C10" w:rsidRDefault="00000000">
            <w:pPr>
              <w:pStyle w:val="Compact"/>
              <w:spacing w:after="0"/>
            </w:pPr>
            <w:r>
              <w:rPr>
                <w:rFonts w:ascii="Times New Roman" w:hAnsi="Times New Roman" w:cs="Times New Roman"/>
                <w:sz w:val="20"/>
                <w:szCs w:val="20"/>
              </w:rPr>
              <w:t>Prirodzenosť jazyka (G2)</w:t>
            </w:r>
          </w:p>
        </w:tc>
        <w:tc>
          <w:tcPr>
            <w:tcW w:w="993" w:type="dxa"/>
            <w:tcBorders>
              <w:top w:val="nil"/>
              <w:left w:val="nil"/>
              <w:bottom w:val="nil"/>
              <w:right w:val="nil"/>
            </w:tcBorders>
          </w:tcPr>
          <w:p w14:paraId="3C8D7F85" w14:textId="77777777" w:rsidR="00AE0C10" w:rsidRDefault="00000000">
            <w:pPr>
              <w:pStyle w:val="Compact"/>
              <w:spacing w:after="0"/>
            </w:pPr>
            <w:r>
              <w:rPr>
                <w:rFonts w:ascii="Times New Roman" w:hAnsi="Times New Roman" w:cs="Times New Roman"/>
                <w:sz w:val="20"/>
                <w:szCs w:val="20"/>
              </w:rPr>
              <w:t>CLMM</w:t>
            </w:r>
          </w:p>
        </w:tc>
        <w:tc>
          <w:tcPr>
            <w:tcW w:w="993" w:type="dxa"/>
            <w:tcBorders>
              <w:top w:val="nil"/>
              <w:left w:val="nil"/>
              <w:bottom w:val="nil"/>
              <w:right w:val="nil"/>
            </w:tcBorders>
          </w:tcPr>
          <w:p w14:paraId="1B61ED42" w14:textId="77777777" w:rsidR="00AE0C10" w:rsidRDefault="00000000">
            <w:pPr>
              <w:pStyle w:val="Compact"/>
              <w:spacing w:after="0"/>
            </w:pPr>
            <w:r>
              <w:rPr>
                <w:rFonts w:ascii="Times New Roman" w:hAnsi="Times New Roman" w:cs="Times New Roman"/>
                <w:sz w:val="20"/>
                <w:szCs w:val="20"/>
              </w:rPr>
              <w:t>-0,01</w:t>
            </w:r>
          </w:p>
        </w:tc>
        <w:tc>
          <w:tcPr>
            <w:tcW w:w="993" w:type="dxa"/>
            <w:tcBorders>
              <w:top w:val="nil"/>
              <w:left w:val="nil"/>
              <w:bottom w:val="nil"/>
              <w:right w:val="nil"/>
            </w:tcBorders>
          </w:tcPr>
          <w:p w14:paraId="16D7AB96" w14:textId="77777777" w:rsidR="00AE0C10" w:rsidRDefault="00000000">
            <w:pPr>
              <w:pStyle w:val="Compact"/>
              <w:spacing w:after="0"/>
            </w:pPr>
            <w:r>
              <w:rPr>
                <w:rFonts w:ascii="Times New Roman" w:hAnsi="Times New Roman" w:cs="Times New Roman"/>
                <w:sz w:val="20"/>
                <w:szCs w:val="20"/>
              </w:rPr>
              <w:t>0,77</w:t>
            </w:r>
          </w:p>
        </w:tc>
        <w:tc>
          <w:tcPr>
            <w:tcW w:w="993" w:type="dxa"/>
            <w:tcBorders>
              <w:top w:val="nil"/>
              <w:left w:val="nil"/>
              <w:bottom w:val="nil"/>
              <w:right w:val="nil"/>
            </w:tcBorders>
          </w:tcPr>
          <w:p w14:paraId="6ADE4C37" w14:textId="77777777" w:rsidR="00AE0C10" w:rsidRDefault="00000000">
            <w:pPr>
              <w:pStyle w:val="Compact"/>
              <w:spacing w:after="0"/>
            </w:pPr>
            <w:r>
              <w:rPr>
                <w:rFonts w:ascii="Times New Roman" w:hAnsi="Times New Roman" w:cs="Times New Roman"/>
                <w:sz w:val="20"/>
                <w:szCs w:val="20"/>
              </w:rPr>
              <w:t>0,80</w:t>
            </w:r>
          </w:p>
        </w:tc>
        <w:tc>
          <w:tcPr>
            <w:tcW w:w="993" w:type="dxa"/>
            <w:tcBorders>
              <w:top w:val="nil"/>
              <w:left w:val="nil"/>
              <w:bottom w:val="nil"/>
              <w:right w:val="nil"/>
            </w:tcBorders>
          </w:tcPr>
          <w:p w14:paraId="6D1ED90E" w14:textId="77777777" w:rsidR="00AE0C10" w:rsidRDefault="00000000">
            <w:pPr>
              <w:pStyle w:val="Compact"/>
              <w:spacing w:after="0"/>
            </w:pPr>
            <w:r>
              <w:rPr>
                <w:rFonts w:ascii="Times New Roman" w:hAnsi="Times New Roman" w:cs="Times New Roman"/>
                <w:sz w:val="20"/>
                <w:szCs w:val="20"/>
              </w:rPr>
              <w:t>0,13</w:t>
            </w:r>
          </w:p>
        </w:tc>
        <w:tc>
          <w:tcPr>
            <w:tcW w:w="993" w:type="dxa"/>
            <w:tcBorders>
              <w:top w:val="nil"/>
              <w:left w:val="nil"/>
              <w:bottom w:val="nil"/>
              <w:right w:val="nil"/>
            </w:tcBorders>
          </w:tcPr>
          <w:p w14:paraId="5379F0AF" w14:textId="77777777" w:rsidR="00AE0C10" w:rsidRDefault="00000000">
            <w:pPr>
              <w:pStyle w:val="Compact"/>
              <w:spacing w:after="0"/>
            </w:pPr>
            <w:r>
              <w:rPr>
                <w:rFonts w:ascii="Times New Roman" w:hAnsi="Times New Roman" w:cs="Times New Roman"/>
                <w:sz w:val="20"/>
                <w:szCs w:val="20"/>
              </w:rPr>
              <w:t>1,20</w:t>
            </w:r>
          </w:p>
        </w:tc>
        <w:tc>
          <w:tcPr>
            <w:tcW w:w="992" w:type="dxa"/>
            <w:tcBorders>
              <w:top w:val="nil"/>
              <w:left w:val="nil"/>
              <w:bottom w:val="nil"/>
              <w:right w:val="nil"/>
            </w:tcBorders>
          </w:tcPr>
          <w:p w14:paraId="08135A7F" w14:textId="77777777" w:rsidR="00AE0C10" w:rsidRDefault="00000000">
            <w:pPr>
              <w:pStyle w:val="Compact"/>
              <w:spacing w:after="0"/>
            </w:pPr>
            <w:r>
              <w:rPr>
                <w:rFonts w:ascii="Times New Roman" w:hAnsi="Times New Roman" w:cs="Times New Roman"/>
                <w:sz w:val="20"/>
                <w:szCs w:val="20"/>
              </w:rPr>
              <w:t>0.28</w:t>
            </w:r>
          </w:p>
        </w:tc>
      </w:tr>
      <w:tr w:rsidR="00AE0C10" w14:paraId="6C418513" w14:textId="77777777" w:rsidTr="00AE0C10">
        <w:trPr>
          <w:jc w:val="center"/>
        </w:trPr>
        <w:tc>
          <w:tcPr>
            <w:tcW w:w="993" w:type="dxa"/>
            <w:tcBorders>
              <w:top w:val="nil"/>
              <w:left w:val="nil"/>
              <w:bottom w:val="nil"/>
              <w:right w:val="nil"/>
            </w:tcBorders>
          </w:tcPr>
          <w:p w14:paraId="7087236C" w14:textId="77777777" w:rsidR="00AE0C10" w:rsidRDefault="00000000">
            <w:pPr>
              <w:pStyle w:val="Compact"/>
              <w:spacing w:after="0"/>
            </w:pPr>
            <w:r>
              <w:rPr>
                <w:rFonts w:ascii="Times New Roman" w:hAnsi="Times New Roman" w:cs="Times New Roman"/>
                <w:sz w:val="20"/>
                <w:szCs w:val="20"/>
              </w:rPr>
              <w:t>Tréningová použiteľnosť (G5)</w:t>
            </w:r>
          </w:p>
        </w:tc>
        <w:tc>
          <w:tcPr>
            <w:tcW w:w="993" w:type="dxa"/>
            <w:tcBorders>
              <w:top w:val="nil"/>
              <w:left w:val="nil"/>
              <w:bottom w:val="nil"/>
              <w:right w:val="nil"/>
            </w:tcBorders>
          </w:tcPr>
          <w:p w14:paraId="0B66DB20" w14:textId="77777777" w:rsidR="00AE0C10" w:rsidRDefault="00000000">
            <w:pPr>
              <w:pStyle w:val="Compact"/>
              <w:spacing w:after="0"/>
            </w:pPr>
            <w:r>
              <w:rPr>
                <w:rFonts w:ascii="Times New Roman" w:hAnsi="Times New Roman" w:cs="Times New Roman"/>
                <w:sz w:val="20"/>
                <w:szCs w:val="20"/>
              </w:rPr>
              <w:t>CLMM</w:t>
            </w:r>
          </w:p>
        </w:tc>
        <w:tc>
          <w:tcPr>
            <w:tcW w:w="993" w:type="dxa"/>
            <w:tcBorders>
              <w:top w:val="nil"/>
              <w:left w:val="nil"/>
              <w:bottom w:val="nil"/>
              <w:right w:val="nil"/>
            </w:tcBorders>
          </w:tcPr>
          <w:p w14:paraId="03F11BE4" w14:textId="77777777" w:rsidR="00AE0C10" w:rsidRDefault="00000000">
            <w:pPr>
              <w:pStyle w:val="Compact"/>
              <w:spacing w:after="0"/>
            </w:pPr>
            <w:r>
              <w:rPr>
                <w:rFonts w:ascii="Times New Roman" w:hAnsi="Times New Roman" w:cs="Times New Roman"/>
                <w:sz w:val="20"/>
                <w:szCs w:val="20"/>
              </w:rPr>
              <w:t>0,26</w:t>
            </w:r>
          </w:p>
        </w:tc>
        <w:tc>
          <w:tcPr>
            <w:tcW w:w="993" w:type="dxa"/>
            <w:tcBorders>
              <w:top w:val="nil"/>
              <w:left w:val="nil"/>
              <w:bottom w:val="nil"/>
              <w:right w:val="nil"/>
            </w:tcBorders>
          </w:tcPr>
          <w:p w14:paraId="53C7B552" w14:textId="77777777" w:rsidR="00AE0C10" w:rsidRDefault="00000000">
            <w:pPr>
              <w:pStyle w:val="Compact"/>
              <w:spacing w:after="0"/>
            </w:pPr>
            <w:r>
              <w:rPr>
                <w:rFonts w:ascii="Times New Roman" w:hAnsi="Times New Roman" w:cs="Times New Roman"/>
                <w:sz w:val="20"/>
                <w:szCs w:val="20"/>
              </w:rPr>
              <w:t>0,65</w:t>
            </w:r>
          </w:p>
        </w:tc>
        <w:tc>
          <w:tcPr>
            <w:tcW w:w="993" w:type="dxa"/>
            <w:tcBorders>
              <w:top w:val="nil"/>
              <w:left w:val="nil"/>
              <w:bottom w:val="nil"/>
              <w:right w:val="nil"/>
            </w:tcBorders>
          </w:tcPr>
          <w:p w14:paraId="2F83ED2C" w14:textId="77777777" w:rsidR="00AE0C10" w:rsidRDefault="00000000">
            <w:pPr>
              <w:pStyle w:val="Compact"/>
              <w:spacing w:after="0"/>
            </w:pPr>
            <w:r>
              <w:rPr>
                <w:rFonts w:ascii="Times New Roman" w:hAnsi="Times New Roman" w:cs="Times New Roman"/>
                <w:sz w:val="20"/>
                <w:szCs w:val="20"/>
              </w:rPr>
              <w:t>-0,24</w:t>
            </w:r>
          </w:p>
        </w:tc>
        <w:tc>
          <w:tcPr>
            <w:tcW w:w="993" w:type="dxa"/>
            <w:tcBorders>
              <w:top w:val="nil"/>
              <w:left w:val="nil"/>
              <w:bottom w:val="nil"/>
              <w:right w:val="nil"/>
            </w:tcBorders>
          </w:tcPr>
          <w:p w14:paraId="732E776A" w14:textId="77777777" w:rsidR="00AE0C10" w:rsidRDefault="00000000">
            <w:pPr>
              <w:pStyle w:val="Compact"/>
              <w:spacing w:after="0"/>
            </w:pPr>
            <w:r>
              <w:rPr>
                <w:rFonts w:ascii="Times New Roman" w:hAnsi="Times New Roman" w:cs="Times New Roman"/>
                <w:sz w:val="20"/>
                <w:szCs w:val="20"/>
              </w:rPr>
              <w:t>0,02</w:t>
            </w:r>
          </w:p>
        </w:tc>
        <w:tc>
          <w:tcPr>
            <w:tcW w:w="993" w:type="dxa"/>
            <w:tcBorders>
              <w:top w:val="nil"/>
              <w:left w:val="nil"/>
              <w:bottom w:val="nil"/>
              <w:right w:val="nil"/>
            </w:tcBorders>
          </w:tcPr>
          <w:p w14:paraId="58A813D2" w14:textId="77777777" w:rsidR="00AE0C10" w:rsidRDefault="00000000">
            <w:pPr>
              <w:pStyle w:val="Compact"/>
              <w:spacing w:after="0"/>
            </w:pPr>
            <w:r>
              <w:rPr>
                <w:rFonts w:ascii="Times New Roman" w:hAnsi="Times New Roman" w:cs="Times New Roman"/>
                <w:sz w:val="20"/>
                <w:szCs w:val="20"/>
              </w:rPr>
              <w:t>0,40</w:t>
            </w:r>
          </w:p>
        </w:tc>
        <w:tc>
          <w:tcPr>
            <w:tcW w:w="992" w:type="dxa"/>
            <w:tcBorders>
              <w:top w:val="nil"/>
              <w:left w:val="nil"/>
              <w:bottom w:val="nil"/>
              <w:right w:val="nil"/>
            </w:tcBorders>
          </w:tcPr>
          <w:p w14:paraId="430D31EF" w14:textId="77777777" w:rsidR="00AE0C10" w:rsidRDefault="00000000">
            <w:pPr>
              <w:pStyle w:val="Compact"/>
              <w:spacing w:after="0"/>
            </w:pPr>
            <w:r>
              <w:rPr>
                <w:rFonts w:ascii="Times New Roman" w:hAnsi="Times New Roman" w:cs="Times New Roman"/>
                <w:sz w:val="20"/>
                <w:szCs w:val="20"/>
              </w:rPr>
              <w:t>0.67</w:t>
            </w:r>
          </w:p>
        </w:tc>
      </w:tr>
      <w:tr w:rsidR="00AE0C10" w14:paraId="7615A4C6" w14:textId="77777777" w:rsidTr="00AE0C10">
        <w:trPr>
          <w:jc w:val="center"/>
        </w:trPr>
        <w:tc>
          <w:tcPr>
            <w:tcW w:w="993" w:type="dxa"/>
            <w:tcBorders>
              <w:top w:val="nil"/>
              <w:left w:val="nil"/>
              <w:bottom w:val="nil"/>
              <w:right w:val="nil"/>
            </w:tcBorders>
          </w:tcPr>
          <w:p w14:paraId="289B0F48" w14:textId="77777777" w:rsidR="00AE0C10" w:rsidRDefault="00000000">
            <w:pPr>
              <w:pStyle w:val="Compact"/>
              <w:spacing w:after="0"/>
            </w:pPr>
            <w:r>
              <w:rPr>
                <w:rFonts w:ascii="Times New Roman" w:hAnsi="Times New Roman" w:cs="Times New Roman"/>
                <w:sz w:val="20"/>
                <w:szCs w:val="20"/>
              </w:rPr>
              <w:t>Odhad závažnosti (S1)</w:t>
            </w:r>
          </w:p>
        </w:tc>
        <w:tc>
          <w:tcPr>
            <w:tcW w:w="993" w:type="dxa"/>
            <w:tcBorders>
              <w:top w:val="nil"/>
              <w:left w:val="nil"/>
              <w:bottom w:val="nil"/>
              <w:right w:val="nil"/>
            </w:tcBorders>
          </w:tcPr>
          <w:p w14:paraId="5FA60DDA" w14:textId="77777777" w:rsidR="00AE0C10" w:rsidRDefault="00000000">
            <w:pPr>
              <w:pStyle w:val="Compact"/>
              <w:spacing w:after="0"/>
            </w:pPr>
            <w:r>
              <w:rPr>
                <w:rFonts w:ascii="Times New Roman" w:hAnsi="Times New Roman" w:cs="Times New Roman"/>
                <w:sz w:val="20"/>
                <w:szCs w:val="20"/>
              </w:rPr>
              <w:t>CLMM</w:t>
            </w:r>
          </w:p>
        </w:tc>
        <w:tc>
          <w:tcPr>
            <w:tcW w:w="993" w:type="dxa"/>
            <w:tcBorders>
              <w:top w:val="nil"/>
              <w:left w:val="nil"/>
              <w:bottom w:val="nil"/>
              <w:right w:val="nil"/>
            </w:tcBorders>
          </w:tcPr>
          <w:p w14:paraId="006E5617" w14:textId="77777777" w:rsidR="00AE0C10" w:rsidRDefault="00000000">
            <w:pPr>
              <w:pStyle w:val="Compact"/>
              <w:spacing w:after="0"/>
            </w:pPr>
            <w:r>
              <w:rPr>
                <w:rFonts w:ascii="Times New Roman" w:hAnsi="Times New Roman" w:cs="Times New Roman"/>
                <w:sz w:val="20"/>
                <w:szCs w:val="20"/>
              </w:rPr>
              <w:t>0,14</w:t>
            </w:r>
          </w:p>
        </w:tc>
        <w:tc>
          <w:tcPr>
            <w:tcW w:w="993" w:type="dxa"/>
            <w:tcBorders>
              <w:top w:val="nil"/>
              <w:left w:val="nil"/>
              <w:bottom w:val="nil"/>
              <w:right w:val="nil"/>
            </w:tcBorders>
          </w:tcPr>
          <w:p w14:paraId="23E9676E" w14:textId="77777777" w:rsidR="00AE0C10" w:rsidRDefault="00000000">
            <w:pPr>
              <w:pStyle w:val="Compact"/>
              <w:spacing w:after="0"/>
            </w:pPr>
            <w:r>
              <w:rPr>
                <w:rFonts w:ascii="Times New Roman" w:hAnsi="Times New Roman" w:cs="Times New Roman"/>
                <w:sz w:val="20"/>
                <w:szCs w:val="20"/>
              </w:rPr>
              <w:t>0,70</w:t>
            </w:r>
          </w:p>
        </w:tc>
        <w:tc>
          <w:tcPr>
            <w:tcW w:w="993" w:type="dxa"/>
            <w:tcBorders>
              <w:top w:val="nil"/>
              <w:left w:val="nil"/>
              <w:bottom w:val="nil"/>
              <w:right w:val="nil"/>
            </w:tcBorders>
          </w:tcPr>
          <w:p w14:paraId="4C31ADD8" w14:textId="77777777" w:rsidR="00AE0C10" w:rsidRDefault="00000000">
            <w:pPr>
              <w:pStyle w:val="Compact"/>
              <w:spacing w:after="0"/>
            </w:pPr>
            <w:r>
              <w:rPr>
                <w:rFonts w:ascii="Times New Roman" w:hAnsi="Times New Roman" w:cs="Times New Roman"/>
                <w:sz w:val="20"/>
                <w:szCs w:val="20"/>
              </w:rPr>
              <w:t>-0,07</w:t>
            </w:r>
          </w:p>
        </w:tc>
        <w:tc>
          <w:tcPr>
            <w:tcW w:w="993" w:type="dxa"/>
            <w:tcBorders>
              <w:top w:val="nil"/>
              <w:left w:val="nil"/>
              <w:bottom w:val="nil"/>
              <w:right w:val="nil"/>
            </w:tcBorders>
          </w:tcPr>
          <w:p w14:paraId="28E7165E" w14:textId="77777777" w:rsidR="00AE0C10" w:rsidRDefault="00000000">
            <w:pPr>
              <w:pStyle w:val="Compact"/>
              <w:spacing w:after="0"/>
            </w:pPr>
            <w:r>
              <w:rPr>
                <w:rFonts w:ascii="Times New Roman" w:hAnsi="Times New Roman" w:cs="Times New Roman"/>
                <w:sz w:val="20"/>
                <w:szCs w:val="20"/>
              </w:rPr>
              <w:t>-0,03</w:t>
            </w:r>
          </w:p>
        </w:tc>
        <w:tc>
          <w:tcPr>
            <w:tcW w:w="993" w:type="dxa"/>
            <w:tcBorders>
              <w:top w:val="nil"/>
              <w:left w:val="nil"/>
              <w:bottom w:val="nil"/>
              <w:right w:val="nil"/>
            </w:tcBorders>
          </w:tcPr>
          <w:p w14:paraId="4451DCAE" w14:textId="77777777" w:rsidR="00AE0C10" w:rsidRDefault="00000000">
            <w:pPr>
              <w:pStyle w:val="Compact"/>
              <w:spacing w:after="0"/>
            </w:pPr>
            <w:r>
              <w:rPr>
                <w:rFonts w:ascii="Times New Roman" w:hAnsi="Times New Roman" w:cs="Times New Roman"/>
                <w:sz w:val="20"/>
                <w:szCs w:val="20"/>
              </w:rPr>
              <w:t>1,55</w:t>
            </w:r>
          </w:p>
        </w:tc>
        <w:tc>
          <w:tcPr>
            <w:tcW w:w="992" w:type="dxa"/>
            <w:tcBorders>
              <w:top w:val="nil"/>
              <w:left w:val="nil"/>
              <w:bottom w:val="nil"/>
              <w:right w:val="nil"/>
            </w:tcBorders>
          </w:tcPr>
          <w:p w14:paraId="138BD276" w14:textId="77777777" w:rsidR="00AE0C10" w:rsidRDefault="00000000">
            <w:pPr>
              <w:pStyle w:val="Compact"/>
              <w:spacing w:after="0"/>
            </w:pPr>
            <w:r>
              <w:rPr>
                <w:rFonts w:ascii="Times New Roman" w:hAnsi="Times New Roman" w:cs="Times New Roman"/>
                <w:sz w:val="20"/>
                <w:szCs w:val="20"/>
              </w:rPr>
              <w:t>0.11</w:t>
            </w:r>
          </w:p>
        </w:tc>
      </w:tr>
      <w:tr w:rsidR="00AE0C10" w14:paraId="22CB73CB" w14:textId="77777777" w:rsidTr="00AE0C10">
        <w:trPr>
          <w:jc w:val="center"/>
        </w:trPr>
        <w:tc>
          <w:tcPr>
            <w:tcW w:w="993" w:type="dxa"/>
            <w:tcBorders>
              <w:top w:val="nil"/>
              <w:left w:val="nil"/>
              <w:bottom w:val="single" w:sz="10" w:space="0" w:color="000000"/>
              <w:right w:val="nil"/>
            </w:tcBorders>
          </w:tcPr>
          <w:p w14:paraId="375F2AB4" w14:textId="77777777" w:rsidR="00AE0C10" w:rsidRDefault="00000000">
            <w:pPr>
              <w:pStyle w:val="Compact"/>
              <w:spacing w:after="0"/>
            </w:pPr>
            <w:r>
              <w:rPr>
                <w:rFonts w:ascii="Times New Roman" w:hAnsi="Times New Roman" w:cs="Times New Roman"/>
                <w:sz w:val="20"/>
                <w:szCs w:val="20"/>
              </w:rPr>
              <w:t>Odhad funkčného dopadu (S2)</w:t>
            </w:r>
          </w:p>
        </w:tc>
        <w:tc>
          <w:tcPr>
            <w:tcW w:w="993" w:type="dxa"/>
            <w:tcBorders>
              <w:top w:val="nil"/>
              <w:left w:val="nil"/>
              <w:bottom w:val="single" w:sz="10" w:space="0" w:color="000000"/>
              <w:right w:val="nil"/>
            </w:tcBorders>
          </w:tcPr>
          <w:p w14:paraId="58F60F16" w14:textId="77777777" w:rsidR="00AE0C10" w:rsidRDefault="00000000">
            <w:pPr>
              <w:pStyle w:val="Compact"/>
              <w:spacing w:after="0"/>
            </w:pPr>
            <w:r>
              <w:rPr>
                <w:rFonts w:ascii="Times New Roman" w:hAnsi="Times New Roman" w:cs="Times New Roman"/>
                <w:sz w:val="20"/>
                <w:szCs w:val="20"/>
              </w:rPr>
              <w:t>CLMM</w:t>
            </w:r>
          </w:p>
        </w:tc>
        <w:tc>
          <w:tcPr>
            <w:tcW w:w="993" w:type="dxa"/>
            <w:tcBorders>
              <w:top w:val="nil"/>
              <w:left w:val="nil"/>
              <w:bottom w:val="single" w:sz="10" w:space="0" w:color="000000"/>
              <w:right w:val="nil"/>
            </w:tcBorders>
          </w:tcPr>
          <w:p w14:paraId="72AD94B5" w14:textId="77777777" w:rsidR="00AE0C10" w:rsidRDefault="00000000">
            <w:pPr>
              <w:pStyle w:val="Compact"/>
              <w:spacing w:after="0"/>
            </w:pPr>
            <w:r>
              <w:rPr>
                <w:rFonts w:ascii="Times New Roman" w:hAnsi="Times New Roman" w:cs="Times New Roman"/>
                <w:sz w:val="20"/>
                <w:szCs w:val="20"/>
              </w:rPr>
              <w:t>-0,52</w:t>
            </w:r>
          </w:p>
        </w:tc>
        <w:tc>
          <w:tcPr>
            <w:tcW w:w="993" w:type="dxa"/>
            <w:tcBorders>
              <w:top w:val="nil"/>
              <w:left w:val="nil"/>
              <w:bottom w:val="single" w:sz="10" w:space="0" w:color="000000"/>
              <w:right w:val="nil"/>
            </w:tcBorders>
          </w:tcPr>
          <w:p w14:paraId="082EDC2B" w14:textId="77777777" w:rsidR="00AE0C10" w:rsidRDefault="00000000">
            <w:pPr>
              <w:pStyle w:val="Compact"/>
              <w:spacing w:after="0"/>
            </w:pPr>
            <w:r>
              <w:rPr>
                <w:rFonts w:ascii="Times New Roman" w:hAnsi="Times New Roman" w:cs="Times New Roman"/>
                <w:sz w:val="20"/>
                <w:szCs w:val="20"/>
              </w:rPr>
              <w:t>0,74</w:t>
            </w:r>
          </w:p>
        </w:tc>
        <w:tc>
          <w:tcPr>
            <w:tcW w:w="993" w:type="dxa"/>
            <w:tcBorders>
              <w:top w:val="nil"/>
              <w:left w:val="nil"/>
              <w:bottom w:val="single" w:sz="10" w:space="0" w:color="000000"/>
              <w:right w:val="nil"/>
            </w:tcBorders>
          </w:tcPr>
          <w:p w14:paraId="08C10D34" w14:textId="77777777" w:rsidR="00AE0C10" w:rsidRDefault="00000000">
            <w:pPr>
              <w:pStyle w:val="Compact"/>
              <w:spacing w:after="0"/>
            </w:pPr>
            <w:r>
              <w:rPr>
                <w:rFonts w:ascii="Times New Roman" w:hAnsi="Times New Roman" w:cs="Times New Roman"/>
                <w:sz w:val="20"/>
                <w:szCs w:val="20"/>
              </w:rPr>
              <w:t>-1,80</w:t>
            </w:r>
          </w:p>
        </w:tc>
        <w:tc>
          <w:tcPr>
            <w:tcW w:w="993" w:type="dxa"/>
            <w:tcBorders>
              <w:top w:val="nil"/>
              <w:left w:val="nil"/>
              <w:bottom w:val="single" w:sz="10" w:space="0" w:color="000000"/>
              <w:right w:val="nil"/>
            </w:tcBorders>
          </w:tcPr>
          <w:p w14:paraId="7124447A" w14:textId="77777777" w:rsidR="00AE0C10" w:rsidRDefault="00000000">
            <w:pPr>
              <w:pStyle w:val="Compact"/>
              <w:spacing w:after="0"/>
            </w:pPr>
            <w:r>
              <w:rPr>
                <w:rFonts w:ascii="Times New Roman" w:hAnsi="Times New Roman" w:cs="Times New Roman"/>
                <w:sz w:val="20"/>
                <w:szCs w:val="20"/>
              </w:rPr>
              <w:t>-1,86</w:t>
            </w:r>
          </w:p>
        </w:tc>
        <w:tc>
          <w:tcPr>
            <w:tcW w:w="993" w:type="dxa"/>
            <w:tcBorders>
              <w:top w:val="nil"/>
              <w:left w:val="nil"/>
              <w:bottom w:val="single" w:sz="10" w:space="0" w:color="000000"/>
              <w:right w:val="nil"/>
            </w:tcBorders>
          </w:tcPr>
          <w:p w14:paraId="1763EC31" w14:textId="77777777" w:rsidR="00AE0C10" w:rsidRDefault="00000000">
            <w:pPr>
              <w:pStyle w:val="Compact"/>
              <w:spacing w:after="0"/>
            </w:pPr>
            <w:r>
              <w:rPr>
                <w:rFonts w:ascii="Times New Roman" w:hAnsi="Times New Roman" w:cs="Times New Roman"/>
                <w:sz w:val="20"/>
                <w:szCs w:val="20"/>
              </w:rPr>
              <w:t>2,53</w:t>
            </w:r>
          </w:p>
        </w:tc>
        <w:tc>
          <w:tcPr>
            <w:tcW w:w="992" w:type="dxa"/>
            <w:tcBorders>
              <w:top w:val="nil"/>
              <w:left w:val="nil"/>
              <w:bottom w:val="single" w:sz="10" w:space="0" w:color="000000"/>
              <w:right w:val="nil"/>
            </w:tcBorders>
          </w:tcPr>
          <w:p w14:paraId="6F68CE9E" w14:textId="77777777" w:rsidR="00AE0C10" w:rsidRDefault="00000000">
            <w:pPr>
              <w:pStyle w:val="Compact"/>
              <w:spacing w:after="0"/>
            </w:pPr>
            <w:r>
              <w:rPr>
                <w:rFonts w:ascii="Times New Roman" w:hAnsi="Times New Roman" w:cs="Times New Roman"/>
                <w:sz w:val="20"/>
                <w:szCs w:val="20"/>
              </w:rPr>
              <w:t>0.02</w:t>
            </w:r>
          </w:p>
        </w:tc>
      </w:tr>
    </w:tbl>
    <w:p w14:paraId="7225F7E7" w14:textId="77777777" w:rsidR="00AE0C10" w:rsidRDefault="00000000">
      <w:pPr>
        <w:pStyle w:val="Zkladntext"/>
      </w:pPr>
      <w:r>
        <w:rPr>
          <w:b/>
          <w:bCs/>
        </w:rPr>
        <w:t>Tabuľka 7B. Kompaktný prehľad transcript-level modelových odhadov.</w:t>
      </w:r>
    </w:p>
    <w:tbl>
      <w:tblPr>
        <w:tblStyle w:val="Table"/>
        <w:tblW w:w="7943" w:type="dxa"/>
        <w:jc w:val="center"/>
        <w:tblBorders>
          <w:top w:val="nil"/>
          <w:left w:val="nil"/>
          <w:bottom w:val="nil"/>
          <w:right w:val="nil"/>
          <w:insideH w:val="nil"/>
          <w:insideV w:val="nil"/>
        </w:tblBorders>
        <w:tblLayout w:type="fixed"/>
        <w:tblCellMar>
          <w:top w:w="35" w:type="dxa"/>
          <w:left w:w="90" w:type="dxa"/>
          <w:bottom w:w="35" w:type="dxa"/>
          <w:right w:w="90" w:type="dxa"/>
        </w:tblCellMar>
        <w:tblLook w:val="04A0" w:firstRow="1" w:lastRow="0" w:firstColumn="1" w:lastColumn="0" w:noHBand="0" w:noVBand="1"/>
      </w:tblPr>
      <w:tblGrid>
        <w:gridCol w:w="993"/>
        <w:gridCol w:w="993"/>
        <w:gridCol w:w="993"/>
        <w:gridCol w:w="993"/>
        <w:gridCol w:w="993"/>
        <w:gridCol w:w="993"/>
        <w:gridCol w:w="993"/>
        <w:gridCol w:w="992"/>
      </w:tblGrid>
      <w:tr w:rsidR="00AE0C10" w14:paraId="3A2516B5" w14:textId="77777777" w:rsidTr="00AE0C10">
        <w:trPr>
          <w:cnfStyle w:val="100000000000" w:firstRow="1" w:lastRow="0" w:firstColumn="0" w:lastColumn="0" w:oddVBand="0" w:evenVBand="0" w:oddHBand="0" w:evenHBand="0" w:firstRowFirstColumn="0" w:firstRowLastColumn="0" w:lastRowFirstColumn="0" w:lastRowLastColumn="0"/>
          <w:tblHeader/>
          <w:jc w:val="center"/>
        </w:trPr>
        <w:tc>
          <w:tcPr>
            <w:tcW w:w="993" w:type="dxa"/>
            <w:tcBorders>
              <w:top w:val="single" w:sz="10" w:space="0" w:color="000000"/>
              <w:left w:val="nil"/>
              <w:bottom w:val="single" w:sz="8" w:space="0" w:color="000000"/>
              <w:right w:val="nil"/>
            </w:tcBorders>
          </w:tcPr>
          <w:p w14:paraId="35A44BDC" w14:textId="77777777" w:rsidR="00AE0C10" w:rsidRDefault="00000000">
            <w:pPr>
              <w:pStyle w:val="Compact"/>
              <w:spacing w:after="0"/>
            </w:pPr>
            <w:r>
              <w:rPr>
                <w:rFonts w:ascii="Times New Roman" w:hAnsi="Times New Roman" w:cs="Times New Roman"/>
                <w:b/>
                <w:bCs/>
                <w:sz w:val="20"/>
                <w:szCs w:val="20"/>
              </w:rPr>
              <w:t>Outcome</w:t>
            </w:r>
          </w:p>
        </w:tc>
        <w:tc>
          <w:tcPr>
            <w:tcW w:w="993" w:type="dxa"/>
            <w:tcBorders>
              <w:top w:val="single" w:sz="10" w:space="0" w:color="000000"/>
              <w:left w:val="nil"/>
              <w:bottom w:val="single" w:sz="8" w:space="0" w:color="000000"/>
              <w:right w:val="nil"/>
            </w:tcBorders>
          </w:tcPr>
          <w:p w14:paraId="7AFF02D2" w14:textId="77777777" w:rsidR="00AE0C10" w:rsidRDefault="00000000">
            <w:pPr>
              <w:pStyle w:val="Compact"/>
              <w:spacing w:after="0"/>
            </w:pPr>
            <w:r>
              <w:rPr>
                <w:rFonts w:ascii="Times New Roman" w:hAnsi="Times New Roman" w:cs="Times New Roman"/>
                <w:b/>
                <w:bCs/>
                <w:sz w:val="20"/>
                <w:szCs w:val="20"/>
              </w:rPr>
              <w:t>Model</w:t>
            </w:r>
          </w:p>
        </w:tc>
        <w:tc>
          <w:tcPr>
            <w:tcW w:w="993" w:type="dxa"/>
            <w:tcBorders>
              <w:top w:val="single" w:sz="10" w:space="0" w:color="000000"/>
              <w:left w:val="nil"/>
              <w:bottom w:val="single" w:sz="8" w:space="0" w:color="000000"/>
              <w:right w:val="nil"/>
            </w:tcBorders>
          </w:tcPr>
          <w:p w14:paraId="241C3291" w14:textId="77777777" w:rsidR="00AE0C10" w:rsidRDefault="00000000">
            <w:pPr>
              <w:pStyle w:val="Compact"/>
              <w:spacing w:after="0"/>
            </w:pPr>
            <w:r>
              <w:rPr>
                <w:rFonts w:ascii="Times New Roman" w:hAnsi="Times New Roman" w:cs="Times New Roman"/>
                <w:b/>
                <w:bCs/>
                <w:sz w:val="20"/>
                <w:szCs w:val="20"/>
              </w:rPr>
              <w:t>Guardrail b</w:t>
            </w:r>
          </w:p>
        </w:tc>
        <w:tc>
          <w:tcPr>
            <w:tcW w:w="993" w:type="dxa"/>
            <w:tcBorders>
              <w:top w:val="single" w:sz="10" w:space="0" w:color="000000"/>
              <w:left w:val="nil"/>
              <w:bottom w:val="single" w:sz="8" w:space="0" w:color="000000"/>
              <w:right w:val="nil"/>
            </w:tcBorders>
          </w:tcPr>
          <w:p w14:paraId="68CCBD50" w14:textId="77777777" w:rsidR="00AE0C10" w:rsidRDefault="00000000">
            <w:pPr>
              <w:pStyle w:val="Compact"/>
              <w:spacing w:after="0"/>
            </w:pPr>
            <w:r>
              <w:rPr>
                <w:rFonts w:ascii="Times New Roman" w:hAnsi="Times New Roman" w:cs="Times New Roman"/>
                <w:b/>
                <w:bCs/>
                <w:sz w:val="20"/>
                <w:szCs w:val="20"/>
              </w:rPr>
              <w:t>Guardrail SE</w:t>
            </w:r>
          </w:p>
        </w:tc>
        <w:tc>
          <w:tcPr>
            <w:tcW w:w="993" w:type="dxa"/>
            <w:tcBorders>
              <w:top w:val="single" w:sz="10" w:space="0" w:color="000000"/>
              <w:left w:val="nil"/>
              <w:bottom w:val="single" w:sz="8" w:space="0" w:color="000000"/>
              <w:right w:val="nil"/>
            </w:tcBorders>
          </w:tcPr>
          <w:p w14:paraId="1187A1B3" w14:textId="77777777" w:rsidR="00AE0C10" w:rsidRDefault="00000000">
            <w:pPr>
              <w:pStyle w:val="Compact"/>
              <w:spacing w:after="0"/>
            </w:pPr>
            <w:r>
              <w:rPr>
                <w:rFonts w:ascii="Times New Roman" w:hAnsi="Times New Roman" w:cs="Times New Roman"/>
                <w:b/>
                <w:bCs/>
                <w:sz w:val="20"/>
                <w:szCs w:val="20"/>
              </w:rPr>
              <w:t>Profil P2 b</w:t>
            </w:r>
          </w:p>
        </w:tc>
        <w:tc>
          <w:tcPr>
            <w:tcW w:w="993" w:type="dxa"/>
            <w:tcBorders>
              <w:top w:val="single" w:sz="10" w:space="0" w:color="000000"/>
              <w:left w:val="nil"/>
              <w:bottom w:val="single" w:sz="8" w:space="0" w:color="000000"/>
              <w:right w:val="nil"/>
            </w:tcBorders>
          </w:tcPr>
          <w:p w14:paraId="1B52F844" w14:textId="77777777" w:rsidR="00AE0C10" w:rsidRDefault="00000000">
            <w:pPr>
              <w:pStyle w:val="Compact"/>
              <w:spacing w:after="0"/>
            </w:pPr>
            <w:r>
              <w:rPr>
                <w:rFonts w:ascii="Times New Roman" w:hAnsi="Times New Roman" w:cs="Times New Roman"/>
                <w:b/>
                <w:bCs/>
                <w:sz w:val="20"/>
                <w:szCs w:val="20"/>
              </w:rPr>
              <w:t>Profil P3 b</w:t>
            </w:r>
          </w:p>
        </w:tc>
        <w:tc>
          <w:tcPr>
            <w:tcW w:w="993" w:type="dxa"/>
            <w:tcBorders>
              <w:top w:val="single" w:sz="10" w:space="0" w:color="000000"/>
              <w:left w:val="nil"/>
              <w:bottom w:val="single" w:sz="8" w:space="0" w:color="000000"/>
              <w:right w:val="nil"/>
            </w:tcBorders>
          </w:tcPr>
          <w:p w14:paraId="590B10EF" w14:textId="77777777" w:rsidR="00AE0C10" w:rsidRDefault="00000000">
            <w:pPr>
              <w:pStyle w:val="Compact"/>
              <w:spacing w:after="0"/>
            </w:pPr>
            <w:r>
              <w:rPr>
                <w:rFonts w:ascii="Times New Roman" w:hAnsi="Times New Roman" w:cs="Times New Roman"/>
                <w:b/>
                <w:bCs/>
                <w:sz w:val="20"/>
                <w:szCs w:val="20"/>
              </w:rPr>
              <w:t>Najvacsi interakcny abs(b)</w:t>
            </w:r>
          </w:p>
        </w:tc>
        <w:tc>
          <w:tcPr>
            <w:tcW w:w="992" w:type="dxa"/>
            <w:tcBorders>
              <w:top w:val="single" w:sz="10" w:space="0" w:color="000000"/>
              <w:left w:val="nil"/>
              <w:bottom w:val="single" w:sz="8" w:space="0" w:color="000000"/>
              <w:right w:val="nil"/>
            </w:tcBorders>
          </w:tcPr>
          <w:p w14:paraId="18957E90" w14:textId="77777777" w:rsidR="00AE0C10" w:rsidRDefault="00000000">
            <w:pPr>
              <w:pStyle w:val="Compact"/>
              <w:spacing w:after="0"/>
            </w:pPr>
            <w:r>
              <w:rPr>
                <w:rFonts w:ascii="Times New Roman" w:hAnsi="Times New Roman" w:cs="Times New Roman"/>
                <w:b/>
                <w:bCs/>
                <w:sz w:val="20"/>
                <w:szCs w:val="20"/>
              </w:rPr>
              <w:t>Interakcne p (min)</w:t>
            </w:r>
          </w:p>
        </w:tc>
      </w:tr>
      <w:tr w:rsidR="00AE0C10" w14:paraId="26C00CE2" w14:textId="77777777" w:rsidTr="00AE0C10">
        <w:trPr>
          <w:jc w:val="center"/>
        </w:trPr>
        <w:tc>
          <w:tcPr>
            <w:tcW w:w="993" w:type="dxa"/>
            <w:tcBorders>
              <w:top w:val="nil"/>
              <w:left w:val="nil"/>
              <w:bottom w:val="nil"/>
              <w:right w:val="nil"/>
            </w:tcBorders>
          </w:tcPr>
          <w:p w14:paraId="3BE4E0AA" w14:textId="77777777" w:rsidR="00AE0C10" w:rsidRDefault="00000000">
            <w:pPr>
              <w:pStyle w:val="Compact"/>
              <w:spacing w:after="0"/>
            </w:pPr>
            <w:r>
              <w:rPr>
                <w:rFonts w:ascii="Times New Roman" w:hAnsi="Times New Roman" w:cs="Times New Roman"/>
                <w:sz w:val="20"/>
                <w:szCs w:val="20"/>
              </w:rPr>
              <w:t>Symptom error mean</w:t>
            </w:r>
          </w:p>
        </w:tc>
        <w:tc>
          <w:tcPr>
            <w:tcW w:w="993" w:type="dxa"/>
            <w:tcBorders>
              <w:top w:val="nil"/>
              <w:left w:val="nil"/>
              <w:bottom w:val="nil"/>
              <w:right w:val="nil"/>
            </w:tcBorders>
          </w:tcPr>
          <w:p w14:paraId="568BBB77" w14:textId="77777777" w:rsidR="00AE0C10" w:rsidRDefault="00000000">
            <w:pPr>
              <w:pStyle w:val="Compact"/>
              <w:spacing w:after="0"/>
            </w:pPr>
            <w:r>
              <w:rPr>
                <w:rFonts w:ascii="Times New Roman" w:hAnsi="Times New Roman" w:cs="Times New Roman"/>
                <w:sz w:val="20"/>
                <w:szCs w:val="20"/>
              </w:rPr>
              <w:t>LMM-transcript</w:t>
            </w:r>
          </w:p>
        </w:tc>
        <w:tc>
          <w:tcPr>
            <w:tcW w:w="993" w:type="dxa"/>
            <w:tcBorders>
              <w:top w:val="nil"/>
              <w:left w:val="nil"/>
              <w:bottom w:val="nil"/>
              <w:right w:val="nil"/>
            </w:tcBorders>
          </w:tcPr>
          <w:p w14:paraId="49A398AD" w14:textId="77777777" w:rsidR="00AE0C10" w:rsidRDefault="00000000">
            <w:pPr>
              <w:pStyle w:val="Compact"/>
              <w:spacing w:after="0"/>
            </w:pPr>
            <w:r>
              <w:rPr>
                <w:rFonts w:ascii="Times New Roman" w:hAnsi="Times New Roman" w:cs="Times New Roman"/>
                <w:sz w:val="20"/>
                <w:szCs w:val="20"/>
              </w:rPr>
              <w:t>-0,02</w:t>
            </w:r>
          </w:p>
        </w:tc>
        <w:tc>
          <w:tcPr>
            <w:tcW w:w="993" w:type="dxa"/>
            <w:tcBorders>
              <w:top w:val="nil"/>
              <w:left w:val="nil"/>
              <w:bottom w:val="nil"/>
              <w:right w:val="nil"/>
            </w:tcBorders>
          </w:tcPr>
          <w:p w14:paraId="2424F386" w14:textId="77777777" w:rsidR="00AE0C10" w:rsidRDefault="00000000">
            <w:pPr>
              <w:pStyle w:val="Compact"/>
              <w:spacing w:after="0"/>
            </w:pPr>
            <w:r>
              <w:rPr>
                <w:rFonts w:ascii="Times New Roman" w:hAnsi="Times New Roman" w:cs="Times New Roman"/>
                <w:sz w:val="20"/>
                <w:szCs w:val="20"/>
              </w:rPr>
              <w:t>0,04</w:t>
            </w:r>
          </w:p>
        </w:tc>
        <w:tc>
          <w:tcPr>
            <w:tcW w:w="993" w:type="dxa"/>
            <w:tcBorders>
              <w:top w:val="nil"/>
              <w:left w:val="nil"/>
              <w:bottom w:val="nil"/>
              <w:right w:val="nil"/>
            </w:tcBorders>
          </w:tcPr>
          <w:p w14:paraId="389F2AE1" w14:textId="77777777" w:rsidR="00AE0C10" w:rsidRDefault="00000000">
            <w:pPr>
              <w:pStyle w:val="Compact"/>
              <w:spacing w:after="0"/>
            </w:pPr>
            <w:r>
              <w:rPr>
                <w:rFonts w:ascii="Times New Roman" w:hAnsi="Times New Roman" w:cs="Times New Roman"/>
                <w:sz w:val="20"/>
                <w:szCs w:val="20"/>
              </w:rPr>
              <w:t>-0,05</w:t>
            </w:r>
          </w:p>
        </w:tc>
        <w:tc>
          <w:tcPr>
            <w:tcW w:w="993" w:type="dxa"/>
            <w:tcBorders>
              <w:top w:val="nil"/>
              <w:left w:val="nil"/>
              <w:bottom w:val="nil"/>
              <w:right w:val="nil"/>
            </w:tcBorders>
          </w:tcPr>
          <w:p w14:paraId="4D3CD35A" w14:textId="77777777" w:rsidR="00AE0C10" w:rsidRDefault="00000000">
            <w:pPr>
              <w:pStyle w:val="Compact"/>
              <w:spacing w:after="0"/>
            </w:pPr>
            <w:r>
              <w:rPr>
                <w:rFonts w:ascii="Times New Roman" w:hAnsi="Times New Roman" w:cs="Times New Roman"/>
                <w:sz w:val="20"/>
                <w:szCs w:val="20"/>
              </w:rPr>
              <w:t>0,06</w:t>
            </w:r>
          </w:p>
        </w:tc>
        <w:tc>
          <w:tcPr>
            <w:tcW w:w="993" w:type="dxa"/>
            <w:tcBorders>
              <w:top w:val="nil"/>
              <w:left w:val="nil"/>
              <w:bottom w:val="nil"/>
              <w:right w:val="nil"/>
            </w:tcBorders>
          </w:tcPr>
          <w:p w14:paraId="318506D4" w14:textId="77777777" w:rsidR="00AE0C10" w:rsidRDefault="00000000">
            <w:pPr>
              <w:pStyle w:val="Compact"/>
              <w:spacing w:after="0"/>
            </w:pPr>
            <w:r>
              <w:rPr>
                <w:rFonts w:ascii="Times New Roman" w:hAnsi="Times New Roman" w:cs="Times New Roman"/>
                <w:sz w:val="20"/>
                <w:szCs w:val="20"/>
              </w:rPr>
              <w:t>0,10</w:t>
            </w:r>
          </w:p>
        </w:tc>
        <w:tc>
          <w:tcPr>
            <w:tcW w:w="992" w:type="dxa"/>
            <w:tcBorders>
              <w:top w:val="nil"/>
              <w:left w:val="nil"/>
              <w:bottom w:val="nil"/>
              <w:right w:val="nil"/>
            </w:tcBorders>
          </w:tcPr>
          <w:p w14:paraId="5763B267" w14:textId="77777777" w:rsidR="00AE0C10" w:rsidRDefault="00000000">
            <w:pPr>
              <w:pStyle w:val="Compact"/>
              <w:spacing w:after="0"/>
            </w:pPr>
            <w:r>
              <w:rPr>
                <w:rFonts w:ascii="Times New Roman" w:hAnsi="Times New Roman" w:cs="Times New Roman"/>
                <w:sz w:val="20"/>
                <w:szCs w:val="20"/>
              </w:rPr>
              <w:t>n/a</w:t>
            </w:r>
          </w:p>
        </w:tc>
      </w:tr>
      <w:tr w:rsidR="00AE0C10" w14:paraId="1140767F" w14:textId="77777777" w:rsidTr="00AE0C10">
        <w:trPr>
          <w:jc w:val="center"/>
        </w:trPr>
        <w:tc>
          <w:tcPr>
            <w:tcW w:w="993" w:type="dxa"/>
            <w:tcBorders>
              <w:top w:val="nil"/>
              <w:left w:val="nil"/>
              <w:bottom w:val="nil"/>
              <w:right w:val="nil"/>
            </w:tcBorders>
          </w:tcPr>
          <w:p w14:paraId="30BB106C" w14:textId="77777777" w:rsidR="00AE0C10" w:rsidRDefault="00000000">
            <w:pPr>
              <w:pStyle w:val="Compact"/>
              <w:spacing w:after="0"/>
            </w:pPr>
            <w:r>
              <w:rPr>
                <w:rFonts w:ascii="Times New Roman" w:hAnsi="Times New Roman" w:cs="Times New Roman"/>
                <w:sz w:val="20"/>
                <w:szCs w:val="20"/>
              </w:rPr>
              <w:t>Severity error</w:t>
            </w:r>
          </w:p>
        </w:tc>
        <w:tc>
          <w:tcPr>
            <w:tcW w:w="993" w:type="dxa"/>
            <w:tcBorders>
              <w:top w:val="nil"/>
              <w:left w:val="nil"/>
              <w:bottom w:val="nil"/>
              <w:right w:val="nil"/>
            </w:tcBorders>
          </w:tcPr>
          <w:p w14:paraId="1371BC4E" w14:textId="77777777" w:rsidR="00AE0C10" w:rsidRDefault="00000000">
            <w:pPr>
              <w:pStyle w:val="Compact"/>
              <w:spacing w:after="0"/>
            </w:pPr>
            <w:r>
              <w:rPr>
                <w:rFonts w:ascii="Times New Roman" w:hAnsi="Times New Roman" w:cs="Times New Roman"/>
                <w:sz w:val="20"/>
                <w:szCs w:val="20"/>
              </w:rPr>
              <w:t>LMM-transcript</w:t>
            </w:r>
          </w:p>
        </w:tc>
        <w:tc>
          <w:tcPr>
            <w:tcW w:w="993" w:type="dxa"/>
            <w:tcBorders>
              <w:top w:val="nil"/>
              <w:left w:val="nil"/>
              <w:bottom w:val="nil"/>
              <w:right w:val="nil"/>
            </w:tcBorders>
          </w:tcPr>
          <w:p w14:paraId="0D51B13D" w14:textId="77777777" w:rsidR="00AE0C10" w:rsidRDefault="00000000">
            <w:pPr>
              <w:pStyle w:val="Compact"/>
              <w:spacing w:after="0"/>
            </w:pPr>
            <w:r>
              <w:rPr>
                <w:rFonts w:ascii="Times New Roman" w:hAnsi="Times New Roman" w:cs="Times New Roman"/>
                <w:sz w:val="20"/>
                <w:szCs w:val="20"/>
              </w:rPr>
              <w:t>-0,24</w:t>
            </w:r>
          </w:p>
        </w:tc>
        <w:tc>
          <w:tcPr>
            <w:tcW w:w="993" w:type="dxa"/>
            <w:tcBorders>
              <w:top w:val="nil"/>
              <w:left w:val="nil"/>
              <w:bottom w:val="nil"/>
              <w:right w:val="nil"/>
            </w:tcBorders>
          </w:tcPr>
          <w:p w14:paraId="12092DC8" w14:textId="77777777" w:rsidR="00AE0C10" w:rsidRDefault="00000000">
            <w:pPr>
              <w:pStyle w:val="Compact"/>
              <w:spacing w:after="0"/>
            </w:pPr>
            <w:r>
              <w:rPr>
                <w:rFonts w:ascii="Times New Roman" w:hAnsi="Times New Roman" w:cs="Times New Roman"/>
                <w:sz w:val="20"/>
                <w:szCs w:val="20"/>
              </w:rPr>
              <w:t>0,13</w:t>
            </w:r>
          </w:p>
        </w:tc>
        <w:tc>
          <w:tcPr>
            <w:tcW w:w="993" w:type="dxa"/>
            <w:tcBorders>
              <w:top w:val="nil"/>
              <w:left w:val="nil"/>
              <w:bottom w:val="nil"/>
              <w:right w:val="nil"/>
            </w:tcBorders>
          </w:tcPr>
          <w:p w14:paraId="052E031D" w14:textId="77777777" w:rsidR="00AE0C10" w:rsidRDefault="00000000">
            <w:pPr>
              <w:pStyle w:val="Compact"/>
              <w:spacing w:after="0"/>
            </w:pPr>
            <w:r>
              <w:rPr>
                <w:rFonts w:ascii="Times New Roman" w:hAnsi="Times New Roman" w:cs="Times New Roman"/>
                <w:sz w:val="20"/>
                <w:szCs w:val="20"/>
              </w:rPr>
              <w:t>-0,28</w:t>
            </w:r>
          </w:p>
        </w:tc>
        <w:tc>
          <w:tcPr>
            <w:tcW w:w="993" w:type="dxa"/>
            <w:tcBorders>
              <w:top w:val="nil"/>
              <w:left w:val="nil"/>
              <w:bottom w:val="nil"/>
              <w:right w:val="nil"/>
            </w:tcBorders>
          </w:tcPr>
          <w:p w14:paraId="513A1E84" w14:textId="77777777" w:rsidR="00AE0C10" w:rsidRDefault="00000000">
            <w:pPr>
              <w:pStyle w:val="Compact"/>
              <w:spacing w:after="0"/>
            </w:pPr>
            <w:r>
              <w:rPr>
                <w:rFonts w:ascii="Times New Roman" w:hAnsi="Times New Roman" w:cs="Times New Roman"/>
                <w:sz w:val="20"/>
                <w:szCs w:val="20"/>
              </w:rPr>
              <w:t>-0,37</w:t>
            </w:r>
          </w:p>
        </w:tc>
        <w:tc>
          <w:tcPr>
            <w:tcW w:w="993" w:type="dxa"/>
            <w:tcBorders>
              <w:top w:val="nil"/>
              <w:left w:val="nil"/>
              <w:bottom w:val="nil"/>
              <w:right w:val="nil"/>
            </w:tcBorders>
          </w:tcPr>
          <w:p w14:paraId="3DB18386" w14:textId="77777777" w:rsidR="00AE0C10" w:rsidRDefault="00000000">
            <w:pPr>
              <w:pStyle w:val="Compact"/>
              <w:spacing w:after="0"/>
            </w:pPr>
            <w:r>
              <w:rPr>
                <w:rFonts w:ascii="Times New Roman" w:hAnsi="Times New Roman" w:cs="Times New Roman"/>
                <w:sz w:val="20"/>
                <w:szCs w:val="20"/>
              </w:rPr>
              <w:t>0,49</w:t>
            </w:r>
          </w:p>
        </w:tc>
        <w:tc>
          <w:tcPr>
            <w:tcW w:w="992" w:type="dxa"/>
            <w:tcBorders>
              <w:top w:val="nil"/>
              <w:left w:val="nil"/>
              <w:bottom w:val="nil"/>
              <w:right w:val="nil"/>
            </w:tcBorders>
          </w:tcPr>
          <w:p w14:paraId="5E0F6FCA" w14:textId="77777777" w:rsidR="00AE0C10" w:rsidRDefault="00000000">
            <w:pPr>
              <w:pStyle w:val="Compact"/>
              <w:spacing w:after="0"/>
            </w:pPr>
            <w:r>
              <w:rPr>
                <w:rFonts w:ascii="Times New Roman" w:hAnsi="Times New Roman" w:cs="Times New Roman"/>
                <w:sz w:val="20"/>
                <w:szCs w:val="20"/>
              </w:rPr>
              <w:t>n/a</w:t>
            </w:r>
          </w:p>
        </w:tc>
      </w:tr>
      <w:tr w:rsidR="00AE0C10" w14:paraId="1E8B799C" w14:textId="77777777" w:rsidTr="00AE0C10">
        <w:trPr>
          <w:jc w:val="center"/>
        </w:trPr>
        <w:tc>
          <w:tcPr>
            <w:tcW w:w="993" w:type="dxa"/>
            <w:tcBorders>
              <w:top w:val="nil"/>
              <w:left w:val="nil"/>
              <w:bottom w:val="single" w:sz="10" w:space="0" w:color="000000"/>
              <w:right w:val="nil"/>
            </w:tcBorders>
          </w:tcPr>
          <w:p w14:paraId="710E9F01" w14:textId="77777777" w:rsidR="00AE0C10" w:rsidRDefault="00000000">
            <w:pPr>
              <w:pStyle w:val="Compact"/>
              <w:spacing w:after="0"/>
            </w:pPr>
            <w:r>
              <w:rPr>
                <w:rFonts w:ascii="Times New Roman" w:hAnsi="Times New Roman" w:cs="Times New Roman"/>
                <w:sz w:val="20"/>
                <w:szCs w:val="20"/>
              </w:rPr>
              <w:t>Impact error</w:t>
            </w:r>
          </w:p>
        </w:tc>
        <w:tc>
          <w:tcPr>
            <w:tcW w:w="993" w:type="dxa"/>
            <w:tcBorders>
              <w:top w:val="nil"/>
              <w:left w:val="nil"/>
              <w:bottom w:val="single" w:sz="10" w:space="0" w:color="000000"/>
              <w:right w:val="nil"/>
            </w:tcBorders>
          </w:tcPr>
          <w:p w14:paraId="58F6E465" w14:textId="77777777" w:rsidR="00AE0C10" w:rsidRDefault="00000000">
            <w:pPr>
              <w:pStyle w:val="Compact"/>
              <w:spacing w:after="0"/>
            </w:pPr>
            <w:r>
              <w:rPr>
                <w:rFonts w:ascii="Times New Roman" w:hAnsi="Times New Roman" w:cs="Times New Roman"/>
                <w:sz w:val="20"/>
                <w:szCs w:val="20"/>
              </w:rPr>
              <w:t>LMM-transcript</w:t>
            </w:r>
          </w:p>
        </w:tc>
        <w:tc>
          <w:tcPr>
            <w:tcW w:w="993" w:type="dxa"/>
            <w:tcBorders>
              <w:top w:val="nil"/>
              <w:left w:val="nil"/>
              <w:bottom w:val="single" w:sz="10" w:space="0" w:color="000000"/>
              <w:right w:val="nil"/>
            </w:tcBorders>
          </w:tcPr>
          <w:p w14:paraId="12A4DA46" w14:textId="77777777" w:rsidR="00AE0C10" w:rsidRDefault="00000000">
            <w:pPr>
              <w:pStyle w:val="Compact"/>
              <w:spacing w:after="0"/>
            </w:pPr>
            <w:r>
              <w:rPr>
                <w:rFonts w:ascii="Times New Roman" w:hAnsi="Times New Roman" w:cs="Times New Roman"/>
                <w:sz w:val="20"/>
                <w:szCs w:val="20"/>
              </w:rPr>
              <w:t>-0,16</w:t>
            </w:r>
          </w:p>
        </w:tc>
        <w:tc>
          <w:tcPr>
            <w:tcW w:w="993" w:type="dxa"/>
            <w:tcBorders>
              <w:top w:val="nil"/>
              <w:left w:val="nil"/>
              <w:bottom w:val="single" w:sz="10" w:space="0" w:color="000000"/>
              <w:right w:val="nil"/>
            </w:tcBorders>
          </w:tcPr>
          <w:p w14:paraId="59567244" w14:textId="77777777" w:rsidR="00AE0C10" w:rsidRDefault="00000000">
            <w:pPr>
              <w:pStyle w:val="Compact"/>
              <w:spacing w:after="0"/>
            </w:pPr>
            <w:r>
              <w:rPr>
                <w:rFonts w:ascii="Times New Roman" w:hAnsi="Times New Roman" w:cs="Times New Roman"/>
                <w:sz w:val="20"/>
                <w:szCs w:val="20"/>
              </w:rPr>
              <w:t>0,11</w:t>
            </w:r>
          </w:p>
        </w:tc>
        <w:tc>
          <w:tcPr>
            <w:tcW w:w="993" w:type="dxa"/>
            <w:tcBorders>
              <w:top w:val="nil"/>
              <w:left w:val="nil"/>
              <w:bottom w:val="single" w:sz="10" w:space="0" w:color="000000"/>
              <w:right w:val="nil"/>
            </w:tcBorders>
          </w:tcPr>
          <w:p w14:paraId="646A7570" w14:textId="77777777" w:rsidR="00AE0C10" w:rsidRDefault="00000000">
            <w:pPr>
              <w:pStyle w:val="Compact"/>
              <w:spacing w:after="0"/>
            </w:pPr>
            <w:r>
              <w:rPr>
                <w:rFonts w:ascii="Times New Roman" w:hAnsi="Times New Roman" w:cs="Times New Roman"/>
                <w:sz w:val="20"/>
                <w:szCs w:val="20"/>
              </w:rPr>
              <w:t>-0,28</w:t>
            </w:r>
          </w:p>
        </w:tc>
        <w:tc>
          <w:tcPr>
            <w:tcW w:w="993" w:type="dxa"/>
            <w:tcBorders>
              <w:top w:val="nil"/>
              <w:left w:val="nil"/>
              <w:bottom w:val="single" w:sz="10" w:space="0" w:color="000000"/>
              <w:right w:val="nil"/>
            </w:tcBorders>
          </w:tcPr>
          <w:p w14:paraId="6328489D" w14:textId="77777777" w:rsidR="00AE0C10" w:rsidRDefault="00000000">
            <w:pPr>
              <w:pStyle w:val="Compact"/>
              <w:spacing w:after="0"/>
            </w:pPr>
            <w:r>
              <w:rPr>
                <w:rFonts w:ascii="Times New Roman" w:hAnsi="Times New Roman" w:cs="Times New Roman"/>
                <w:sz w:val="20"/>
                <w:szCs w:val="20"/>
              </w:rPr>
              <w:t>-0,20</w:t>
            </w:r>
          </w:p>
        </w:tc>
        <w:tc>
          <w:tcPr>
            <w:tcW w:w="993" w:type="dxa"/>
            <w:tcBorders>
              <w:top w:val="nil"/>
              <w:left w:val="nil"/>
              <w:bottom w:val="single" w:sz="10" w:space="0" w:color="000000"/>
              <w:right w:val="nil"/>
            </w:tcBorders>
          </w:tcPr>
          <w:p w14:paraId="1B76A3B3" w14:textId="77777777" w:rsidR="00AE0C10" w:rsidRDefault="00000000">
            <w:pPr>
              <w:pStyle w:val="Compact"/>
              <w:spacing w:after="0"/>
            </w:pPr>
            <w:r>
              <w:rPr>
                <w:rFonts w:ascii="Times New Roman" w:hAnsi="Times New Roman" w:cs="Times New Roman"/>
                <w:sz w:val="20"/>
                <w:szCs w:val="20"/>
              </w:rPr>
              <w:t>0,24</w:t>
            </w:r>
          </w:p>
        </w:tc>
        <w:tc>
          <w:tcPr>
            <w:tcW w:w="992" w:type="dxa"/>
            <w:tcBorders>
              <w:top w:val="nil"/>
              <w:left w:val="nil"/>
              <w:bottom w:val="single" w:sz="10" w:space="0" w:color="000000"/>
              <w:right w:val="nil"/>
            </w:tcBorders>
          </w:tcPr>
          <w:p w14:paraId="3172DCC0" w14:textId="77777777" w:rsidR="00AE0C10" w:rsidRDefault="00000000">
            <w:pPr>
              <w:pStyle w:val="Compact"/>
              <w:spacing w:after="0"/>
            </w:pPr>
            <w:r>
              <w:rPr>
                <w:rFonts w:ascii="Times New Roman" w:hAnsi="Times New Roman" w:cs="Times New Roman"/>
                <w:sz w:val="20"/>
                <w:szCs w:val="20"/>
              </w:rPr>
              <w:t>n/a</w:t>
            </w:r>
          </w:p>
        </w:tc>
      </w:tr>
    </w:tbl>
    <w:p w14:paraId="67C51090" w14:textId="77777777" w:rsidR="00AE0C10" w:rsidRDefault="00000000">
      <w:pPr>
        <w:pStyle w:val="Zkladntext"/>
      </w:pPr>
      <w:r>
        <w:t xml:space="preserve">Poznámka. Referenčná bunka bola </w:t>
      </w:r>
      <w:r>
        <w:rPr>
          <w:rStyle w:val="VerbatimChar"/>
        </w:rPr>
        <w:t>off × P1</w:t>
      </w:r>
      <w:r>
        <w:t>. Pri LMM pre index klinickej vierohodnosti a index defektov sú použité random intercepty pre seed aj hodnotiteľa; pri transcript-level ukazovateľoch odchýlky voči anchorom (</w:t>
      </w:r>
      <w:r>
        <w:rPr>
          <w:rStyle w:val="VerbatimChar"/>
        </w:rPr>
        <w:t>symptom_error_mean</w:t>
      </w:r>
      <w:r>
        <w:t xml:space="preserve">, </w:t>
      </w:r>
      <w:r>
        <w:rPr>
          <w:rStyle w:val="VerbatimChar"/>
        </w:rPr>
        <w:t>severity_error</w:t>
      </w:r>
      <w:r>
        <w:t xml:space="preserve">, </w:t>
      </w:r>
      <w:r>
        <w:rPr>
          <w:rStyle w:val="VerbatimChar"/>
        </w:rPr>
        <w:t>impact_error</w:t>
      </w:r>
      <w:r>
        <w:t xml:space="preserve">) len random intercept pre seed. Pri CLMM sú do kompaktnej tabuľky prenesené aj orientačné interakčné p-hodnoty pre najsilnejší interakčný člen. Hodnota </w:t>
      </w:r>
      <w:r>
        <w:rPr>
          <w:rStyle w:val="VerbatimChar"/>
        </w:rPr>
        <w:t>n/a</w:t>
      </w:r>
      <w:r>
        <w:t xml:space="preserve"> znamená, že daný riadok nemá priamo reportovaný interakčný p-koeficient v tejto kompaktnej projekcii.</w:t>
      </w:r>
    </w:p>
    <w:p w14:paraId="0E195BAD" w14:textId="77777777" w:rsidR="00AE0C10" w:rsidRDefault="00000000">
      <w:pPr>
        <w:pStyle w:val="Nadpis2"/>
      </w:pPr>
      <w:bookmarkStart w:id="76" w:name="X2b5036bbaefa1473970ba5356dcf5674b754fb6"/>
      <w:bookmarkEnd w:id="72"/>
      <w:bookmarkEnd w:id="75"/>
      <w:r>
        <w:lastRenderedPageBreak/>
        <w:t>3.7 Transcript-level ukazovatele odchýlky voči referenčným hodnotám seed scenárov</w:t>
      </w:r>
    </w:p>
    <w:p w14:paraId="7DDEBCE2" w14:textId="77777777" w:rsidR="00AE0C10" w:rsidRDefault="00000000">
      <w:pPr>
        <w:pStyle w:val="FirstParagraph"/>
      </w:pPr>
      <w:r>
        <w:t xml:space="preserve">V tejto časti označujú </w:t>
      </w:r>
      <w:r>
        <w:rPr>
          <w:b/>
          <w:bCs/>
        </w:rPr>
        <w:t>referenčné hodnoty seed scenárov</w:t>
      </w:r>
      <w:r>
        <w:t xml:space="preserve"> vopred určené cieľové hodnoty symptómov, závažnosti a funkčného dopadu pre každý seed. Táto vrstva vychádza zo všetkých </w:t>
      </w:r>
      <w:r>
        <w:rPr>
          <w:b/>
          <w:bCs/>
        </w:rPr>
        <w:t>12 seedov</w:t>
      </w:r>
      <w:r>
        <w:t xml:space="preserve"> a </w:t>
      </w:r>
      <w:r>
        <w:rPr>
          <w:b/>
          <w:bCs/>
        </w:rPr>
        <w:t>72 unikátnych transkriptov</w:t>
      </w:r>
      <w:r>
        <w:t xml:space="preserve">. </w:t>
      </w:r>
      <w:r>
        <w:rPr>
          <w:b/>
          <w:bCs/>
        </w:rPr>
        <w:t>Priemerná symptom error</w:t>
      </w:r>
      <w:r>
        <w:t xml:space="preserve"> dosiahla hodnotu približne </w:t>
      </w:r>
      <w:r>
        <w:rPr>
          <w:b/>
          <w:bCs/>
        </w:rPr>
        <w:t>0,53</w:t>
      </w:r>
      <w:r>
        <w:t xml:space="preserve"> na škále </w:t>
      </w:r>
      <w:r>
        <w:rPr>
          <w:rStyle w:val="VerbatimChar"/>
        </w:rPr>
        <w:t>0-3</w:t>
      </w:r>
      <w:r>
        <w:t xml:space="preserve"> (</w:t>
      </w:r>
      <w:r>
        <w:rPr>
          <w:rStyle w:val="VerbatimChar"/>
        </w:rPr>
        <w:t>SD = 0,20</w:t>
      </w:r>
      <w:r>
        <w:t xml:space="preserve">, medián = 0,56, rozsah 0,11 až 0,89). Pri ukazovateľoch založených na transcript-level priemere expertných odhadov bola </w:t>
      </w:r>
      <w:r>
        <w:rPr>
          <w:b/>
          <w:bCs/>
        </w:rPr>
        <w:t>priemerná severity error</w:t>
      </w:r>
      <w:r>
        <w:t xml:space="preserve"> približne </w:t>
      </w:r>
      <w:r>
        <w:rPr>
          <w:b/>
          <w:bCs/>
        </w:rPr>
        <w:t>0,35</w:t>
      </w:r>
      <w:r>
        <w:t xml:space="preserve"> (</w:t>
      </w:r>
      <w:r>
        <w:rPr>
          <w:rStyle w:val="VerbatimChar"/>
        </w:rPr>
        <w:t>SD = 0,34</w:t>
      </w:r>
      <w:r>
        <w:t xml:space="preserve">) a </w:t>
      </w:r>
      <w:r>
        <w:rPr>
          <w:b/>
          <w:bCs/>
        </w:rPr>
        <w:t>priemerná impact error</w:t>
      </w:r>
      <w:r>
        <w:t xml:space="preserve"> približne </w:t>
      </w:r>
      <w:r>
        <w:rPr>
          <w:b/>
          <w:bCs/>
        </w:rPr>
        <w:t>0,40</w:t>
      </w:r>
      <w:r>
        <w:t xml:space="preserve"> (</w:t>
      </w:r>
      <w:r>
        <w:rPr>
          <w:rStyle w:val="VerbatimChar"/>
        </w:rPr>
        <w:t>SD = 0,37</w:t>
      </w:r>
      <w:r>
        <w:t>).</w:t>
      </w:r>
    </w:p>
    <w:p w14:paraId="65011D6A" w14:textId="77777777" w:rsidR="00AE0C10" w:rsidRDefault="00000000">
      <w:pPr>
        <w:pStyle w:val="Zkladntext"/>
      </w:pPr>
      <w:r>
        <w:t xml:space="preserve">Z pohľadu hypotézy </w:t>
      </w:r>
      <w:r>
        <w:rPr>
          <w:rStyle w:val="VerbatimChar"/>
        </w:rPr>
        <w:t>H4</w:t>
      </w:r>
      <w:r>
        <w:t xml:space="preserve"> bol guardrail efekt mierne priaznivý, ale malý. Priemerná symptom error bola pri zapnutom usmernení o niečo nižšia než bez neho (</w:t>
      </w:r>
      <w:r>
        <w:rPr>
          <w:b/>
          <w:bCs/>
        </w:rPr>
        <w:t>0,52</w:t>
      </w:r>
      <w:r>
        <w:t xml:space="preserve"> vs. </w:t>
      </w:r>
      <w:r>
        <w:rPr>
          <w:b/>
          <w:bCs/>
        </w:rPr>
        <w:t>0,54</w:t>
      </w:r>
      <w:r>
        <w:t>) a rovnaký smer sa objavil aj pri transcript-level severity a impact error ukazovateľoch. Transcript-level modelový odhad pre symptom error však ostal malý (</w:t>
      </w:r>
      <w:r>
        <w:rPr>
          <w:rStyle w:val="VerbatimChar"/>
        </w:rPr>
        <w:t>b = -0,02</w:t>
      </w:r>
      <w:r>
        <w:t xml:space="preserve">, </w:t>
      </w:r>
      <w:r>
        <w:rPr>
          <w:rStyle w:val="VerbatimChar"/>
        </w:rPr>
        <w:t>SE = 0,04</w:t>
      </w:r>
      <w:r>
        <w:t xml:space="preserve">). Hypotéza </w:t>
      </w:r>
      <w:r>
        <w:rPr>
          <w:rStyle w:val="VerbatimChar"/>
        </w:rPr>
        <w:t>H4</w:t>
      </w:r>
      <w:r>
        <w:t xml:space="preserve"> sa preto jednoznačne nepotvrdila.</w:t>
      </w:r>
    </w:p>
    <w:p w14:paraId="76D25A53" w14:textId="77777777" w:rsidR="00AE0C10" w:rsidRDefault="00000000">
      <w:pPr>
        <w:pStyle w:val="Zkladntext"/>
      </w:pPr>
      <w:r>
        <w:t xml:space="preserve">Pri profile odpovedania nevznikol jednoznačný rozdiel podporujúci </w:t>
      </w:r>
      <w:r>
        <w:rPr>
          <w:rStyle w:val="VerbatimChar"/>
        </w:rPr>
        <w:t>H8</w:t>
      </w:r>
      <w:r>
        <w:t xml:space="preserve">. Priemerná symptom error bola najnižšia pri </w:t>
      </w:r>
      <w:r>
        <w:rPr>
          <w:rStyle w:val="VerbatimChar"/>
        </w:rPr>
        <w:t>P1</w:t>
      </w:r>
      <w:r>
        <w:t xml:space="preserve"> (</w:t>
      </w:r>
      <w:r>
        <w:rPr>
          <w:b/>
          <w:bCs/>
        </w:rPr>
        <w:t>0,52</w:t>
      </w:r>
      <w:r>
        <w:t xml:space="preserve">) a mierne vyššia pri </w:t>
      </w:r>
      <w:r>
        <w:rPr>
          <w:rStyle w:val="VerbatimChar"/>
        </w:rPr>
        <w:t>P2</w:t>
      </w:r>
      <w:r>
        <w:t xml:space="preserve"> aj </w:t>
      </w:r>
      <w:r>
        <w:rPr>
          <w:rStyle w:val="VerbatimChar"/>
        </w:rPr>
        <w:t>P3</w:t>
      </w:r>
      <w:r>
        <w:t xml:space="preserve"> (obe približne </w:t>
      </w:r>
      <w:r>
        <w:rPr>
          <w:b/>
          <w:bCs/>
        </w:rPr>
        <w:t>0,53</w:t>
      </w:r>
      <w:r>
        <w:t xml:space="preserve">). Zároveň sa ukázal jemný, ale symetrický interakčný náznak: bunka </w:t>
      </w:r>
      <w:r>
        <w:rPr>
          <w:rStyle w:val="VerbatimChar"/>
        </w:rPr>
        <w:t>off × P3</w:t>
      </w:r>
      <w:r>
        <w:t xml:space="preserve"> vyšla symptomaticky slabšie, zatiaľ čo </w:t>
      </w:r>
      <w:r>
        <w:rPr>
          <w:rStyle w:val="VerbatimChar"/>
        </w:rPr>
        <w:t>on × P3</w:t>
      </w:r>
      <w:r>
        <w:t xml:space="preserve"> priaznivejšie.</w:t>
      </w:r>
    </w:p>
    <w:p w14:paraId="7EE014CA" w14:textId="77777777" w:rsidR="00AE0C10" w:rsidRDefault="00000000">
      <w:pPr>
        <w:pStyle w:val="Zkladntext"/>
      </w:pPr>
      <w:r>
        <w:t xml:space="preserve">Všetky hodnoty v tejto sekcii sú transcript-level. Ukazovatele </w:t>
      </w:r>
      <w:r>
        <w:rPr>
          <w:rStyle w:val="VerbatimChar"/>
        </w:rPr>
        <w:t>severity_error</w:t>
      </w:r>
      <w:r>
        <w:t xml:space="preserve"> a </w:t>
      </w:r>
      <w:r>
        <w:rPr>
          <w:rStyle w:val="VerbatimChar"/>
        </w:rPr>
        <w:t>impact_error</w:t>
      </w:r>
      <w:r>
        <w:t xml:space="preserve"> vznikli agregáciou ratingových položiek </w:t>
      </w:r>
      <w:r>
        <w:rPr>
          <w:rStyle w:val="VerbatimChar"/>
        </w:rPr>
        <w:t>S1</w:t>
      </w:r>
      <w:r>
        <w:t xml:space="preserve"> a </w:t>
      </w:r>
      <w:r>
        <w:rPr>
          <w:rStyle w:val="VerbatimChar"/>
        </w:rPr>
        <w:t>S2</w:t>
      </w:r>
      <w:r>
        <w:t xml:space="preserve"> na úroveň transkriptu.</w:t>
      </w:r>
    </w:p>
    <w:p w14:paraId="758A8623" w14:textId="77777777" w:rsidR="00AE0C10" w:rsidRDefault="00000000">
      <w:pPr>
        <w:pStyle w:val="Zkladntext"/>
      </w:pPr>
      <w:r>
        <w:rPr>
          <w:b/>
          <w:bCs/>
        </w:rPr>
        <w:t>Tabuľka 10. Transcript-level ukazovatele odchýlky voči referenčným hodnotám seed scenárov.</w:t>
      </w:r>
    </w:p>
    <w:tbl>
      <w:tblPr>
        <w:tblStyle w:val="Table"/>
        <w:tblW w:w="7943" w:type="dxa"/>
        <w:jc w:val="center"/>
        <w:tblBorders>
          <w:top w:val="nil"/>
          <w:left w:val="nil"/>
          <w:bottom w:val="nil"/>
          <w:right w:val="nil"/>
          <w:insideH w:val="nil"/>
          <w:insideV w:val="nil"/>
        </w:tblBorders>
        <w:tblLayout w:type="fixed"/>
        <w:tblCellMar>
          <w:top w:w="35" w:type="dxa"/>
          <w:left w:w="90" w:type="dxa"/>
          <w:bottom w:w="35" w:type="dxa"/>
          <w:right w:w="90" w:type="dxa"/>
        </w:tblCellMar>
        <w:tblLook w:val="04A0" w:firstRow="1" w:lastRow="0" w:firstColumn="1" w:lastColumn="0" w:noHBand="0" w:noVBand="1"/>
      </w:tblPr>
      <w:tblGrid>
        <w:gridCol w:w="2648"/>
        <w:gridCol w:w="2648"/>
        <w:gridCol w:w="2647"/>
      </w:tblGrid>
      <w:tr w:rsidR="00AE0C10" w14:paraId="22360348" w14:textId="77777777" w:rsidTr="00AE0C10">
        <w:trPr>
          <w:cnfStyle w:val="100000000000" w:firstRow="1" w:lastRow="0" w:firstColumn="0" w:lastColumn="0" w:oddVBand="0" w:evenVBand="0" w:oddHBand="0" w:evenHBand="0" w:firstRowFirstColumn="0" w:firstRowLastColumn="0" w:lastRowFirstColumn="0" w:lastRowLastColumn="0"/>
          <w:tblHeader/>
          <w:jc w:val="center"/>
        </w:trPr>
        <w:tc>
          <w:tcPr>
            <w:tcW w:w="2648" w:type="dxa"/>
            <w:tcBorders>
              <w:top w:val="single" w:sz="10" w:space="0" w:color="000000"/>
              <w:left w:val="nil"/>
              <w:bottom w:val="single" w:sz="8" w:space="0" w:color="000000"/>
              <w:right w:val="nil"/>
            </w:tcBorders>
          </w:tcPr>
          <w:p w14:paraId="5E48D730" w14:textId="77777777" w:rsidR="00AE0C10" w:rsidRDefault="00000000">
            <w:pPr>
              <w:pStyle w:val="Compact"/>
              <w:spacing w:after="0"/>
            </w:pPr>
            <w:r>
              <w:rPr>
                <w:rFonts w:ascii="Times New Roman" w:hAnsi="Times New Roman" w:cs="Times New Roman"/>
                <w:b/>
                <w:bCs/>
                <w:sz w:val="20"/>
                <w:szCs w:val="20"/>
              </w:rPr>
              <w:t>Ukazovateľ</w:t>
            </w:r>
          </w:p>
        </w:tc>
        <w:tc>
          <w:tcPr>
            <w:tcW w:w="2648" w:type="dxa"/>
            <w:tcBorders>
              <w:top w:val="single" w:sz="10" w:space="0" w:color="000000"/>
              <w:left w:val="nil"/>
              <w:bottom w:val="single" w:sz="8" w:space="0" w:color="000000"/>
              <w:right w:val="nil"/>
            </w:tcBorders>
          </w:tcPr>
          <w:p w14:paraId="2B742AA0" w14:textId="77777777" w:rsidR="00AE0C10" w:rsidRDefault="00000000">
            <w:pPr>
              <w:pStyle w:val="Compact"/>
              <w:spacing w:after="0"/>
            </w:pPr>
            <w:r>
              <w:rPr>
                <w:rFonts w:ascii="Times New Roman" w:hAnsi="Times New Roman" w:cs="Times New Roman"/>
                <w:b/>
                <w:bCs/>
                <w:sz w:val="20"/>
                <w:szCs w:val="20"/>
              </w:rPr>
              <w:t>Hodnota</w:t>
            </w:r>
          </w:p>
        </w:tc>
        <w:tc>
          <w:tcPr>
            <w:tcW w:w="2647" w:type="dxa"/>
            <w:tcBorders>
              <w:top w:val="single" w:sz="10" w:space="0" w:color="000000"/>
              <w:left w:val="nil"/>
              <w:bottom w:val="single" w:sz="8" w:space="0" w:color="000000"/>
              <w:right w:val="nil"/>
            </w:tcBorders>
          </w:tcPr>
          <w:p w14:paraId="2293FBF7" w14:textId="77777777" w:rsidR="00AE0C10" w:rsidRDefault="00000000">
            <w:pPr>
              <w:pStyle w:val="Compact"/>
              <w:spacing w:after="0"/>
            </w:pPr>
            <w:r>
              <w:rPr>
                <w:rFonts w:ascii="Times New Roman" w:hAnsi="Times New Roman" w:cs="Times New Roman"/>
                <w:b/>
                <w:bCs/>
                <w:sz w:val="20"/>
                <w:szCs w:val="20"/>
              </w:rPr>
              <w:t>Základ N</w:t>
            </w:r>
          </w:p>
        </w:tc>
      </w:tr>
      <w:tr w:rsidR="00AE0C10" w14:paraId="22DAFE24" w14:textId="77777777" w:rsidTr="00AE0C10">
        <w:trPr>
          <w:jc w:val="center"/>
        </w:trPr>
        <w:tc>
          <w:tcPr>
            <w:tcW w:w="2648" w:type="dxa"/>
            <w:tcBorders>
              <w:top w:val="nil"/>
              <w:left w:val="nil"/>
              <w:bottom w:val="nil"/>
              <w:right w:val="nil"/>
            </w:tcBorders>
          </w:tcPr>
          <w:p w14:paraId="0D289EC0" w14:textId="77777777" w:rsidR="00AE0C10" w:rsidRDefault="00000000">
            <w:pPr>
              <w:pStyle w:val="Compact"/>
              <w:spacing w:after="0"/>
            </w:pPr>
            <w:r>
              <w:rPr>
                <w:rFonts w:ascii="Times New Roman" w:hAnsi="Times New Roman" w:cs="Times New Roman"/>
                <w:sz w:val="20"/>
                <w:szCs w:val="20"/>
              </w:rPr>
              <w:t>Počet seedov s referenčnými hodnotami</w:t>
            </w:r>
          </w:p>
        </w:tc>
        <w:tc>
          <w:tcPr>
            <w:tcW w:w="2648" w:type="dxa"/>
            <w:tcBorders>
              <w:top w:val="nil"/>
              <w:left w:val="nil"/>
              <w:bottom w:val="nil"/>
              <w:right w:val="nil"/>
            </w:tcBorders>
          </w:tcPr>
          <w:p w14:paraId="6A5EEB10" w14:textId="77777777" w:rsidR="00AE0C10" w:rsidRDefault="00000000">
            <w:pPr>
              <w:pStyle w:val="Compact"/>
              <w:spacing w:after="0"/>
            </w:pPr>
            <w:r>
              <w:rPr>
                <w:rFonts w:ascii="Times New Roman" w:hAnsi="Times New Roman" w:cs="Times New Roman"/>
                <w:sz w:val="20"/>
                <w:szCs w:val="20"/>
              </w:rPr>
              <w:t>12,00</w:t>
            </w:r>
          </w:p>
        </w:tc>
        <w:tc>
          <w:tcPr>
            <w:tcW w:w="2647" w:type="dxa"/>
            <w:tcBorders>
              <w:top w:val="nil"/>
              <w:left w:val="nil"/>
              <w:bottom w:val="nil"/>
              <w:right w:val="nil"/>
            </w:tcBorders>
          </w:tcPr>
          <w:p w14:paraId="566CB14F" w14:textId="77777777" w:rsidR="00AE0C10" w:rsidRDefault="00000000">
            <w:pPr>
              <w:pStyle w:val="Compact"/>
              <w:spacing w:after="0"/>
            </w:pPr>
            <w:r>
              <w:rPr>
                <w:rFonts w:ascii="Times New Roman" w:hAnsi="Times New Roman" w:cs="Times New Roman"/>
                <w:sz w:val="20"/>
                <w:szCs w:val="20"/>
              </w:rPr>
              <w:t>12 seedov</w:t>
            </w:r>
          </w:p>
        </w:tc>
      </w:tr>
      <w:tr w:rsidR="00AE0C10" w14:paraId="4C668D50" w14:textId="77777777" w:rsidTr="00AE0C10">
        <w:trPr>
          <w:jc w:val="center"/>
        </w:trPr>
        <w:tc>
          <w:tcPr>
            <w:tcW w:w="2648" w:type="dxa"/>
            <w:tcBorders>
              <w:top w:val="nil"/>
              <w:left w:val="nil"/>
              <w:bottom w:val="nil"/>
              <w:right w:val="nil"/>
            </w:tcBorders>
          </w:tcPr>
          <w:p w14:paraId="465467C5" w14:textId="77777777" w:rsidR="00AE0C10" w:rsidRDefault="00000000">
            <w:pPr>
              <w:pStyle w:val="Compact"/>
              <w:spacing w:after="0"/>
            </w:pPr>
            <w:r>
              <w:rPr>
                <w:rFonts w:ascii="Times New Roman" w:hAnsi="Times New Roman" w:cs="Times New Roman"/>
                <w:sz w:val="20"/>
                <w:szCs w:val="20"/>
              </w:rPr>
              <w:t>Počet transkriptov s referenčnými hodnotami</w:t>
            </w:r>
          </w:p>
        </w:tc>
        <w:tc>
          <w:tcPr>
            <w:tcW w:w="2648" w:type="dxa"/>
            <w:tcBorders>
              <w:top w:val="nil"/>
              <w:left w:val="nil"/>
              <w:bottom w:val="nil"/>
              <w:right w:val="nil"/>
            </w:tcBorders>
          </w:tcPr>
          <w:p w14:paraId="2F1DCF5A" w14:textId="77777777" w:rsidR="00AE0C10" w:rsidRDefault="00000000">
            <w:pPr>
              <w:pStyle w:val="Compact"/>
              <w:spacing w:after="0"/>
            </w:pPr>
            <w:r>
              <w:rPr>
                <w:rFonts w:ascii="Times New Roman" w:hAnsi="Times New Roman" w:cs="Times New Roman"/>
                <w:sz w:val="20"/>
                <w:szCs w:val="20"/>
              </w:rPr>
              <w:t>72,00</w:t>
            </w:r>
          </w:p>
        </w:tc>
        <w:tc>
          <w:tcPr>
            <w:tcW w:w="2647" w:type="dxa"/>
            <w:tcBorders>
              <w:top w:val="nil"/>
              <w:left w:val="nil"/>
              <w:bottom w:val="nil"/>
              <w:right w:val="nil"/>
            </w:tcBorders>
          </w:tcPr>
          <w:p w14:paraId="25A880EB" w14:textId="77777777" w:rsidR="00AE0C10" w:rsidRDefault="00000000">
            <w:pPr>
              <w:pStyle w:val="Compact"/>
              <w:spacing w:after="0"/>
            </w:pPr>
            <w:r>
              <w:rPr>
                <w:rFonts w:ascii="Times New Roman" w:hAnsi="Times New Roman" w:cs="Times New Roman"/>
                <w:sz w:val="20"/>
                <w:szCs w:val="20"/>
              </w:rPr>
              <w:t>72 transkriptov</w:t>
            </w:r>
          </w:p>
        </w:tc>
      </w:tr>
      <w:tr w:rsidR="00AE0C10" w14:paraId="3D91D699" w14:textId="77777777" w:rsidTr="00AE0C10">
        <w:trPr>
          <w:jc w:val="center"/>
        </w:trPr>
        <w:tc>
          <w:tcPr>
            <w:tcW w:w="2648" w:type="dxa"/>
            <w:tcBorders>
              <w:top w:val="nil"/>
              <w:left w:val="nil"/>
              <w:bottom w:val="nil"/>
              <w:right w:val="nil"/>
            </w:tcBorders>
          </w:tcPr>
          <w:p w14:paraId="15481D04" w14:textId="77777777" w:rsidR="00AE0C10" w:rsidRDefault="00000000">
            <w:pPr>
              <w:pStyle w:val="Compact"/>
              <w:spacing w:after="0"/>
            </w:pPr>
            <w:r>
              <w:rPr>
                <w:rFonts w:ascii="Times New Roman" w:hAnsi="Times New Roman" w:cs="Times New Roman"/>
                <w:sz w:val="20"/>
                <w:szCs w:val="20"/>
              </w:rPr>
              <w:t>Počet ratingov naviazaných na referenčné seed hodnoty</w:t>
            </w:r>
          </w:p>
        </w:tc>
        <w:tc>
          <w:tcPr>
            <w:tcW w:w="2648" w:type="dxa"/>
            <w:tcBorders>
              <w:top w:val="nil"/>
              <w:left w:val="nil"/>
              <w:bottom w:val="nil"/>
              <w:right w:val="nil"/>
            </w:tcBorders>
          </w:tcPr>
          <w:p w14:paraId="0A8DEBF6" w14:textId="77777777" w:rsidR="00AE0C10" w:rsidRDefault="00000000">
            <w:pPr>
              <w:pStyle w:val="Compact"/>
              <w:spacing w:after="0"/>
            </w:pPr>
            <w:r>
              <w:rPr>
                <w:rFonts w:ascii="Times New Roman" w:hAnsi="Times New Roman" w:cs="Times New Roman"/>
                <w:sz w:val="20"/>
                <w:szCs w:val="20"/>
              </w:rPr>
              <w:t>166,00</w:t>
            </w:r>
          </w:p>
        </w:tc>
        <w:tc>
          <w:tcPr>
            <w:tcW w:w="2647" w:type="dxa"/>
            <w:tcBorders>
              <w:top w:val="nil"/>
              <w:left w:val="nil"/>
              <w:bottom w:val="nil"/>
              <w:right w:val="nil"/>
            </w:tcBorders>
          </w:tcPr>
          <w:p w14:paraId="01A1F71D" w14:textId="77777777" w:rsidR="00AE0C10" w:rsidRDefault="00000000">
            <w:pPr>
              <w:pStyle w:val="Compact"/>
              <w:spacing w:after="0"/>
            </w:pPr>
            <w:r>
              <w:rPr>
                <w:rFonts w:ascii="Times New Roman" w:hAnsi="Times New Roman" w:cs="Times New Roman"/>
                <w:sz w:val="20"/>
                <w:szCs w:val="20"/>
              </w:rPr>
              <w:t>166 ratingov</w:t>
            </w:r>
          </w:p>
        </w:tc>
      </w:tr>
      <w:tr w:rsidR="00AE0C10" w14:paraId="000E4340" w14:textId="77777777" w:rsidTr="00AE0C10">
        <w:trPr>
          <w:jc w:val="center"/>
        </w:trPr>
        <w:tc>
          <w:tcPr>
            <w:tcW w:w="2648" w:type="dxa"/>
            <w:tcBorders>
              <w:top w:val="nil"/>
              <w:left w:val="nil"/>
              <w:bottom w:val="nil"/>
              <w:right w:val="nil"/>
            </w:tcBorders>
          </w:tcPr>
          <w:p w14:paraId="1EE274DE" w14:textId="77777777" w:rsidR="00AE0C10" w:rsidRDefault="00000000">
            <w:pPr>
              <w:pStyle w:val="Compact"/>
              <w:spacing w:after="0"/>
            </w:pPr>
            <w:r>
              <w:rPr>
                <w:rFonts w:ascii="Times New Roman" w:hAnsi="Times New Roman" w:cs="Times New Roman"/>
                <w:sz w:val="20"/>
                <w:szCs w:val="20"/>
              </w:rPr>
              <w:t>Priemerná symptom error</w:t>
            </w:r>
          </w:p>
        </w:tc>
        <w:tc>
          <w:tcPr>
            <w:tcW w:w="2648" w:type="dxa"/>
            <w:tcBorders>
              <w:top w:val="nil"/>
              <w:left w:val="nil"/>
              <w:bottom w:val="nil"/>
              <w:right w:val="nil"/>
            </w:tcBorders>
          </w:tcPr>
          <w:p w14:paraId="70AA19F3" w14:textId="77777777" w:rsidR="00AE0C10" w:rsidRDefault="00000000">
            <w:pPr>
              <w:pStyle w:val="Compact"/>
              <w:spacing w:after="0"/>
            </w:pPr>
            <w:r>
              <w:rPr>
                <w:rFonts w:ascii="Times New Roman" w:hAnsi="Times New Roman" w:cs="Times New Roman"/>
                <w:sz w:val="20"/>
                <w:szCs w:val="20"/>
              </w:rPr>
              <w:t>0,53</w:t>
            </w:r>
          </w:p>
        </w:tc>
        <w:tc>
          <w:tcPr>
            <w:tcW w:w="2647" w:type="dxa"/>
            <w:tcBorders>
              <w:top w:val="nil"/>
              <w:left w:val="nil"/>
              <w:bottom w:val="nil"/>
              <w:right w:val="nil"/>
            </w:tcBorders>
          </w:tcPr>
          <w:p w14:paraId="48B26D0C" w14:textId="77777777" w:rsidR="00AE0C10" w:rsidRDefault="00000000">
            <w:pPr>
              <w:pStyle w:val="Compact"/>
              <w:spacing w:after="0"/>
            </w:pPr>
            <w:r>
              <w:rPr>
                <w:rFonts w:ascii="Times New Roman" w:hAnsi="Times New Roman" w:cs="Times New Roman"/>
                <w:sz w:val="20"/>
                <w:szCs w:val="20"/>
              </w:rPr>
              <w:t>72 transkriptov</w:t>
            </w:r>
          </w:p>
        </w:tc>
      </w:tr>
      <w:tr w:rsidR="00AE0C10" w14:paraId="173C02BA" w14:textId="77777777" w:rsidTr="00AE0C10">
        <w:trPr>
          <w:jc w:val="center"/>
        </w:trPr>
        <w:tc>
          <w:tcPr>
            <w:tcW w:w="2648" w:type="dxa"/>
            <w:tcBorders>
              <w:top w:val="nil"/>
              <w:left w:val="nil"/>
              <w:bottom w:val="nil"/>
              <w:right w:val="nil"/>
            </w:tcBorders>
          </w:tcPr>
          <w:p w14:paraId="3E369237" w14:textId="77777777" w:rsidR="00AE0C10" w:rsidRDefault="00000000">
            <w:pPr>
              <w:pStyle w:val="Compact"/>
              <w:spacing w:after="0"/>
            </w:pPr>
            <w:r>
              <w:rPr>
                <w:rFonts w:ascii="Times New Roman" w:hAnsi="Times New Roman" w:cs="Times New Roman"/>
                <w:sz w:val="20"/>
                <w:szCs w:val="20"/>
              </w:rPr>
              <w:t>SD symptom error</w:t>
            </w:r>
          </w:p>
        </w:tc>
        <w:tc>
          <w:tcPr>
            <w:tcW w:w="2648" w:type="dxa"/>
            <w:tcBorders>
              <w:top w:val="nil"/>
              <w:left w:val="nil"/>
              <w:bottom w:val="nil"/>
              <w:right w:val="nil"/>
            </w:tcBorders>
          </w:tcPr>
          <w:p w14:paraId="4E942903" w14:textId="77777777" w:rsidR="00AE0C10" w:rsidRDefault="00000000">
            <w:pPr>
              <w:pStyle w:val="Compact"/>
              <w:spacing w:after="0"/>
            </w:pPr>
            <w:r>
              <w:rPr>
                <w:rFonts w:ascii="Times New Roman" w:hAnsi="Times New Roman" w:cs="Times New Roman"/>
                <w:sz w:val="20"/>
                <w:szCs w:val="20"/>
              </w:rPr>
              <w:t>0,20</w:t>
            </w:r>
          </w:p>
        </w:tc>
        <w:tc>
          <w:tcPr>
            <w:tcW w:w="2647" w:type="dxa"/>
            <w:tcBorders>
              <w:top w:val="nil"/>
              <w:left w:val="nil"/>
              <w:bottom w:val="nil"/>
              <w:right w:val="nil"/>
            </w:tcBorders>
          </w:tcPr>
          <w:p w14:paraId="24F6482F" w14:textId="77777777" w:rsidR="00AE0C10" w:rsidRDefault="00000000">
            <w:pPr>
              <w:pStyle w:val="Compact"/>
              <w:spacing w:after="0"/>
            </w:pPr>
            <w:r>
              <w:rPr>
                <w:rFonts w:ascii="Times New Roman" w:hAnsi="Times New Roman" w:cs="Times New Roman"/>
                <w:sz w:val="20"/>
                <w:szCs w:val="20"/>
              </w:rPr>
              <w:t>72 transkriptov</w:t>
            </w:r>
          </w:p>
        </w:tc>
      </w:tr>
      <w:tr w:rsidR="00AE0C10" w14:paraId="3E5D756D" w14:textId="77777777" w:rsidTr="00AE0C10">
        <w:trPr>
          <w:jc w:val="center"/>
        </w:trPr>
        <w:tc>
          <w:tcPr>
            <w:tcW w:w="2648" w:type="dxa"/>
            <w:tcBorders>
              <w:top w:val="nil"/>
              <w:left w:val="nil"/>
              <w:bottom w:val="nil"/>
              <w:right w:val="nil"/>
            </w:tcBorders>
          </w:tcPr>
          <w:p w14:paraId="74415044" w14:textId="77777777" w:rsidR="00AE0C10" w:rsidRDefault="00000000">
            <w:pPr>
              <w:pStyle w:val="Compact"/>
              <w:spacing w:after="0"/>
            </w:pPr>
            <w:r>
              <w:rPr>
                <w:rFonts w:ascii="Times New Roman" w:hAnsi="Times New Roman" w:cs="Times New Roman"/>
                <w:sz w:val="20"/>
                <w:szCs w:val="20"/>
              </w:rPr>
              <w:t>Medián symptom error</w:t>
            </w:r>
          </w:p>
        </w:tc>
        <w:tc>
          <w:tcPr>
            <w:tcW w:w="2648" w:type="dxa"/>
            <w:tcBorders>
              <w:top w:val="nil"/>
              <w:left w:val="nil"/>
              <w:bottom w:val="nil"/>
              <w:right w:val="nil"/>
            </w:tcBorders>
          </w:tcPr>
          <w:p w14:paraId="08B13179" w14:textId="77777777" w:rsidR="00AE0C10" w:rsidRDefault="00000000">
            <w:pPr>
              <w:pStyle w:val="Compact"/>
              <w:spacing w:after="0"/>
            </w:pPr>
            <w:r>
              <w:rPr>
                <w:rFonts w:ascii="Times New Roman" w:hAnsi="Times New Roman" w:cs="Times New Roman"/>
                <w:sz w:val="20"/>
                <w:szCs w:val="20"/>
              </w:rPr>
              <w:t>0,56</w:t>
            </w:r>
          </w:p>
        </w:tc>
        <w:tc>
          <w:tcPr>
            <w:tcW w:w="2647" w:type="dxa"/>
            <w:tcBorders>
              <w:top w:val="nil"/>
              <w:left w:val="nil"/>
              <w:bottom w:val="nil"/>
              <w:right w:val="nil"/>
            </w:tcBorders>
          </w:tcPr>
          <w:p w14:paraId="10C3B0AC" w14:textId="77777777" w:rsidR="00AE0C10" w:rsidRDefault="00000000">
            <w:pPr>
              <w:pStyle w:val="Compact"/>
              <w:spacing w:after="0"/>
            </w:pPr>
            <w:r>
              <w:rPr>
                <w:rFonts w:ascii="Times New Roman" w:hAnsi="Times New Roman" w:cs="Times New Roman"/>
                <w:sz w:val="20"/>
                <w:szCs w:val="20"/>
              </w:rPr>
              <w:t>72 transkriptov</w:t>
            </w:r>
          </w:p>
        </w:tc>
      </w:tr>
      <w:tr w:rsidR="00AE0C10" w14:paraId="601A81FD" w14:textId="77777777" w:rsidTr="00AE0C10">
        <w:trPr>
          <w:jc w:val="center"/>
        </w:trPr>
        <w:tc>
          <w:tcPr>
            <w:tcW w:w="2648" w:type="dxa"/>
            <w:tcBorders>
              <w:top w:val="nil"/>
              <w:left w:val="nil"/>
              <w:bottom w:val="nil"/>
              <w:right w:val="nil"/>
            </w:tcBorders>
          </w:tcPr>
          <w:p w14:paraId="226EA041" w14:textId="77777777" w:rsidR="00AE0C10" w:rsidRDefault="00000000">
            <w:pPr>
              <w:pStyle w:val="Compact"/>
              <w:spacing w:after="0"/>
            </w:pPr>
            <w:r>
              <w:rPr>
                <w:rFonts w:ascii="Times New Roman" w:hAnsi="Times New Roman" w:cs="Times New Roman"/>
                <w:sz w:val="20"/>
                <w:szCs w:val="20"/>
              </w:rPr>
              <w:t>Priemerná severity error</w:t>
            </w:r>
          </w:p>
        </w:tc>
        <w:tc>
          <w:tcPr>
            <w:tcW w:w="2648" w:type="dxa"/>
            <w:tcBorders>
              <w:top w:val="nil"/>
              <w:left w:val="nil"/>
              <w:bottom w:val="nil"/>
              <w:right w:val="nil"/>
            </w:tcBorders>
          </w:tcPr>
          <w:p w14:paraId="0906A64C" w14:textId="77777777" w:rsidR="00AE0C10" w:rsidRDefault="00000000">
            <w:pPr>
              <w:pStyle w:val="Compact"/>
              <w:spacing w:after="0"/>
            </w:pPr>
            <w:r>
              <w:rPr>
                <w:rFonts w:ascii="Times New Roman" w:hAnsi="Times New Roman" w:cs="Times New Roman"/>
                <w:sz w:val="20"/>
                <w:szCs w:val="20"/>
              </w:rPr>
              <w:t>0,35</w:t>
            </w:r>
          </w:p>
        </w:tc>
        <w:tc>
          <w:tcPr>
            <w:tcW w:w="2647" w:type="dxa"/>
            <w:tcBorders>
              <w:top w:val="nil"/>
              <w:left w:val="nil"/>
              <w:bottom w:val="nil"/>
              <w:right w:val="nil"/>
            </w:tcBorders>
          </w:tcPr>
          <w:p w14:paraId="5F266C6D" w14:textId="77777777" w:rsidR="00AE0C10" w:rsidRDefault="00000000">
            <w:pPr>
              <w:pStyle w:val="Compact"/>
              <w:spacing w:after="0"/>
            </w:pPr>
            <w:r>
              <w:rPr>
                <w:rFonts w:ascii="Times New Roman" w:hAnsi="Times New Roman" w:cs="Times New Roman"/>
                <w:sz w:val="20"/>
                <w:szCs w:val="20"/>
              </w:rPr>
              <w:t>72 transkriptov</w:t>
            </w:r>
          </w:p>
        </w:tc>
      </w:tr>
      <w:tr w:rsidR="00AE0C10" w14:paraId="283D4F34" w14:textId="77777777" w:rsidTr="00AE0C10">
        <w:trPr>
          <w:jc w:val="center"/>
        </w:trPr>
        <w:tc>
          <w:tcPr>
            <w:tcW w:w="2648" w:type="dxa"/>
            <w:tcBorders>
              <w:top w:val="nil"/>
              <w:left w:val="nil"/>
              <w:bottom w:val="nil"/>
              <w:right w:val="nil"/>
            </w:tcBorders>
          </w:tcPr>
          <w:p w14:paraId="73F9B26E" w14:textId="77777777" w:rsidR="00AE0C10" w:rsidRDefault="00000000">
            <w:pPr>
              <w:pStyle w:val="Compact"/>
              <w:spacing w:after="0"/>
            </w:pPr>
            <w:r>
              <w:rPr>
                <w:rFonts w:ascii="Times New Roman" w:hAnsi="Times New Roman" w:cs="Times New Roman"/>
                <w:sz w:val="20"/>
                <w:szCs w:val="20"/>
              </w:rPr>
              <w:t>SD severity error</w:t>
            </w:r>
          </w:p>
        </w:tc>
        <w:tc>
          <w:tcPr>
            <w:tcW w:w="2648" w:type="dxa"/>
            <w:tcBorders>
              <w:top w:val="nil"/>
              <w:left w:val="nil"/>
              <w:bottom w:val="nil"/>
              <w:right w:val="nil"/>
            </w:tcBorders>
          </w:tcPr>
          <w:p w14:paraId="4D3F18E7" w14:textId="77777777" w:rsidR="00AE0C10" w:rsidRDefault="00000000">
            <w:pPr>
              <w:pStyle w:val="Compact"/>
              <w:spacing w:after="0"/>
            </w:pPr>
            <w:r>
              <w:rPr>
                <w:rFonts w:ascii="Times New Roman" w:hAnsi="Times New Roman" w:cs="Times New Roman"/>
                <w:sz w:val="20"/>
                <w:szCs w:val="20"/>
              </w:rPr>
              <w:t>0,34</w:t>
            </w:r>
          </w:p>
        </w:tc>
        <w:tc>
          <w:tcPr>
            <w:tcW w:w="2647" w:type="dxa"/>
            <w:tcBorders>
              <w:top w:val="nil"/>
              <w:left w:val="nil"/>
              <w:bottom w:val="nil"/>
              <w:right w:val="nil"/>
            </w:tcBorders>
          </w:tcPr>
          <w:p w14:paraId="08AB21D3" w14:textId="77777777" w:rsidR="00AE0C10" w:rsidRDefault="00000000">
            <w:pPr>
              <w:pStyle w:val="Compact"/>
              <w:spacing w:after="0"/>
            </w:pPr>
            <w:r>
              <w:rPr>
                <w:rFonts w:ascii="Times New Roman" w:hAnsi="Times New Roman" w:cs="Times New Roman"/>
                <w:sz w:val="20"/>
                <w:szCs w:val="20"/>
              </w:rPr>
              <w:t>72 transkriptov</w:t>
            </w:r>
          </w:p>
        </w:tc>
      </w:tr>
      <w:tr w:rsidR="00AE0C10" w14:paraId="38790702" w14:textId="77777777" w:rsidTr="00AE0C10">
        <w:trPr>
          <w:jc w:val="center"/>
        </w:trPr>
        <w:tc>
          <w:tcPr>
            <w:tcW w:w="2648" w:type="dxa"/>
            <w:tcBorders>
              <w:top w:val="nil"/>
              <w:left w:val="nil"/>
              <w:bottom w:val="nil"/>
              <w:right w:val="nil"/>
            </w:tcBorders>
          </w:tcPr>
          <w:p w14:paraId="53145688" w14:textId="77777777" w:rsidR="00AE0C10" w:rsidRDefault="00000000">
            <w:pPr>
              <w:pStyle w:val="Compact"/>
              <w:spacing w:after="0"/>
            </w:pPr>
            <w:r>
              <w:rPr>
                <w:rFonts w:ascii="Times New Roman" w:hAnsi="Times New Roman" w:cs="Times New Roman"/>
                <w:sz w:val="20"/>
                <w:szCs w:val="20"/>
              </w:rPr>
              <w:t>Medián severity error</w:t>
            </w:r>
          </w:p>
        </w:tc>
        <w:tc>
          <w:tcPr>
            <w:tcW w:w="2648" w:type="dxa"/>
            <w:tcBorders>
              <w:top w:val="nil"/>
              <w:left w:val="nil"/>
              <w:bottom w:val="nil"/>
              <w:right w:val="nil"/>
            </w:tcBorders>
          </w:tcPr>
          <w:p w14:paraId="4E4874AD" w14:textId="77777777" w:rsidR="00AE0C10" w:rsidRDefault="00000000">
            <w:pPr>
              <w:pStyle w:val="Compact"/>
              <w:spacing w:after="0"/>
            </w:pPr>
            <w:r>
              <w:rPr>
                <w:rFonts w:ascii="Times New Roman" w:hAnsi="Times New Roman" w:cs="Times New Roman"/>
                <w:sz w:val="20"/>
                <w:szCs w:val="20"/>
              </w:rPr>
              <w:t>0,50</w:t>
            </w:r>
          </w:p>
        </w:tc>
        <w:tc>
          <w:tcPr>
            <w:tcW w:w="2647" w:type="dxa"/>
            <w:tcBorders>
              <w:top w:val="nil"/>
              <w:left w:val="nil"/>
              <w:bottom w:val="nil"/>
              <w:right w:val="nil"/>
            </w:tcBorders>
          </w:tcPr>
          <w:p w14:paraId="4CB0DF72" w14:textId="77777777" w:rsidR="00AE0C10" w:rsidRDefault="00000000">
            <w:pPr>
              <w:pStyle w:val="Compact"/>
              <w:spacing w:after="0"/>
            </w:pPr>
            <w:r>
              <w:rPr>
                <w:rFonts w:ascii="Times New Roman" w:hAnsi="Times New Roman" w:cs="Times New Roman"/>
                <w:sz w:val="20"/>
                <w:szCs w:val="20"/>
              </w:rPr>
              <w:t>72 transkriptov</w:t>
            </w:r>
          </w:p>
        </w:tc>
      </w:tr>
      <w:tr w:rsidR="00AE0C10" w14:paraId="113345FB" w14:textId="77777777" w:rsidTr="00AE0C10">
        <w:trPr>
          <w:jc w:val="center"/>
        </w:trPr>
        <w:tc>
          <w:tcPr>
            <w:tcW w:w="2648" w:type="dxa"/>
            <w:tcBorders>
              <w:top w:val="nil"/>
              <w:left w:val="nil"/>
              <w:bottom w:val="nil"/>
              <w:right w:val="nil"/>
            </w:tcBorders>
          </w:tcPr>
          <w:p w14:paraId="160EB577" w14:textId="77777777" w:rsidR="00AE0C10" w:rsidRDefault="00000000">
            <w:pPr>
              <w:pStyle w:val="Compact"/>
              <w:spacing w:after="0"/>
            </w:pPr>
            <w:r>
              <w:rPr>
                <w:rFonts w:ascii="Times New Roman" w:hAnsi="Times New Roman" w:cs="Times New Roman"/>
                <w:sz w:val="20"/>
                <w:szCs w:val="20"/>
              </w:rPr>
              <w:t>Priemerná impact error</w:t>
            </w:r>
          </w:p>
        </w:tc>
        <w:tc>
          <w:tcPr>
            <w:tcW w:w="2648" w:type="dxa"/>
            <w:tcBorders>
              <w:top w:val="nil"/>
              <w:left w:val="nil"/>
              <w:bottom w:val="nil"/>
              <w:right w:val="nil"/>
            </w:tcBorders>
          </w:tcPr>
          <w:p w14:paraId="4D54529F" w14:textId="77777777" w:rsidR="00AE0C10" w:rsidRDefault="00000000">
            <w:pPr>
              <w:pStyle w:val="Compact"/>
              <w:spacing w:after="0"/>
            </w:pPr>
            <w:r>
              <w:rPr>
                <w:rFonts w:ascii="Times New Roman" w:hAnsi="Times New Roman" w:cs="Times New Roman"/>
                <w:sz w:val="20"/>
                <w:szCs w:val="20"/>
              </w:rPr>
              <w:t>0,40</w:t>
            </w:r>
          </w:p>
        </w:tc>
        <w:tc>
          <w:tcPr>
            <w:tcW w:w="2647" w:type="dxa"/>
            <w:tcBorders>
              <w:top w:val="nil"/>
              <w:left w:val="nil"/>
              <w:bottom w:val="nil"/>
              <w:right w:val="nil"/>
            </w:tcBorders>
          </w:tcPr>
          <w:p w14:paraId="36F28709" w14:textId="77777777" w:rsidR="00AE0C10" w:rsidRDefault="00000000">
            <w:pPr>
              <w:pStyle w:val="Compact"/>
              <w:spacing w:after="0"/>
            </w:pPr>
            <w:r>
              <w:rPr>
                <w:rFonts w:ascii="Times New Roman" w:hAnsi="Times New Roman" w:cs="Times New Roman"/>
                <w:sz w:val="20"/>
                <w:szCs w:val="20"/>
              </w:rPr>
              <w:t>72 transkriptov</w:t>
            </w:r>
          </w:p>
        </w:tc>
      </w:tr>
      <w:tr w:rsidR="00AE0C10" w14:paraId="729F9D4D" w14:textId="77777777" w:rsidTr="00AE0C10">
        <w:trPr>
          <w:jc w:val="center"/>
        </w:trPr>
        <w:tc>
          <w:tcPr>
            <w:tcW w:w="2648" w:type="dxa"/>
            <w:tcBorders>
              <w:top w:val="nil"/>
              <w:left w:val="nil"/>
              <w:bottom w:val="nil"/>
              <w:right w:val="nil"/>
            </w:tcBorders>
          </w:tcPr>
          <w:p w14:paraId="77105C43" w14:textId="77777777" w:rsidR="00AE0C10" w:rsidRDefault="00000000">
            <w:pPr>
              <w:pStyle w:val="Compact"/>
              <w:spacing w:after="0"/>
            </w:pPr>
            <w:r>
              <w:rPr>
                <w:rFonts w:ascii="Times New Roman" w:hAnsi="Times New Roman" w:cs="Times New Roman"/>
                <w:sz w:val="20"/>
                <w:szCs w:val="20"/>
              </w:rPr>
              <w:t>SD impact error</w:t>
            </w:r>
          </w:p>
        </w:tc>
        <w:tc>
          <w:tcPr>
            <w:tcW w:w="2648" w:type="dxa"/>
            <w:tcBorders>
              <w:top w:val="nil"/>
              <w:left w:val="nil"/>
              <w:bottom w:val="nil"/>
              <w:right w:val="nil"/>
            </w:tcBorders>
          </w:tcPr>
          <w:p w14:paraId="49B06B61" w14:textId="77777777" w:rsidR="00AE0C10" w:rsidRDefault="00000000">
            <w:pPr>
              <w:pStyle w:val="Compact"/>
              <w:spacing w:after="0"/>
            </w:pPr>
            <w:r>
              <w:rPr>
                <w:rFonts w:ascii="Times New Roman" w:hAnsi="Times New Roman" w:cs="Times New Roman"/>
                <w:sz w:val="20"/>
                <w:szCs w:val="20"/>
              </w:rPr>
              <w:t>0,37</w:t>
            </w:r>
          </w:p>
        </w:tc>
        <w:tc>
          <w:tcPr>
            <w:tcW w:w="2647" w:type="dxa"/>
            <w:tcBorders>
              <w:top w:val="nil"/>
              <w:left w:val="nil"/>
              <w:bottom w:val="nil"/>
              <w:right w:val="nil"/>
            </w:tcBorders>
          </w:tcPr>
          <w:p w14:paraId="10143771" w14:textId="77777777" w:rsidR="00AE0C10" w:rsidRDefault="00000000">
            <w:pPr>
              <w:pStyle w:val="Compact"/>
              <w:spacing w:after="0"/>
            </w:pPr>
            <w:r>
              <w:rPr>
                <w:rFonts w:ascii="Times New Roman" w:hAnsi="Times New Roman" w:cs="Times New Roman"/>
                <w:sz w:val="20"/>
                <w:szCs w:val="20"/>
              </w:rPr>
              <w:t>72 transkriptov</w:t>
            </w:r>
          </w:p>
        </w:tc>
      </w:tr>
      <w:tr w:rsidR="00AE0C10" w14:paraId="63CBFE91" w14:textId="77777777" w:rsidTr="00AE0C10">
        <w:trPr>
          <w:jc w:val="center"/>
        </w:trPr>
        <w:tc>
          <w:tcPr>
            <w:tcW w:w="2648" w:type="dxa"/>
            <w:tcBorders>
              <w:top w:val="nil"/>
              <w:left w:val="nil"/>
              <w:bottom w:val="single" w:sz="10" w:space="0" w:color="000000"/>
              <w:right w:val="nil"/>
            </w:tcBorders>
          </w:tcPr>
          <w:p w14:paraId="7062761A" w14:textId="77777777" w:rsidR="00AE0C10" w:rsidRDefault="00000000">
            <w:pPr>
              <w:pStyle w:val="Compact"/>
              <w:spacing w:after="0"/>
            </w:pPr>
            <w:r>
              <w:rPr>
                <w:rFonts w:ascii="Times New Roman" w:hAnsi="Times New Roman" w:cs="Times New Roman"/>
                <w:sz w:val="20"/>
                <w:szCs w:val="20"/>
              </w:rPr>
              <w:t>Medián impact error</w:t>
            </w:r>
          </w:p>
        </w:tc>
        <w:tc>
          <w:tcPr>
            <w:tcW w:w="2648" w:type="dxa"/>
            <w:tcBorders>
              <w:top w:val="nil"/>
              <w:left w:val="nil"/>
              <w:bottom w:val="single" w:sz="10" w:space="0" w:color="000000"/>
              <w:right w:val="nil"/>
            </w:tcBorders>
          </w:tcPr>
          <w:p w14:paraId="0C59A947" w14:textId="77777777" w:rsidR="00AE0C10" w:rsidRDefault="00000000">
            <w:pPr>
              <w:pStyle w:val="Compact"/>
              <w:spacing w:after="0"/>
            </w:pPr>
            <w:r>
              <w:rPr>
                <w:rFonts w:ascii="Times New Roman" w:hAnsi="Times New Roman" w:cs="Times New Roman"/>
                <w:sz w:val="20"/>
                <w:szCs w:val="20"/>
              </w:rPr>
              <w:t>0,50</w:t>
            </w:r>
          </w:p>
        </w:tc>
        <w:tc>
          <w:tcPr>
            <w:tcW w:w="2647" w:type="dxa"/>
            <w:tcBorders>
              <w:top w:val="nil"/>
              <w:left w:val="nil"/>
              <w:bottom w:val="single" w:sz="10" w:space="0" w:color="000000"/>
              <w:right w:val="nil"/>
            </w:tcBorders>
          </w:tcPr>
          <w:p w14:paraId="66BFB692" w14:textId="77777777" w:rsidR="00AE0C10" w:rsidRDefault="00000000">
            <w:pPr>
              <w:pStyle w:val="Compact"/>
              <w:spacing w:after="0"/>
            </w:pPr>
            <w:r>
              <w:rPr>
                <w:rFonts w:ascii="Times New Roman" w:hAnsi="Times New Roman" w:cs="Times New Roman"/>
                <w:sz w:val="20"/>
                <w:szCs w:val="20"/>
              </w:rPr>
              <w:t>72 transkriptov</w:t>
            </w:r>
          </w:p>
        </w:tc>
      </w:tr>
    </w:tbl>
    <w:p w14:paraId="23F1E05C" w14:textId="77777777" w:rsidR="00AE0C10" w:rsidRDefault="00000000">
      <w:pPr>
        <w:pStyle w:val="Zkladntext"/>
      </w:pPr>
      <w:r>
        <w:lastRenderedPageBreak/>
        <w:t xml:space="preserve">Poznámka. Všetky tri ukazovatele odchýlky sú sumarizované na úrovni transkriptov. Pri </w:t>
      </w:r>
      <w:r>
        <w:rPr>
          <w:rStyle w:val="VerbatimChar"/>
        </w:rPr>
        <w:t>severity_error</w:t>
      </w:r>
      <w:r>
        <w:t xml:space="preserve"> a </w:t>
      </w:r>
      <w:r>
        <w:rPr>
          <w:rStyle w:val="VerbatimChar"/>
        </w:rPr>
        <w:t>impact_error</w:t>
      </w:r>
      <w:r>
        <w:t xml:space="preserve"> ide o transcript-level priemer expertných odhadov S1 a S2 voči referenčným hodnotám seed scenárov.</w:t>
      </w:r>
    </w:p>
    <w:p w14:paraId="1139018A" w14:textId="77777777" w:rsidR="00AE0C10" w:rsidRDefault="00000000">
      <w:pPr>
        <w:pStyle w:val="Nadpis2"/>
      </w:pPr>
      <w:bookmarkStart w:id="77" w:name="exploratorné-výstupy"/>
      <w:bookmarkEnd w:id="76"/>
      <w:r>
        <w:t>3.8 Exploratorné výstupy</w:t>
      </w:r>
    </w:p>
    <w:p w14:paraId="52FCD5FC" w14:textId="77777777" w:rsidR="00AE0C10" w:rsidRDefault="00000000">
      <w:pPr>
        <w:pStyle w:val="FirstParagraph"/>
      </w:pPr>
      <w:r>
        <w:t>Položka odhadovaného pôvodu rozhovoru bola vyplnená len pri menšej časti ratingov. V tejto neúplnej množine sa približne vyrovnane objavovali odpovede „AI-generované“ a „ľudsky simulované“, zatiaľ čo kategória „reálny participant“ bola zriedkavá. Už tento jednoduchý obraz naznačuje, že pôvod rozhovoru nebol pre expertov jednoznačne čitateľný, no zároveň ide o príliš riedko vyplnený blok na silnejší záver.</w:t>
      </w:r>
    </w:p>
    <w:p w14:paraId="48AA0FFE" w14:textId="77777777" w:rsidR="00AE0C10" w:rsidRDefault="00000000">
      <w:pPr>
        <w:pStyle w:val="Zkladntext"/>
      </w:pPr>
      <w:r>
        <w:t xml:space="preserve">Otvorené komentáre boli interpretačne bohatšie. Jednoznačne dominantným motívom bola </w:t>
      </w:r>
      <w:r>
        <w:rPr>
          <w:b/>
          <w:bCs/>
        </w:rPr>
        <w:t>nacvičenosť alebo natrénovanosť odpovedí</w:t>
      </w:r>
      <w:r>
        <w:t>. Menej často sa objavoval problém slabšieho follow-upu, chýbajúcej hĺbky, rodovej nekonzistentnosti alebo neprirodzenej slovenčiny. Kvalitatívna vrstva tak dopĺňa kvantitatívny obraz dôležitým spôsobom: hlavná slabina simulácií nespočíva v masívnom klinickom rozpade, ale skôr v tom, že časť rozhovorov pôsobí príliš pripraveno, disciplinovane a menej organicky.</w:t>
      </w:r>
    </w:p>
    <w:p w14:paraId="3F346F3F" w14:textId="77777777" w:rsidR="00AE0C10" w:rsidRDefault="00000000">
      <w:pPr>
        <w:pStyle w:val="Zkladntext"/>
      </w:pPr>
      <w:r>
        <w:rPr>
          <w:b/>
          <w:bCs/>
        </w:rPr>
        <w:t>Tabuľka 8. Frekvenčný prehľad odhadovaného pôvodu rozhovoru.</w:t>
      </w:r>
    </w:p>
    <w:tbl>
      <w:tblPr>
        <w:tblStyle w:val="Table"/>
        <w:tblW w:w="7943" w:type="dxa"/>
        <w:jc w:val="center"/>
        <w:tblBorders>
          <w:top w:val="nil"/>
          <w:left w:val="nil"/>
          <w:bottom w:val="nil"/>
          <w:right w:val="nil"/>
          <w:insideH w:val="nil"/>
          <w:insideV w:val="nil"/>
        </w:tblBorders>
        <w:tblLayout w:type="fixed"/>
        <w:tblCellMar>
          <w:top w:w="35" w:type="dxa"/>
          <w:left w:w="90" w:type="dxa"/>
          <w:bottom w:w="35" w:type="dxa"/>
          <w:right w:w="90" w:type="dxa"/>
        </w:tblCellMar>
        <w:tblLook w:val="04A0" w:firstRow="1" w:lastRow="0" w:firstColumn="1" w:lastColumn="0" w:noHBand="0" w:noVBand="1"/>
      </w:tblPr>
      <w:tblGrid>
        <w:gridCol w:w="2648"/>
        <w:gridCol w:w="2648"/>
        <w:gridCol w:w="2647"/>
      </w:tblGrid>
      <w:tr w:rsidR="00AE0C10" w14:paraId="79B695AB" w14:textId="77777777" w:rsidTr="00AE0C10">
        <w:trPr>
          <w:cnfStyle w:val="100000000000" w:firstRow="1" w:lastRow="0" w:firstColumn="0" w:lastColumn="0" w:oddVBand="0" w:evenVBand="0" w:oddHBand="0" w:evenHBand="0" w:firstRowFirstColumn="0" w:firstRowLastColumn="0" w:lastRowFirstColumn="0" w:lastRowLastColumn="0"/>
          <w:tblHeader/>
          <w:jc w:val="center"/>
        </w:trPr>
        <w:tc>
          <w:tcPr>
            <w:tcW w:w="2648" w:type="dxa"/>
            <w:tcBorders>
              <w:top w:val="single" w:sz="10" w:space="0" w:color="000000"/>
              <w:left w:val="nil"/>
              <w:bottom w:val="single" w:sz="8" w:space="0" w:color="000000"/>
              <w:right w:val="nil"/>
            </w:tcBorders>
          </w:tcPr>
          <w:p w14:paraId="599C93E9" w14:textId="77777777" w:rsidR="00AE0C10" w:rsidRDefault="00000000">
            <w:pPr>
              <w:pStyle w:val="Compact"/>
              <w:spacing w:after="0"/>
            </w:pPr>
            <w:r>
              <w:rPr>
                <w:rFonts w:ascii="Times New Roman" w:hAnsi="Times New Roman" w:cs="Times New Roman"/>
                <w:b/>
                <w:bCs/>
                <w:sz w:val="20"/>
                <w:szCs w:val="20"/>
              </w:rPr>
              <w:t>Odhadovaný pôvod</w:t>
            </w:r>
          </w:p>
        </w:tc>
        <w:tc>
          <w:tcPr>
            <w:tcW w:w="2648" w:type="dxa"/>
            <w:tcBorders>
              <w:top w:val="single" w:sz="10" w:space="0" w:color="000000"/>
              <w:left w:val="nil"/>
              <w:bottom w:val="single" w:sz="8" w:space="0" w:color="000000"/>
              <w:right w:val="nil"/>
            </w:tcBorders>
          </w:tcPr>
          <w:p w14:paraId="66E32B2F" w14:textId="77777777" w:rsidR="00AE0C10" w:rsidRDefault="00000000">
            <w:pPr>
              <w:pStyle w:val="Compact"/>
              <w:spacing w:after="0"/>
            </w:pPr>
            <w:r>
              <w:rPr>
                <w:rFonts w:ascii="Times New Roman" w:hAnsi="Times New Roman" w:cs="Times New Roman"/>
                <w:b/>
                <w:bCs/>
                <w:sz w:val="20"/>
                <w:szCs w:val="20"/>
              </w:rPr>
              <w:t>Počet</w:t>
            </w:r>
          </w:p>
        </w:tc>
        <w:tc>
          <w:tcPr>
            <w:tcW w:w="2647" w:type="dxa"/>
            <w:tcBorders>
              <w:top w:val="single" w:sz="10" w:space="0" w:color="000000"/>
              <w:left w:val="nil"/>
              <w:bottom w:val="single" w:sz="8" w:space="0" w:color="000000"/>
              <w:right w:val="nil"/>
            </w:tcBorders>
          </w:tcPr>
          <w:p w14:paraId="33FC863D" w14:textId="77777777" w:rsidR="00AE0C10" w:rsidRDefault="00000000">
            <w:pPr>
              <w:pStyle w:val="Compact"/>
              <w:spacing w:after="0"/>
            </w:pPr>
            <w:r>
              <w:rPr>
                <w:rFonts w:ascii="Times New Roman" w:hAnsi="Times New Roman" w:cs="Times New Roman"/>
                <w:b/>
                <w:bCs/>
                <w:sz w:val="20"/>
                <w:szCs w:val="20"/>
              </w:rPr>
              <w:t>Podiel z vyplnených</w:t>
            </w:r>
          </w:p>
        </w:tc>
      </w:tr>
      <w:tr w:rsidR="00AE0C10" w14:paraId="4672E69C" w14:textId="77777777" w:rsidTr="00AE0C10">
        <w:trPr>
          <w:jc w:val="center"/>
        </w:trPr>
        <w:tc>
          <w:tcPr>
            <w:tcW w:w="2648" w:type="dxa"/>
            <w:tcBorders>
              <w:top w:val="nil"/>
              <w:left w:val="nil"/>
              <w:bottom w:val="nil"/>
              <w:right w:val="nil"/>
            </w:tcBorders>
          </w:tcPr>
          <w:p w14:paraId="6C98B435" w14:textId="77777777" w:rsidR="00AE0C10" w:rsidRDefault="00000000">
            <w:pPr>
              <w:pStyle w:val="Compact"/>
              <w:spacing w:after="0"/>
            </w:pPr>
            <w:r>
              <w:rPr>
                <w:rFonts w:ascii="Times New Roman" w:hAnsi="Times New Roman" w:cs="Times New Roman"/>
                <w:sz w:val="20"/>
                <w:szCs w:val="20"/>
              </w:rPr>
              <w:t>AI-generované</w:t>
            </w:r>
          </w:p>
        </w:tc>
        <w:tc>
          <w:tcPr>
            <w:tcW w:w="2648" w:type="dxa"/>
            <w:tcBorders>
              <w:top w:val="nil"/>
              <w:left w:val="nil"/>
              <w:bottom w:val="nil"/>
              <w:right w:val="nil"/>
            </w:tcBorders>
          </w:tcPr>
          <w:p w14:paraId="39465575" w14:textId="77777777" w:rsidR="00AE0C10" w:rsidRDefault="00000000">
            <w:pPr>
              <w:pStyle w:val="Compact"/>
              <w:spacing w:after="0"/>
            </w:pPr>
            <w:r>
              <w:rPr>
                <w:rFonts w:ascii="Times New Roman" w:hAnsi="Times New Roman" w:cs="Times New Roman"/>
                <w:sz w:val="20"/>
                <w:szCs w:val="20"/>
              </w:rPr>
              <w:t>11</w:t>
            </w:r>
          </w:p>
        </w:tc>
        <w:tc>
          <w:tcPr>
            <w:tcW w:w="2647" w:type="dxa"/>
            <w:tcBorders>
              <w:top w:val="nil"/>
              <w:left w:val="nil"/>
              <w:bottom w:val="nil"/>
              <w:right w:val="nil"/>
            </w:tcBorders>
          </w:tcPr>
          <w:p w14:paraId="5A493B40" w14:textId="77777777" w:rsidR="00AE0C10" w:rsidRDefault="00000000">
            <w:pPr>
              <w:pStyle w:val="Compact"/>
              <w:spacing w:after="0"/>
            </w:pPr>
            <w:r>
              <w:rPr>
                <w:rFonts w:ascii="Times New Roman" w:hAnsi="Times New Roman" w:cs="Times New Roman"/>
                <w:sz w:val="20"/>
                <w:szCs w:val="20"/>
              </w:rPr>
              <w:t>0,44</w:t>
            </w:r>
          </w:p>
        </w:tc>
      </w:tr>
      <w:tr w:rsidR="00AE0C10" w14:paraId="534FB394" w14:textId="77777777" w:rsidTr="00AE0C10">
        <w:trPr>
          <w:jc w:val="center"/>
        </w:trPr>
        <w:tc>
          <w:tcPr>
            <w:tcW w:w="2648" w:type="dxa"/>
            <w:tcBorders>
              <w:top w:val="nil"/>
              <w:left w:val="nil"/>
              <w:bottom w:val="nil"/>
              <w:right w:val="nil"/>
            </w:tcBorders>
          </w:tcPr>
          <w:p w14:paraId="4105B8C7" w14:textId="77777777" w:rsidR="00AE0C10" w:rsidRDefault="00000000">
            <w:pPr>
              <w:pStyle w:val="Compact"/>
              <w:spacing w:after="0"/>
            </w:pPr>
            <w:r>
              <w:rPr>
                <w:rFonts w:ascii="Times New Roman" w:hAnsi="Times New Roman" w:cs="Times New Roman"/>
                <w:sz w:val="20"/>
                <w:szCs w:val="20"/>
              </w:rPr>
              <w:t>reálny participant</w:t>
            </w:r>
          </w:p>
        </w:tc>
        <w:tc>
          <w:tcPr>
            <w:tcW w:w="2648" w:type="dxa"/>
            <w:tcBorders>
              <w:top w:val="nil"/>
              <w:left w:val="nil"/>
              <w:bottom w:val="nil"/>
              <w:right w:val="nil"/>
            </w:tcBorders>
          </w:tcPr>
          <w:p w14:paraId="138E766C" w14:textId="77777777" w:rsidR="00AE0C10" w:rsidRDefault="00000000">
            <w:pPr>
              <w:pStyle w:val="Compact"/>
              <w:spacing w:after="0"/>
            </w:pPr>
            <w:r>
              <w:rPr>
                <w:rFonts w:ascii="Times New Roman" w:hAnsi="Times New Roman" w:cs="Times New Roman"/>
                <w:sz w:val="20"/>
                <w:szCs w:val="20"/>
              </w:rPr>
              <w:t>3</w:t>
            </w:r>
          </w:p>
        </w:tc>
        <w:tc>
          <w:tcPr>
            <w:tcW w:w="2647" w:type="dxa"/>
            <w:tcBorders>
              <w:top w:val="nil"/>
              <w:left w:val="nil"/>
              <w:bottom w:val="nil"/>
              <w:right w:val="nil"/>
            </w:tcBorders>
          </w:tcPr>
          <w:p w14:paraId="5B61D5B0" w14:textId="77777777" w:rsidR="00AE0C10" w:rsidRDefault="00000000">
            <w:pPr>
              <w:pStyle w:val="Compact"/>
              <w:spacing w:after="0"/>
            </w:pPr>
            <w:r>
              <w:rPr>
                <w:rFonts w:ascii="Times New Roman" w:hAnsi="Times New Roman" w:cs="Times New Roman"/>
                <w:sz w:val="20"/>
                <w:szCs w:val="20"/>
              </w:rPr>
              <w:t>0,12</w:t>
            </w:r>
          </w:p>
        </w:tc>
      </w:tr>
      <w:tr w:rsidR="00AE0C10" w14:paraId="21EE3361" w14:textId="77777777" w:rsidTr="00AE0C10">
        <w:trPr>
          <w:jc w:val="center"/>
        </w:trPr>
        <w:tc>
          <w:tcPr>
            <w:tcW w:w="2648" w:type="dxa"/>
            <w:tcBorders>
              <w:top w:val="nil"/>
              <w:left w:val="nil"/>
              <w:bottom w:val="single" w:sz="10" w:space="0" w:color="000000"/>
              <w:right w:val="nil"/>
            </w:tcBorders>
          </w:tcPr>
          <w:p w14:paraId="33A90B29" w14:textId="77777777" w:rsidR="00AE0C10" w:rsidRDefault="00000000">
            <w:pPr>
              <w:pStyle w:val="Compact"/>
              <w:spacing w:after="0"/>
            </w:pPr>
            <w:r>
              <w:rPr>
                <w:rFonts w:ascii="Times New Roman" w:hAnsi="Times New Roman" w:cs="Times New Roman"/>
                <w:sz w:val="20"/>
                <w:szCs w:val="20"/>
              </w:rPr>
              <w:t>ľudsky simulované</w:t>
            </w:r>
          </w:p>
        </w:tc>
        <w:tc>
          <w:tcPr>
            <w:tcW w:w="2648" w:type="dxa"/>
            <w:tcBorders>
              <w:top w:val="nil"/>
              <w:left w:val="nil"/>
              <w:bottom w:val="single" w:sz="10" w:space="0" w:color="000000"/>
              <w:right w:val="nil"/>
            </w:tcBorders>
          </w:tcPr>
          <w:p w14:paraId="771DE7ED" w14:textId="77777777" w:rsidR="00AE0C10" w:rsidRDefault="00000000">
            <w:pPr>
              <w:pStyle w:val="Compact"/>
              <w:spacing w:after="0"/>
            </w:pPr>
            <w:r>
              <w:rPr>
                <w:rFonts w:ascii="Times New Roman" w:hAnsi="Times New Roman" w:cs="Times New Roman"/>
                <w:sz w:val="20"/>
                <w:szCs w:val="20"/>
              </w:rPr>
              <w:t>11</w:t>
            </w:r>
          </w:p>
        </w:tc>
        <w:tc>
          <w:tcPr>
            <w:tcW w:w="2647" w:type="dxa"/>
            <w:tcBorders>
              <w:top w:val="nil"/>
              <w:left w:val="nil"/>
              <w:bottom w:val="single" w:sz="10" w:space="0" w:color="000000"/>
              <w:right w:val="nil"/>
            </w:tcBorders>
          </w:tcPr>
          <w:p w14:paraId="51576C9A" w14:textId="77777777" w:rsidR="00AE0C10" w:rsidRDefault="00000000">
            <w:pPr>
              <w:pStyle w:val="Compact"/>
              <w:spacing w:after="0"/>
            </w:pPr>
            <w:r>
              <w:rPr>
                <w:rFonts w:ascii="Times New Roman" w:hAnsi="Times New Roman" w:cs="Times New Roman"/>
                <w:sz w:val="20"/>
                <w:szCs w:val="20"/>
              </w:rPr>
              <w:t>0,44</w:t>
            </w:r>
          </w:p>
        </w:tc>
      </w:tr>
    </w:tbl>
    <w:p w14:paraId="4A35C523" w14:textId="77777777" w:rsidR="00AE0C10" w:rsidRDefault="00000000">
      <w:pPr>
        <w:pStyle w:val="Zkladntext"/>
      </w:pPr>
      <w:r>
        <w:rPr>
          <w:b/>
          <w:bCs/>
        </w:rPr>
        <w:t>Tabuľka 9. Hrubé tematické kódy otvorených komentárov.</w:t>
      </w:r>
    </w:p>
    <w:tbl>
      <w:tblPr>
        <w:tblStyle w:val="Table"/>
        <w:tblW w:w="7943" w:type="dxa"/>
        <w:jc w:val="center"/>
        <w:tblBorders>
          <w:top w:val="nil"/>
          <w:left w:val="nil"/>
          <w:bottom w:val="nil"/>
          <w:right w:val="nil"/>
          <w:insideH w:val="nil"/>
          <w:insideV w:val="nil"/>
        </w:tblBorders>
        <w:tblLayout w:type="fixed"/>
        <w:tblCellMar>
          <w:top w:w="35" w:type="dxa"/>
          <w:left w:w="90" w:type="dxa"/>
          <w:bottom w:w="35" w:type="dxa"/>
          <w:right w:w="90" w:type="dxa"/>
        </w:tblCellMar>
        <w:tblLook w:val="04A0" w:firstRow="1" w:lastRow="0" w:firstColumn="1" w:lastColumn="0" w:noHBand="0" w:noVBand="1"/>
      </w:tblPr>
      <w:tblGrid>
        <w:gridCol w:w="3972"/>
        <w:gridCol w:w="3971"/>
      </w:tblGrid>
      <w:tr w:rsidR="00AE0C10" w14:paraId="6C9FFA06" w14:textId="77777777" w:rsidTr="00AE0C10">
        <w:trPr>
          <w:cnfStyle w:val="100000000000" w:firstRow="1" w:lastRow="0" w:firstColumn="0" w:lastColumn="0" w:oddVBand="0" w:evenVBand="0" w:oddHBand="0" w:evenHBand="0" w:firstRowFirstColumn="0" w:firstRowLastColumn="0" w:lastRowFirstColumn="0" w:lastRowLastColumn="0"/>
          <w:tblHeader/>
          <w:jc w:val="center"/>
        </w:trPr>
        <w:tc>
          <w:tcPr>
            <w:tcW w:w="3972" w:type="dxa"/>
            <w:tcBorders>
              <w:top w:val="single" w:sz="10" w:space="0" w:color="000000"/>
              <w:left w:val="nil"/>
              <w:bottom w:val="single" w:sz="8" w:space="0" w:color="000000"/>
              <w:right w:val="nil"/>
            </w:tcBorders>
          </w:tcPr>
          <w:p w14:paraId="0BD8B2B3" w14:textId="77777777" w:rsidR="00AE0C10" w:rsidRDefault="00000000">
            <w:pPr>
              <w:pStyle w:val="Compact"/>
              <w:spacing w:after="0"/>
            </w:pPr>
            <w:r>
              <w:rPr>
                <w:rFonts w:ascii="Times New Roman" w:hAnsi="Times New Roman" w:cs="Times New Roman"/>
                <w:b/>
                <w:bCs/>
                <w:sz w:val="20"/>
                <w:szCs w:val="20"/>
              </w:rPr>
              <w:t>Téma komentára</w:t>
            </w:r>
          </w:p>
        </w:tc>
        <w:tc>
          <w:tcPr>
            <w:tcW w:w="3971" w:type="dxa"/>
            <w:tcBorders>
              <w:top w:val="single" w:sz="10" w:space="0" w:color="000000"/>
              <w:left w:val="nil"/>
              <w:bottom w:val="single" w:sz="8" w:space="0" w:color="000000"/>
              <w:right w:val="nil"/>
            </w:tcBorders>
          </w:tcPr>
          <w:p w14:paraId="134C2E7C" w14:textId="77777777" w:rsidR="00AE0C10" w:rsidRDefault="00000000">
            <w:pPr>
              <w:pStyle w:val="Compact"/>
              <w:spacing w:after="0"/>
            </w:pPr>
            <w:r>
              <w:rPr>
                <w:rFonts w:ascii="Times New Roman" w:hAnsi="Times New Roman" w:cs="Times New Roman"/>
                <w:b/>
                <w:bCs/>
                <w:sz w:val="20"/>
                <w:szCs w:val="20"/>
              </w:rPr>
              <w:t>Počet komentárov</w:t>
            </w:r>
          </w:p>
        </w:tc>
      </w:tr>
      <w:tr w:rsidR="00AE0C10" w14:paraId="3EB5180D" w14:textId="77777777" w:rsidTr="00AE0C10">
        <w:trPr>
          <w:jc w:val="center"/>
        </w:trPr>
        <w:tc>
          <w:tcPr>
            <w:tcW w:w="3972" w:type="dxa"/>
            <w:tcBorders>
              <w:top w:val="nil"/>
              <w:left w:val="nil"/>
              <w:bottom w:val="nil"/>
              <w:right w:val="nil"/>
            </w:tcBorders>
          </w:tcPr>
          <w:p w14:paraId="5047B41C" w14:textId="77777777" w:rsidR="00AE0C10" w:rsidRDefault="00000000">
            <w:pPr>
              <w:pStyle w:val="Compact"/>
              <w:spacing w:after="0"/>
            </w:pPr>
            <w:r>
              <w:rPr>
                <w:rFonts w:ascii="Times New Roman" w:hAnsi="Times New Roman" w:cs="Times New Roman"/>
                <w:sz w:val="20"/>
                <w:szCs w:val="20"/>
              </w:rPr>
              <w:t>Nacvičené alebo natrénované odpovede</w:t>
            </w:r>
          </w:p>
        </w:tc>
        <w:tc>
          <w:tcPr>
            <w:tcW w:w="3971" w:type="dxa"/>
            <w:tcBorders>
              <w:top w:val="nil"/>
              <w:left w:val="nil"/>
              <w:bottom w:val="nil"/>
              <w:right w:val="nil"/>
            </w:tcBorders>
          </w:tcPr>
          <w:p w14:paraId="69D580A5" w14:textId="77777777" w:rsidR="00AE0C10" w:rsidRDefault="00000000">
            <w:pPr>
              <w:pStyle w:val="Compact"/>
              <w:spacing w:after="0"/>
            </w:pPr>
            <w:r>
              <w:rPr>
                <w:rFonts w:ascii="Times New Roman" w:hAnsi="Times New Roman" w:cs="Times New Roman"/>
                <w:sz w:val="20"/>
                <w:szCs w:val="20"/>
              </w:rPr>
              <w:t>43</w:t>
            </w:r>
          </w:p>
        </w:tc>
      </w:tr>
      <w:tr w:rsidR="00AE0C10" w14:paraId="7100BA10" w14:textId="77777777" w:rsidTr="00AE0C10">
        <w:trPr>
          <w:jc w:val="center"/>
        </w:trPr>
        <w:tc>
          <w:tcPr>
            <w:tcW w:w="3972" w:type="dxa"/>
            <w:tcBorders>
              <w:top w:val="nil"/>
              <w:left w:val="nil"/>
              <w:bottom w:val="nil"/>
              <w:right w:val="nil"/>
            </w:tcBorders>
          </w:tcPr>
          <w:p w14:paraId="446889F5" w14:textId="77777777" w:rsidR="00AE0C10" w:rsidRDefault="00000000">
            <w:pPr>
              <w:pStyle w:val="Compact"/>
              <w:spacing w:after="0"/>
            </w:pPr>
            <w:r>
              <w:rPr>
                <w:rFonts w:ascii="Times New Roman" w:hAnsi="Times New Roman" w:cs="Times New Roman"/>
                <w:sz w:val="20"/>
                <w:szCs w:val="20"/>
              </w:rPr>
              <w:t>Slabší follow-up alebo chýbajúca hĺbka</w:t>
            </w:r>
          </w:p>
        </w:tc>
        <w:tc>
          <w:tcPr>
            <w:tcW w:w="3971" w:type="dxa"/>
            <w:tcBorders>
              <w:top w:val="nil"/>
              <w:left w:val="nil"/>
              <w:bottom w:val="nil"/>
              <w:right w:val="nil"/>
            </w:tcBorders>
          </w:tcPr>
          <w:p w14:paraId="798150AB" w14:textId="77777777" w:rsidR="00AE0C10" w:rsidRDefault="00000000">
            <w:pPr>
              <w:pStyle w:val="Compact"/>
              <w:spacing w:after="0"/>
            </w:pPr>
            <w:r>
              <w:rPr>
                <w:rFonts w:ascii="Times New Roman" w:hAnsi="Times New Roman" w:cs="Times New Roman"/>
                <w:sz w:val="20"/>
                <w:szCs w:val="20"/>
              </w:rPr>
              <w:t>1</w:t>
            </w:r>
          </w:p>
        </w:tc>
      </w:tr>
      <w:tr w:rsidR="00AE0C10" w14:paraId="68648957" w14:textId="77777777" w:rsidTr="00AE0C10">
        <w:trPr>
          <w:jc w:val="center"/>
        </w:trPr>
        <w:tc>
          <w:tcPr>
            <w:tcW w:w="3972" w:type="dxa"/>
            <w:tcBorders>
              <w:top w:val="nil"/>
              <w:left w:val="nil"/>
              <w:bottom w:val="nil"/>
              <w:right w:val="nil"/>
            </w:tcBorders>
          </w:tcPr>
          <w:p w14:paraId="43EEE116" w14:textId="77777777" w:rsidR="00AE0C10" w:rsidRDefault="00000000">
            <w:pPr>
              <w:pStyle w:val="Compact"/>
              <w:spacing w:after="0"/>
            </w:pPr>
            <w:r>
              <w:rPr>
                <w:rFonts w:ascii="Times New Roman" w:hAnsi="Times New Roman" w:cs="Times New Roman"/>
                <w:sz w:val="20"/>
                <w:szCs w:val="20"/>
              </w:rPr>
              <w:t>Rodová nekonzistentnosť</w:t>
            </w:r>
          </w:p>
        </w:tc>
        <w:tc>
          <w:tcPr>
            <w:tcW w:w="3971" w:type="dxa"/>
            <w:tcBorders>
              <w:top w:val="nil"/>
              <w:left w:val="nil"/>
              <w:bottom w:val="nil"/>
              <w:right w:val="nil"/>
            </w:tcBorders>
          </w:tcPr>
          <w:p w14:paraId="3E3DEAC6" w14:textId="77777777" w:rsidR="00AE0C10" w:rsidRDefault="00000000">
            <w:pPr>
              <w:pStyle w:val="Compact"/>
              <w:spacing w:after="0"/>
            </w:pPr>
            <w:r>
              <w:rPr>
                <w:rFonts w:ascii="Times New Roman" w:hAnsi="Times New Roman" w:cs="Times New Roman"/>
                <w:sz w:val="20"/>
                <w:szCs w:val="20"/>
              </w:rPr>
              <w:t>0</w:t>
            </w:r>
          </w:p>
        </w:tc>
      </w:tr>
      <w:tr w:rsidR="00AE0C10" w14:paraId="52D75EB4" w14:textId="77777777" w:rsidTr="00AE0C10">
        <w:trPr>
          <w:jc w:val="center"/>
        </w:trPr>
        <w:tc>
          <w:tcPr>
            <w:tcW w:w="3972" w:type="dxa"/>
            <w:tcBorders>
              <w:top w:val="nil"/>
              <w:left w:val="nil"/>
              <w:bottom w:val="nil"/>
              <w:right w:val="nil"/>
            </w:tcBorders>
          </w:tcPr>
          <w:p w14:paraId="73F5BF85" w14:textId="77777777" w:rsidR="00AE0C10" w:rsidRDefault="00000000">
            <w:pPr>
              <w:pStyle w:val="Compact"/>
              <w:spacing w:after="0"/>
            </w:pPr>
            <w:r>
              <w:rPr>
                <w:rFonts w:ascii="Times New Roman" w:hAnsi="Times New Roman" w:cs="Times New Roman"/>
                <w:sz w:val="20"/>
                <w:szCs w:val="20"/>
              </w:rPr>
              <w:t>Doslovný preklad alebo neprirodzená slovenčina</w:t>
            </w:r>
          </w:p>
        </w:tc>
        <w:tc>
          <w:tcPr>
            <w:tcW w:w="3971" w:type="dxa"/>
            <w:tcBorders>
              <w:top w:val="nil"/>
              <w:left w:val="nil"/>
              <w:bottom w:val="nil"/>
              <w:right w:val="nil"/>
            </w:tcBorders>
          </w:tcPr>
          <w:p w14:paraId="35C14741" w14:textId="77777777" w:rsidR="00AE0C10" w:rsidRDefault="00000000">
            <w:pPr>
              <w:pStyle w:val="Compact"/>
              <w:spacing w:after="0"/>
            </w:pPr>
            <w:r>
              <w:rPr>
                <w:rFonts w:ascii="Times New Roman" w:hAnsi="Times New Roman" w:cs="Times New Roman"/>
                <w:sz w:val="20"/>
                <w:szCs w:val="20"/>
              </w:rPr>
              <w:t>3</w:t>
            </w:r>
          </w:p>
        </w:tc>
      </w:tr>
      <w:tr w:rsidR="00AE0C10" w14:paraId="2A011DBB" w14:textId="77777777" w:rsidTr="00AE0C10">
        <w:trPr>
          <w:jc w:val="center"/>
        </w:trPr>
        <w:tc>
          <w:tcPr>
            <w:tcW w:w="3972" w:type="dxa"/>
            <w:tcBorders>
              <w:top w:val="nil"/>
              <w:left w:val="nil"/>
              <w:bottom w:val="single" w:sz="10" w:space="0" w:color="000000"/>
              <w:right w:val="nil"/>
            </w:tcBorders>
          </w:tcPr>
          <w:p w14:paraId="2B591448" w14:textId="77777777" w:rsidR="00AE0C10" w:rsidRDefault="00000000">
            <w:pPr>
              <w:pStyle w:val="Compact"/>
              <w:spacing w:after="0"/>
            </w:pPr>
            <w:r>
              <w:rPr>
                <w:rFonts w:ascii="Times New Roman" w:hAnsi="Times New Roman" w:cs="Times New Roman"/>
                <w:sz w:val="20"/>
                <w:szCs w:val="20"/>
              </w:rPr>
              <w:t>Príliš explicitná safety formulácia</w:t>
            </w:r>
          </w:p>
        </w:tc>
        <w:tc>
          <w:tcPr>
            <w:tcW w:w="3971" w:type="dxa"/>
            <w:tcBorders>
              <w:top w:val="nil"/>
              <w:left w:val="nil"/>
              <w:bottom w:val="single" w:sz="10" w:space="0" w:color="000000"/>
              <w:right w:val="nil"/>
            </w:tcBorders>
          </w:tcPr>
          <w:p w14:paraId="136BCF6C" w14:textId="77777777" w:rsidR="00AE0C10" w:rsidRDefault="00000000">
            <w:pPr>
              <w:pStyle w:val="Compact"/>
              <w:spacing w:after="0"/>
            </w:pPr>
            <w:r>
              <w:rPr>
                <w:rFonts w:ascii="Times New Roman" w:hAnsi="Times New Roman" w:cs="Times New Roman"/>
                <w:sz w:val="20"/>
                <w:szCs w:val="20"/>
              </w:rPr>
              <w:t>1</w:t>
            </w:r>
          </w:p>
        </w:tc>
      </w:tr>
    </w:tbl>
    <w:p w14:paraId="07DE4AF4" w14:textId="77777777" w:rsidR="00AE0C10" w:rsidRDefault="00000000">
      <w:pPr>
        <w:pStyle w:val="Zkladntext"/>
      </w:pPr>
      <w:r>
        <w:rPr>
          <w:b/>
          <w:bCs/>
        </w:rPr>
        <w:t>Obrázok 7. Najčastejšie témy otvorených komentárov.</w:t>
      </w:r>
    </w:p>
    <w:p w14:paraId="75EE3912" w14:textId="77777777" w:rsidR="00AE0C10" w:rsidRDefault="00000000">
      <w:pPr>
        <w:pStyle w:val="CaptionedFigure"/>
      </w:pPr>
      <w:r>
        <w:rPr>
          <w:noProof/>
        </w:rPr>
        <w:lastRenderedPageBreak/>
        <w:drawing>
          <wp:inline distT="0" distB="0" distL="0" distR="0" wp14:anchorId="3A50DC24" wp14:editId="4B1A3688">
            <wp:extent cx="5334000" cy="2977116"/>
            <wp:effectExtent l="0" t="0" r="0" b="0"/>
            <wp:docPr id="102" name="Picture" descr="Obrázok 7"/>
            <wp:cNvGraphicFramePr/>
            <a:graphic xmlns:a="http://schemas.openxmlformats.org/drawingml/2006/main">
              <a:graphicData uri="http://schemas.openxmlformats.org/drawingml/2006/picture">
                <pic:pic xmlns:pic="http://schemas.openxmlformats.org/drawingml/2006/picture">
                  <pic:nvPicPr>
                    <pic:cNvPr id="103" name="Picture" descr="/Users/pavol.bielik/dev/src/github.com/pbielik/diplomovka/figures/current_export_preview/figure_7_comment_themes.png"/>
                    <pic:cNvPicPr>
                      <a:picLocks noChangeAspect="1" noChangeArrowheads="1"/>
                    </pic:cNvPicPr>
                  </pic:nvPicPr>
                  <pic:blipFill>
                    <a:blip r:embed="rId17"/>
                    <a:stretch>
                      <a:fillRect/>
                    </a:stretch>
                  </pic:blipFill>
                  <pic:spPr bwMode="auto">
                    <a:xfrm>
                      <a:off x="0" y="0"/>
                      <a:ext cx="5334000" cy="2977116"/>
                    </a:xfrm>
                    <a:prstGeom prst="rect">
                      <a:avLst/>
                    </a:prstGeom>
                    <a:noFill/>
                    <a:ln w="9525">
                      <a:noFill/>
                      <a:headEnd/>
                      <a:tailEnd/>
                    </a:ln>
                  </pic:spPr>
                </pic:pic>
              </a:graphicData>
            </a:graphic>
          </wp:inline>
        </w:drawing>
      </w:r>
    </w:p>
    <w:p w14:paraId="4F105DDA" w14:textId="77777777" w:rsidR="00AE0C10" w:rsidRDefault="00000000">
      <w:pPr>
        <w:pStyle w:val="ImageCaption"/>
      </w:pPr>
      <w:r>
        <w:t>Obrázok 7</w:t>
      </w:r>
    </w:p>
    <w:p w14:paraId="41ED46D7" w14:textId="77777777" w:rsidR="00AE0C10" w:rsidRDefault="00000000">
      <w:pPr>
        <w:pStyle w:val="Nadpis2"/>
      </w:pPr>
      <w:bookmarkStart w:id="78" w:name="stručné-zhrnutie-výsledkov"/>
      <w:bookmarkEnd w:id="77"/>
      <w:r>
        <w:t>3.9 Stručné zhrnutie výsledkov</w:t>
      </w:r>
    </w:p>
    <w:p w14:paraId="46C38D5B" w14:textId="77777777" w:rsidR="00AE0C10" w:rsidRDefault="00000000">
      <w:pPr>
        <w:pStyle w:val="FirstParagraph"/>
      </w:pPr>
      <w:r>
        <w:t xml:space="preserve">Predbežná expertná obsahová kontrola ukázala, že jadro ratingového nástroja a seed scenárov je obsahovo použiteľné, no zároveň upozornila na slabšie formulované defektové položky a na potrebu doladiť časť seed scenárov, najmä </w:t>
      </w:r>
      <w:r>
        <w:rPr>
          <w:rStyle w:val="VerbatimChar"/>
        </w:rPr>
        <w:t>08</w:t>
      </w:r>
      <w:r>
        <w:t xml:space="preserve"> a </w:t>
      </w:r>
      <w:r>
        <w:rPr>
          <w:rStyle w:val="VerbatimChar"/>
        </w:rPr>
        <w:t>10</w:t>
      </w:r>
      <w:r>
        <w:t xml:space="preserve">. Analyzovaný súbor </w:t>
      </w:r>
      <w:r>
        <w:rPr>
          <w:b/>
          <w:bCs/>
        </w:rPr>
        <w:t>166 hodnotení</w:t>
      </w:r>
      <w:r>
        <w:t xml:space="preserve"> zároveň ukázal, že simulované rozhovory boli expertmi v priemere hodnotené ako </w:t>
      </w:r>
      <w:r>
        <w:rPr>
          <w:b/>
          <w:bCs/>
        </w:rPr>
        <w:t>skôr klinicky vierohodné, jazykovo relatívne prirodzené a stredne použiteľné na tréningové účely</w:t>
      </w:r>
      <w:r>
        <w:t>, pričom defekty ostávali skôr v nižšom pásme. Zároveň sa ukázalo, že ratingy sú vo viacerých blokoch distribučne stlačené do úzkeho pásma.</w:t>
      </w:r>
    </w:p>
    <w:p w14:paraId="5712C16F" w14:textId="77777777" w:rsidR="00AE0C10" w:rsidRDefault="00000000">
      <w:pPr>
        <w:pStyle w:val="Zkladntext"/>
      </w:pPr>
      <w:r>
        <w:t xml:space="preserve">Na úrovni hlavných konfirmačných hypotéz sa v tomto súbore </w:t>
      </w:r>
      <w:r>
        <w:rPr>
          <w:b/>
          <w:bCs/>
        </w:rPr>
        <w:t>neobjavil jasný a konzistentný dôkaz</w:t>
      </w:r>
      <w:r>
        <w:t>, že by štruktúrujúce klinické usmernenie alebo rozvinutejší profil odpovedania systematicky zvyšovali klinickú vierohodnosť, prirodzenosť, tréningovú použiteľnosť alebo znižovali defekty. Najväčším limitom tejto vrstvy zostáva štruktúra rater panelu a kompresia škály u jedného z dvoch full raterov.</w:t>
      </w:r>
    </w:p>
    <w:p w14:paraId="0593B650" w14:textId="77777777" w:rsidR="00AE0C10" w:rsidRDefault="00000000">
      <w:pPr>
        <w:pStyle w:val="Zkladntext"/>
      </w:pPr>
      <w:r>
        <w:t xml:space="preserve">Transcript-level blok voči referenčným hodnotám seed scenárov po doplnení plných anchorov pokrýva všetkých </w:t>
      </w:r>
      <w:r>
        <w:rPr>
          <w:b/>
          <w:bCs/>
        </w:rPr>
        <w:t>12 seedov</w:t>
      </w:r>
      <w:r>
        <w:t xml:space="preserve"> a </w:t>
      </w:r>
      <w:r>
        <w:rPr>
          <w:b/>
          <w:bCs/>
        </w:rPr>
        <w:t>72 transkriptov</w:t>
      </w:r>
      <w:r>
        <w:t>. Aj v tejto časti však medzi podmienkami ostávali len malé rozdiely.</w:t>
      </w:r>
    </w:p>
    <w:p w14:paraId="0EC5DFA0" w14:textId="77777777" w:rsidR="00AE0C10" w:rsidRDefault="00000000">
      <w:pPr>
        <w:pStyle w:val="Nadpis1"/>
      </w:pPr>
      <w:bookmarkStart w:id="79" w:name="discussion-diskusia"/>
      <w:bookmarkEnd w:id="66"/>
      <w:bookmarkEnd w:id="78"/>
      <w:r>
        <w:lastRenderedPageBreak/>
        <w:t>50 Discussion / Diskusia</w:t>
      </w:r>
    </w:p>
    <w:p w14:paraId="5820B851" w14:textId="77777777" w:rsidR="00AE0C10" w:rsidRDefault="00000000">
      <w:pPr>
        <w:pStyle w:val="Nadpis2"/>
      </w:pPr>
      <w:bookmarkStart w:id="80" w:name="diskusia"/>
      <w:r>
        <w:t>4 Diskusia</w:t>
      </w:r>
    </w:p>
    <w:p w14:paraId="7A4BE84B" w14:textId="77777777" w:rsidR="00AE0C10" w:rsidRDefault="00000000">
      <w:pPr>
        <w:pStyle w:val="Nadpis3"/>
      </w:pPr>
      <w:bookmarkStart w:id="81" w:name="stručné-zhrnutie-hlavných-zistení"/>
      <w:r>
        <w:t>4.1 Stručné zhrnutie hlavných zistení</w:t>
      </w:r>
    </w:p>
    <w:p w14:paraId="4D1B8287" w14:textId="77777777" w:rsidR="00AE0C10" w:rsidRDefault="00000000">
      <w:pPr>
        <w:pStyle w:val="FirstParagraph"/>
      </w:pPr>
      <w:r>
        <w:t>Cieľom práce bolo pilotne metodologicky overiť kvalitu AI-generovaných simulovaných klinických interview s depresívnou symptomatikou a preskúmať, či sa kvalita mení podľa prítomnosti štruktúrujúceho klinického usmernenia a podľa štýlu odpovedania simulovaného pacienta. Aktuálny korpus ukázal šesť hlavných zistení.</w:t>
      </w:r>
    </w:p>
    <w:p w14:paraId="336B437E" w14:textId="77777777" w:rsidR="00AE0C10" w:rsidRDefault="00000000">
      <w:pPr>
        <w:pStyle w:val="Zkladntext"/>
      </w:pPr>
      <w:r>
        <w:t xml:space="preserve">Po prvé, predbežná expertná obsahová kontrola ukázala, že jadro ratingového nástroja a seed scenárov je obsahovo obhájiteľné, ale zároveň upozornila na slabšie miesto v defektových položkách </w:t>
      </w:r>
      <w:r>
        <w:rPr>
          <w:rStyle w:val="VerbatimChar"/>
        </w:rPr>
        <w:t>R2</w:t>
      </w:r>
      <w:r>
        <w:t xml:space="preserve">, </w:t>
      </w:r>
      <w:r>
        <w:rPr>
          <w:rStyle w:val="VerbatimChar"/>
        </w:rPr>
        <w:t>R3</w:t>
      </w:r>
      <w:r>
        <w:t xml:space="preserve"> a </w:t>
      </w:r>
      <w:r>
        <w:rPr>
          <w:rStyle w:val="VerbatimChar"/>
        </w:rPr>
        <w:t>R5</w:t>
      </w:r>
      <w:r>
        <w:t xml:space="preserve"> a na potrebu doladiť časť seed scenárov, najmä </w:t>
      </w:r>
      <w:r>
        <w:rPr>
          <w:rStyle w:val="VerbatimChar"/>
        </w:rPr>
        <w:t>08</w:t>
      </w:r>
      <w:r>
        <w:t xml:space="preserve"> a </w:t>
      </w:r>
      <w:r>
        <w:rPr>
          <w:rStyle w:val="VerbatimChar"/>
        </w:rPr>
        <w:t>10</w:t>
      </w:r>
      <w:r>
        <w:t xml:space="preserve">. Po druhé, samotné rozhovory boli v priemere hodnotené ako </w:t>
      </w:r>
      <w:r>
        <w:rPr>
          <w:b/>
          <w:bCs/>
        </w:rPr>
        <w:t>skôr klinicky vierohodné, jazykovo relatívne prirodzené a stredne použiteľné na tréningové účely</w:t>
      </w:r>
      <w:r>
        <w:t xml:space="preserve">, pričom defekty ostávali skôr v nízkom pásme. Po tretie, distribúcie viacerých outcome-ov boli výrazne stlačené do úzkeho stredne vyššieho pásma, čo znamená, že veľká časť dát neleží na osi „dobré verzus zlé“, ale skôr na osi „celkom dobré verzus o niečo lepšie alebo slabšie“. Po štvrté, v aktuálnych dátach sa </w:t>
      </w:r>
      <w:r>
        <w:rPr>
          <w:b/>
          <w:bCs/>
        </w:rPr>
        <w:t>neobjavil jasný a robustný dôkaz</w:t>
      </w:r>
      <w:r>
        <w:t>, že by samotné zapnutie guardrailu alebo rozvinutejší profil odpovedania systematicky zlepšovali hlavné ľudské outcome-y. Po piate, dominantnou slabinou simulácií nebol hrubý klinický rozpad, ale skôr pocit nacvičenosti, mechanickosti a slabšieho follow-upu. Po šieste, kľúčovým limitom datasetu zostáva štruktúra rating vrstvy: plné pokrytie nesie najmä jadrová dvojica hodnotiteľov a jeden z nich používal škálu výrazne užšie.</w:t>
      </w:r>
    </w:p>
    <w:p w14:paraId="3509196F" w14:textId="77777777" w:rsidR="00AE0C10" w:rsidRDefault="00000000">
      <w:pPr>
        <w:pStyle w:val="Zkladntext"/>
      </w:pPr>
      <w:r>
        <w:t xml:space="preserve">Z hľadiska celkového obrazu teda práca skôr podporuje tvrdenie, že generovaný materiál je už na úrovni </w:t>
      </w:r>
      <w:r>
        <w:rPr>
          <w:b/>
          <w:bCs/>
        </w:rPr>
        <w:t>použiteľného pilotného simulačného materiálu</w:t>
      </w:r>
      <w:r>
        <w:t>, ale ešte nie je dostatočne stabilný na to, aby bolo možné jednoducho „zapnúť“ vyššiu kvalitu jediným guardrailom alebo aby bolo možné s vysokou istotou tvrdiť, že rozvinutejší profil automaticky vedie k lepšiemu rozhovoru.</w:t>
      </w:r>
    </w:p>
    <w:p w14:paraId="392176F0" w14:textId="77777777" w:rsidR="00AE0C10" w:rsidRDefault="00000000">
      <w:pPr>
        <w:pStyle w:val="Nadpis3"/>
      </w:pPr>
      <w:bookmarkStart w:id="82" w:name="X4b61051dd0782569c7b3919f03ea1f1012b04e0"/>
      <w:bookmarkEnd w:id="81"/>
      <w:r>
        <w:t>4.2 Čo znamená priaznivý priemer, ale stlačené rozdelenie</w:t>
      </w:r>
    </w:p>
    <w:p w14:paraId="53DCB731" w14:textId="77777777" w:rsidR="00AE0C10" w:rsidRDefault="00000000">
      <w:pPr>
        <w:pStyle w:val="FirstParagraph"/>
      </w:pPr>
      <w:r>
        <w:t>Jedným z najdôležitejších zistení aktuálneho exportu je napätie medzi dvoma vrstvami výsledkov. Na jednej strane sú priemery globálnych outcome-ov priaznivé: rozhovory nepôsobia ako séria zjavne zlých alebo didakticky nepoužiteľných simulácií. Na druhej strane sú distribúcie viacerých outcome-ov silno koncentrované okolo stredne vyšších kategórií. To znamená, že ratingový priestor nie je v tomto datasete široko rozprestretý, ale skôr stlačený.</w:t>
      </w:r>
    </w:p>
    <w:p w14:paraId="556CC31E" w14:textId="77777777" w:rsidR="00AE0C10" w:rsidRDefault="00000000">
      <w:pPr>
        <w:pStyle w:val="Zkladntext"/>
      </w:pPr>
      <w:r>
        <w:t xml:space="preserve">Tento obraz je dôležitý z interpretačného aj metodologického hľadiska. Interpretačne naznačuje, že systém už dokáže produkovať rozhovory, ktoré u expertov nespúšťajú dojem zjavného zlyhania. Metodologicky však takáto kompresia znižuje citlivosť na malé experimentálne rozdiely. Ak väčšina rozhovorov končí v pásme „skôr dobré“, potom aj </w:t>
      </w:r>
      <w:r>
        <w:lastRenderedPageBreak/>
        <w:t>reálny efekt guardrailu alebo profilu môže zostať v dátach utlmený len preto, že škála a rateri nevyužili dostatočne široký rozsah odpovedí.</w:t>
      </w:r>
    </w:p>
    <w:p w14:paraId="48863A74" w14:textId="77777777" w:rsidR="00AE0C10" w:rsidRDefault="00000000">
      <w:pPr>
        <w:pStyle w:val="Zkladntext"/>
      </w:pPr>
      <w:r>
        <w:t>Preto je dôležité, že nulový alebo slabý efekt v tomto datasete nemožno automaticky čítať ako dôkaz neexistencie rozdielu. Časť slabosti efektov môže byť reálna, ale časť môže byť aj dôsledkom distribučno-meracieho stlačenia. V pilotnej metodologickej práci je tento poznatok sám o sebe cenný: ukazuje, že ďalší posun už nezávisí len od generovania nových transkriptov, ale aj od toho, ako jemne vieme zachytiť rozdiely medzi nimi.</w:t>
      </w:r>
    </w:p>
    <w:p w14:paraId="607D44D6" w14:textId="77777777" w:rsidR="00AE0C10" w:rsidRDefault="00000000">
      <w:pPr>
        <w:pStyle w:val="Nadpis3"/>
      </w:pPr>
      <w:bookmarkStart w:id="83" w:name="X3319f52393e963ddb48773725f63e3e4f8f2efd"/>
      <w:bookmarkEnd w:id="82"/>
      <w:r>
        <w:t>4.3 Čo do interpretácie vnáša predbežná expertná validácia</w:t>
      </w:r>
    </w:p>
    <w:p w14:paraId="40C6B7A2" w14:textId="77777777" w:rsidR="00AE0C10" w:rsidRDefault="00000000">
      <w:pPr>
        <w:pStyle w:val="FirstParagraph"/>
      </w:pPr>
      <w:r>
        <w:t>Predbežná expertná obsahová kontrola je dôležitá preto, že mení spôsob, akým treba čítať neskoršie current-export výsledky. Na jednej strane ukazuje, že ratingový nástroj ani seedy nevstupovali do hlavného zberu ako úplne nespracovaný alebo klinicky nepreverený materiál. Globálne položky a odhady závažnosti či funkčného dopadu boli expertmi podporené pomerne priaznivo, čo posilňuje argument, že jadro konštruktu bolo uchopené zmysluplne.</w:t>
      </w:r>
    </w:p>
    <w:p w14:paraId="227F9F4A" w14:textId="77777777" w:rsidR="00AE0C10" w:rsidRDefault="00000000">
      <w:pPr>
        <w:pStyle w:val="Zkladntext"/>
      </w:pPr>
      <w:r>
        <w:t xml:space="preserve">Na druhej strane tá istá validačná vrstva vopred ukázala, kde možno čakať väčšiu neistotu. Slabšia podpora položiek </w:t>
      </w:r>
      <w:r>
        <w:rPr>
          <w:rStyle w:val="VerbatimChar"/>
        </w:rPr>
        <w:t>R2</w:t>
      </w:r>
      <w:r>
        <w:t xml:space="preserve">, </w:t>
      </w:r>
      <w:r>
        <w:rPr>
          <w:rStyle w:val="VerbatimChar"/>
        </w:rPr>
        <w:t>R3</w:t>
      </w:r>
      <w:r>
        <w:t xml:space="preserve"> a </w:t>
      </w:r>
      <w:r>
        <w:rPr>
          <w:rStyle w:val="VerbatimChar"/>
        </w:rPr>
        <w:t>R5</w:t>
      </w:r>
      <w:r>
        <w:t xml:space="preserve"> znamená, že práve defektový blok mohol byť od začiatku citlivejší na interpretačný štýl jednotlivých raterov. Podobne pri seedoch </w:t>
      </w:r>
      <w:r>
        <w:rPr>
          <w:rStyle w:val="VerbatimChar"/>
        </w:rPr>
        <w:t>08</w:t>
      </w:r>
      <w:r>
        <w:t xml:space="preserve"> a </w:t>
      </w:r>
      <w:r>
        <w:rPr>
          <w:rStyle w:val="VerbatimChar"/>
        </w:rPr>
        <w:t>10</w:t>
      </w:r>
      <w:r>
        <w:t xml:space="preserve"> sa ukázal nesúlad medzi zamýšľanou a expertne vnímanou závažnosťou, čo naznačuje, že časť variability v neskorších severity a fidelity vetvách nemusí byť iba vlastnosťou modelu alebo raterov, ale aj dôsledkom menej jednoznačne ukotveného stimulusového materiálu.</w:t>
      </w:r>
    </w:p>
    <w:p w14:paraId="150EA0C5" w14:textId="77777777" w:rsidR="00AE0C10" w:rsidRDefault="00000000">
      <w:pPr>
        <w:pStyle w:val="Zkladntext"/>
      </w:pPr>
      <w:r>
        <w:t>Pre diskusiu to znamená dve veci. Po prvé, current-export výsledky nemožno redukovať na otázku „funguje alebo nefunguje guardrail“. Po druhé, metodická sila práce neleží len v samotnom porovnaní experimentálnych buniek, ale aj v tom, že pred hlavným zberom prebehla obsahová kalibrácia nástroja a seedov. Tá síce nezabezpečuje definitívnu validitu, ale podstatne zvyšuje dôveryhodnosť toho, že neskoršie rozdiely a limity už zachytávajú reálnejšie vlastnosti simulácií, nie len úplne surový draft materiálu.</w:t>
      </w:r>
    </w:p>
    <w:p w14:paraId="6D3A5299" w14:textId="77777777" w:rsidR="00AE0C10" w:rsidRDefault="00000000">
      <w:pPr>
        <w:pStyle w:val="Nadpis3"/>
      </w:pPr>
      <w:bookmarkStart w:id="84" w:name="X13340c920218c651d578827ec140bf2f12d8c0c"/>
      <w:bookmarkEnd w:id="83"/>
      <w:r>
        <w:t>4.4 Prečo guardrail a profil nevyšli silnejšie</w:t>
      </w:r>
    </w:p>
    <w:p w14:paraId="717F97CA" w14:textId="77777777" w:rsidR="00AE0C10" w:rsidRDefault="00000000">
      <w:pPr>
        <w:pStyle w:val="FirstParagraph"/>
      </w:pPr>
      <w:r>
        <w:t xml:space="preserve">Najprv treba povedať, že výsledky neukazujú úplnú absenciu patternov. Pri indexe defektov bol guardrail efekt smerovo mierne priaznivý, pri niektorých bunkách s profilom </w:t>
      </w:r>
      <w:r>
        <w:rPr>
          <w:rStyle w:val="VerbatimChar"/>
        </w:rPr>
        <w:t>P3</w:t>
      </w:r>
      <w:r>
        <w:t xml:space="preserve"> sa deskriptívne ukázal priaznivejší obraz pri </w:t>
      </w:r>
      <w:r>
        <w:rPr>
          <w:rStyle w:val="VerbatimChar"/>
        </w:rPr>
        <w:t>G5</w:t>
      </w:r>
      <w:r>
        <w:t xml:space="preserve">, </w:t>
      </w:r>
      <w:r>
        <w:rPr>
          <w:rStyle w:val="VerbatimChar"/>
        </w:rPr>
        <w:t>S1</w:t>
      </w:r>
      <w:r>
        <w:t xml:space="preserve"> a </w:t>
      </w:r>
      <w:r>
        <w:rPr>
          <w:rStyle w:val="VerbatimChar"/>
        </w:rPr>
        <w:t>S2</w:t>
      </w:r>
      <w:r>
        <w:t>, a v doplnkových ordinálnych modeloch sa objavil aj slabší interakčný náznak. Problém je skôr v tom, že tieto posuny neboli dosť veľké ani dosť stabilné na to, aby vytvorili presvedčivý konfirmačný obraz.</w:t>
      </w:r>
    </w:p>
    <w:p w14:paraId="46EF02EA" w14:textId="77777777" w:rsidR="00AE0C10" w:rsidRDefault="00000000">
      <w:pPr>
        <w:pStyle w:val="Zkladntext"/>
      </w:pPr>
      <w:r>
        <w:t xml:space="preserve">Jedno možné vysvetlenie je, že manipulácia bola príliš hrubá vzhľadom na to, čo sa práca snaží zlepšiť. Samotné dichotomické rozlíšenie </w:t>
      </w:r>
      <w:r>
        <w:rPr>
          <w:rStyle w:val="VerbatimChar"/>
        </w:rPr>
        <w:t>off</w:t>
      </w:r>
      <w:r>
        <w:t xml:space="preserve"> verzus </w:t>
      </w:r>
      <w:r>
        <w:rPr>
          <w:rStyle w:val="VerbatimChar"/>
        </w:rPr>
        <w:t>on</w:t>
      </w:r>
      <w:r>
        <w:t xml:space="preserve"> zrejme nestačí na to, aby systematicky zmenilo kvalitu výsledného rozhovoru vo všetkých dimenziách. V praxi môže kvalitu rozhovoru ovplyvňovať celý rad jemnejších prvkov: presná formulácia guardrail textu, spôsob otázok, dôraz na follow-up, disclosure pravidlá, lokálna jazyková prirodzenosť alebo miera odpovednej variability.</w:t>
      </w:r>
    </w:p>
    <w:p w14:paraId="5A4F9F73" w14:textId="77777777" w:rsidR="00AE0C10" w:rsidRDefault="00000000">
      <w:pPr>
        <w:pStyle w:val="Zkladntext"/>
      </w:pPr>
      <w:r>
        <w:lastRenderedPageBreak/>
        <w:t xml:space="preserve">Druhé vysvetlenie sa týka profilu odpovedania. Intuitívne sa môže zdať, že elaborovanejší profil bude automaticky lepší, ale aktuálne dáta ukazujú, že to tak byť nemusí. Viac textu a viac detailov môže zvyšovať pocit prirodzenosti len dovtedy, kým nezačne rásť dojem pripravenosti, mechanickosti alebo tematickej disciplíny bez organickej spontaneity. V tomto zmysle je veľmi možné, že </w:t>
      </w:r>
      <w:r>
        <w:rPr>
          <w:rStyle w:val="VerbatimChar"/>
        </w:rPr>
        <w:t>P3</w:t>
      </w:r>
      <w:r>
        <w:t xml:space="preserve"> nie je jednoducho „lepší“ než </w:t>
      </w:r>
      <w:r>
        <w:rPr>
          <w:rStyle w:val="VerbatimChar"/>
        </w:rPr>
        <w:t>P1</w:t>
      </w:r>
      <w:r>
        <w:t>, ale len posúva chyby do iného typu.</w:t>
      </w:r>
    </w:p>
    <w:p w14:paraId="3BA4F3D1" w14:textId="77777777" w:rsidR="00AE0C10" w:rsidRDefault="00000000">
      <w:pPr>
        <w:pStyle w:val="Zkladntext"/>
      </w:pPr>
      <w:r>
        <w:t>Tretie vysvetlenie je meracie. Ak ratingy ostávajú v úzkom pásme a jadrová dvojica hodnotiteľov nepoužíva škálu rovnako široko, malé efekty majú nízku šancu ukázať sa ako robustné. To neznamená, že tam sú skryté veľké efekty; skôr to znamená, že pre malé a stredné rozdiely bol tento pilot málo citlivý.</w:t>
      </w:r>
    </w:p>
    <w:p w14:paraId="422A6820" w14:textId="77777777" w:rsidR="00AE0C10" w:rsidRDefault="00000000">
      <w:pPr>
        <w:pStyle w:val="Nadpis3"/>
      </w:pPr>
      <w:bookmarkStart w:id="85" w:name="X92233c5afa47af89ac329687f44d5bd400df406"/>
      <w:bookmarkEnd w:id="84"/>
      <w:r>
        <w:t>4.5 Kde sa simulácie lámu: autenticita skôr než klinické jadro</w:t>
      </w:r>
    </w:p>
    <w:p w14:paraId="6FE96D3D" w14:textId="77777777" w:rsidR="00AE0C10" w:rsidRDefault="00000000">
      <w:pPr>
        <w:pStyle w:val="FirstParagraph"/>
      </w:pPr>
      <w:r>
        <w:t xml:space="preserve">Najzaujímavejším výsledkom kvalitatívnej vrstvy je, že dominantnou témou komentárov nebol hrubý klinický rozpad, ale </w:t>
      </w:r>
      <w:r>
        <w:rPr>
          <w:b/>
          <w:bCs/>
        </w:rPr>
        <w:t>nacvičenosť alebo natrénovanosť odpovedí</w:t>
      </w:r>
      <w:r>
        <w:t>. Tento motív je dôležitý, pretože mení interpretáciu toho, čo je dnes na simuláciách najslabšie. Nejde primárne o to, že by systém nevedel udržať základný depresívny rámec, ale skôr o to, že časť rozhovorov neznie dosť organicky.</w:t>
      </w:r>
    </w:p>
    <w:p w14:paraId="6910A04A" w14:textId="77777777" w:rsidR="00AE0C10" w:rsidRDefault="00000000">
      <w:pPr>
        <w:pStyle w:val="Zkladntext"/>
      </w:pPr>
      <w:r>
        <w:t>Tento obraz dobre korešponduje s novšou literatúrou o virtuálnych klientoch a LLM simuláciách. Výskum opakovane ukazuje, že digitálne simulácie môžu byť didakticky cenné už vtedy, keď ešte nedosahujú plný realizmus, ale ich slabinou býva práve prílišná kooperatívnosť, nižšia spontánnosť alebo mechanickejší štýl odpovedí (</w:t>
      </w:r>
      <w:hyperlink w:anchor="ref-chaby2022embodiedvirtualpatients">
        <w:r>
          <w:rPr>
            <w:rStyle w:val="Hypertextovprepojenie"/>
          </w:rPr>
          <w:t>Chaby et al., 2022</w:t>
        </w:r>
      </w:hyperlink>
      <w:r>
        <w:t xml:space="preserve">; </w:t>
      </w:r>
      <w:hyperlink w:anchor="ref-morrison2025virtuallypsychologist">
        <w:r>
          <w:rPr>
            <w:rStyle w:val="Hypertextovprepojenie"/>
          </w:rPr>
          <w:t>Morrison et al., 2025</w:t>
        </w:r>
      </w:hyperlink>
      <w:r>
        <w:t xml:space="preserve">; </w:t>
      </w:r>
      <w:hyperlink w:anchor="ref-schmidt2025client101">
        <w:r>
          <w:rPr>
            <w:rStyle w:val="Hypertextovprepojenie"/>
          </w:rPr>
          <w:t>Schmidt et al., 2025</w:t>
        </w:r>
      </w:hyperlink>
      <w:r>
        <w:t>). Aj v tomto datasete sa teda slabina neukazuje ako „nevie to depresiu“, ale skôr ako „vie to depresiu len trochu príliš učebnicovo“.</w:t>
      </w:r>
    </w:p>
    <w:p w14:paraId="3DE21CB6" w14:textId="77777777" w:rsidR="00AE0C10" w:rsidRDefault="00000000">
      <w:pPr>
        <w:pStyle w:val="Zkladntext"/>
      </w:pPr>
      <w:r>
        <w:t xml:space="preserve">To je pre ďalší vývoj rámca veľmi dôležité. Ak sa má kvalita posúvať vyššie, nestačí len znižovať chyby. Potrebné je zlepšiť aj </w:t>
      </w:r>
      <w:r>
        <w:rPr>
          <w:b/>
          <w:bCs/>
        </w:rPr>
        <w:t>mikrodynamiku rozhovoru</w:t>
      </w:r>
      <w:r>
        <w:t>: prirodzenosť váhania, odpoveď na doplňujúcu otázku, lokálnu koherenciu detailov, citlivé prechody medzi témami a schopnosť niesť klinicky významný obsah bez dojmu, že je odpoveď „pripravená pre hodnotiteľa“.</w:t>
      </w:r>
    </w:p>
    <w:p w14:paraId="26744630" w14:textId="77777777" w:rsidR="00AE0C10" w:rsidRDefault="00000000">
      <w:pPr>
        <w:pStyle w:val="Nadpis3"/>
      </w:pPr>
      <w:bookmarkStart w:id="86" w:name="Xcb43263665026e8d68db9299911435db429f380"/>
      <w:bookmarkEnd w:id="85"/>
      <w:r>
        <w:t>4.6 Čo hovoria výsledky o tréningovej použiteľnosti</w:t>
      </w:r>
    </w:p>
    <w:p w14:paraId="55B571A2" w14:textId="77777777" w:rsidR="00AE0C10" w:rsidRDefault="00000000">
      <w:pPr>
        <w:pStyle w:val="FirstParagraph"/>
      </w:pPr>
      <w:r>
        <w:t>To, že tréningová použiteľnosť (</w:t>
      </w:r>
      <w:r>
        <w:rPr>
          <w:rStyle w:val="VerbatimChar"/>
        </w:rPr>
        <w:t>G5</w:t>
      </w:r>
      <w:r>
        <w:t>) mala medián 4 a priemer ostal blízko hranice „skôr použiteľné“, je z aplikačného hľadiska povzbudivé. Znamená to, že expert panel v priemere nevnímal tieto rozhovory ako principiálne nepoužiteľné. Pre psychologické vzdelávanie je to dôležité, pretože simulácie nemusia byť dokonalé, aby mali didaktickú hodnotu. Dôležité je skôr to, či poskytujú bezpečný, opakovateľný a dostatočne vierohodný materiál, na ktorom sa dá trénovať vedenie interview a klinické uvažovanie (</w:t>
      </w:r>
      <w:hyperlink w:anchor="ref-appeswg2021newreality">
        <w:r>
          <w:rPr>
            <w:rStyle w:val="Hypertextovprepojenie"/>
          </w:rPr>
          <w:t>Australian Postgraduate Psychology Simulation Education Working Group (APPESWG), 2021</w:t>
        </w:r>
      </w:hyperlink>
      <w:r>
        <w:t xml:space="preserve">; </w:t>
      </w:r>
      <w:hyperlink w:anchor="ref-rice2022simulatedplacements">
        <w:r>
          <w:rPr>
            <w:rStyle w:val="Hypertextovprepojenie"/>
          </w:rPr>
          <w:t>Rice et al., 2022</w:t>
        </w:r>
      </w:hyperlink>
      <w:r>
        <w:t>).</w:t>
      </w:r>
    </w:p>
    <w:p w14:paraId="2CD537A8" w14:textId="77777777" w:rsidR="00AE0C10" w:rsidRDefault="00000000">
      <w:pPr>
        <w:pStyle w:val="Zkladntext"/>
      </w:pPr>
      <w:r>
        <w:t xml:space="preserve">Zároveň však komentáre o mechanickosti a slabšom follow-upe naznačujú, že tento materiál ešte nie je ideálny ako úplne samonosný tréningový nástroj. Skôr vyzerá ako </w:t>
      </w:r>
      <w:r>
        <w:rPr>
          <w:b/>
          <w:bCs/>
        </w:rPr>
        <w:t>materiál vhodný do kontrolovaného výučbového rámca</w:t>
      </w:r>
      <w:r>
        <w:t xml:space="preserve">, kde je prítomný debriefing, supervízia alebo aspoň explicitná reflexia limitov rozhovoru. V tom je aktuálny export veľmi </w:t>
      </w:r>
      <w:r>
        <w:lastRenderedPageBreak/>
        <w:t>realistický: neponúka obraz hotového virtuálneho pacienta, ale obraz sľubného simulačného medzikroku.</w:t>
      </w:r>
    </w:p>
    <w:p w14:paraId="0AC4FFC7" w14:textId="77777777" w:rsidR="00AE0C10" w:rsidRDefault="00000000">
      <w:pPr>
        <w:pStyle w:val="Zkladntext"/>
      </w:pPr>
      <w:r>
        <w:t>Tento záver je v súlade s literatúrou o simuláciách vo výučbe psychológie a psychiatrie, ktorá ich neberie ako náhradu reálneho klienta, ale ako most medzi teoretickou prípravou, štruktúrovaným nácvikom a neskoršou praxou (</w:t>
      </w:r>
      <w:hyperlink w:anchor="ref-glatz2022simulationelements">
        <w:r>
          <w:rPr>
            <w:rStyle w:val="Hypertextovprepojenie"/>
          </w:rPr>
          <w:t>Glatz et al., 2022</w:t>
        </w:r>
      </w:hyperlink>
      <w:r>
        <w:t xml:space="preserve">; </w:t>
      </w:r>
      <w:hyperlink w:anchor="ref-rice2022simulatedplacements">
        <w:r>
          <w:rPr>
            <w:rStyle w:val="Hypertextovprepojenie"/>
          </w:rPr>
          <w:t>Rice et al., 2022</w:t>
        </w:r>
      </w:hyperlink>
      <w:r>
        <w:t xml:space="preserve">; </w:t>
      </w:r>
      <w:hyperlink w:anchor="ref-sheen2021simulationeducation">
        <w:r>
          <w:rPr>
            <w:rStyle w:val="Hypertextovprepojenie"/>
          </w:rPr>
          <w:t>Sheen et al., 2021</w:t>
        </w:r>
      </w:hyperlink>
      <w:r>
        <w:t>).</w:t>
      </w:r>
    </w:p>
    <w:p w14:paraId="42951D4E" w14:textId="77777777" w:rsidR="00AE0C10" w:rsidRDefault="00000000">
      <w:pPr>
        <w:pStyle w:val="Nadpis3"/>
      </w:pPr>
      <w:bookmarkStart w:id="87" w:name="X54f5bef5b6ed1dfd6e74ff94baa3fb6901a781d"/>
      <w:bookmarkEnd w:id="86"/>
      <w:r>
        <w:t>4.7 Merací blok: najväčší limit nie je počet transkriptov, ale rater layer</w:t>
      </w:r>
    </w:p>
    <w:p w14:paraId="6D921306" w14:textId="77777777" w:rsidR="00AE0C10" w:rsidRDefault="00000000">
      <w:pPr>
        <w:pStyle w:val="FirstParagraph"/>
      </w:pPr>
      <w:r>
        <w:t xml:space="preserve">Najdôležitejším metodologickým limitom aktuálneho exportu nie je počet transkriptov ani pokrytie experimentálnych buniek, ale </w:t>
      </w:r>
      <w:r>
        <w:rPr>
          <w:b/>
          <w:bCs/>
        </w:rPr>
        <w:t>architektúra hodnotiteľskej vrstvy</w:t>
      </w:r>
      <w:r>
        <w:t>. Formálne je raterov viac, ale plný dizajn nesú v praxi najmä dvaja hodnotitelia. To oslabuje najmä outcome-y, ktoré sú priamo závislé od ľudského úsudku, teda globálnu vierohodnosť, defekty, tréningovú použiteľnosť aj odhady závažnosti a funkčného dopadu.</w:t>
      </w:r>
    </w:p>
    <w:p w14:paraId="17F0B748" w14:textId="77777777" w:rsidR="00AE0C10" w:rsidRDefault="00000000">
      <w:pPr>
        <w:pStyle w:val="Zkladntext"/>
      </w:pPr>
      <w:r>
        <w:t xml:space="preserve">Obzvlášť dôležitá je kompresia škály u jedného z jadrových hodnotiteľov. Táto vlastnosť má dvojitý dopad. Po prvé, znižuje variabilitu a tým aj šancu zachytiť jemnejšie rozdiely medzi transkriptmi. Po druhé, oslabuje presvedčivosť klasických agreement ukazovateľov. To neznamená, že výsledky sú nepoužiteľné. Znamená to však, že ich treba čítať ako </w:t>
      </w:r>
      <w:r>
        <w:rPr>
          <w:b/>
          <w:bCs/>
        </w:rPr>
        <w:t>pilotné odhady smeru a veľkosti efektov</w:t>
      </w:r>
      <w:r>
        <w:t>, nie ako robustný konsenzus širšieho expert panelu (</w:t>
      </w:r>
      <w:hyperlink w:anchor="ref-mchugh2012InterraterReliabilityKappa">
        <w:r>
          <w:rPr>
            <w:rStyle w:val="Hypertextovprepojenie"/>
          </w:rPr>
          <w:t>McHugh, 2012</w:t>
        </w:r>
      </w:hyperlink>
      <w:r>
        <w:t>).</w:t>
      </w:r>
    </w:p>
    <w:p w14:paraId="08B4006E" w14:textId="77777777" w:rsidR="00AE0C10" w:rsidRDefault="00000000">
      <w:pPr>
        <w:pStyle w:val="Zkladntext"/>
      </w:pPr>
      <w:r>
        <w:t xml:space="preserve">Je dôležité všimnúť si aj to, že vnútorná konzistencia blokov bola celkom slušná a že ešte pred hlavným zberom prešiel nástroj aj predbežnou obsahovou kontrolou expertov. To naznačuje, že problém nie je primárne v tom, že by položky vôbec nedržali spolu alebo že by nástroj bol od začiatku obsahovo chybný. Skôr ide o to, že </w:t>
      </w:r>
      <w:r>
        <w:rPr>
          <w:b/>
          <w:bCs/>
        </w:rPr>
        <w:t>merací nástroj, stimulusový materiál a rater panel zatiaľ nedávajú rovnako silný signál</w:t>
      </w:r>
      <w:r>
        <w:t>. Z pohľadu vývoja autorského ratingového nástroja je to úplne legitímna pilotná situácia: najprv sa ukáže, že bloky dávajú zmysel obsahovo a vnútorne, a až potom sa spevňuje širšia reliabilita a stabilita naprieč hodnotiteľmi (</w:t>
      </w:r>
      <w:hyperlink w:anchor="ref-boateng2018scaledevelopment">
        <w:r>
          <w:rPr>
            <w:rStyle w:val="Hypertextovprepojenie"/>
          </w:rPr>
          <w:t>Boateng et al., 2018</w:t>
        </w:r>
      </w:hyperlink>
      <w:r>
        <w:t xml:space="preserve">; </w:t>
      </w:r>
      <w:hyperlink w:anchor="Xb1380ca2da1dde24ecde6fa049e981ea2d3ad7e">
        <w:r>
          <w:rPr>
            <w:rStyle w:val="Hypertextovprepojenie"/>
          </w:rPr>
          <w:t>Terwee et al., 2018</w:t>
        </w:r>
      </w:hyperlink>
      <w:r>
        <w:t>).</w:t>
      </w:r>
    </w:p>
    <w:p w14:paraId="7C812312" w14:textId="77777777" w:rsidR="00AE0C10" w:rsidRDefault="00000000">
      <w:pPr>
        <w:pStyle w:val="Nadpis3"/>
      </w:pPr>
      <w:bookmarkStart w:id="88" w:name="X53a9c3a7fead87f725a9d6368305afd81e6754d"/>
      <w:bookmarkEnd w:id="87"/>
      <w:r>
        <w:t>4.8 Čo zatiaľ vieme a nevieme povedať o symptom fidelity</w:t>
      </w:r>
    </w:p>
    <w:p w14:paraId="012B62B4" w14:textId="77777777" w:rsidR="00AE0C10" w:rsidRDefault="00000000">
      <w:pPr>
        <w:pStyle w:val="FirstParagraph"/>
      </w:pPr>
      <w:r>
        <w:t xml:space="preserve">Po doplnení plného anchor súboru bolo možné čítať transcript-level symptom-fidelity vetvu nad celým 12-seed korpusom. To je dôležitý krok, pretože umožňuje interpretovať </w:t>
      </w:r>
      <w:r>
        <w:rPr>
          <w:rStyle w:val="VerbatimChar"/>
        </w:rPr>
        <w:t>symptom_error_mean</w:t>
      </w:r>
      <w:r>
        <w:t xml:space="preserve">, </w:t>
      </w:r>
      <w:r>
        <w:rPr>
          <w:rStyle w:val="VerbatimChar"/>
        </w:rPr>
        <w:t>severity_error</w:t>
      </w:r>
      <w:r>
        <w:t xml:space="preserve"> a </w:t>
      </w:r>
      <w:r>
        <w:rPr>
          <w:rStyle w:val="VerbatimChar"/>
        </w:rPr>
        <w:t>impact_error</w:t>
      </w:r>
      <w:r>
        <w:t xml:space="preserve"> nad celým aktuálnym súborom, nie len nad malou podmnožinou seedov.</w:t>
      </w:r>
    </w:p>
    <w:p w14:paraId="78763BEC" w14:textId="77777777" w:rsidR="00AE0C10" w:rsidRDefault="00000000">
      <w:pPr>
        <w:pStyle w:val="Zkladntext"/>
      </w:pPr>
      <w:r>
        <w:t>Výsledok tejto vetvy je zaujímavý práve tým, že je umiernenejší než niektoré intuície. Symptom-fidelity chyba je skôr mierna než vysoká a guardrail efekt má priaznivý, ale malý smer. To znamená, že systém pravdepodobne drží základnú symptomatickú logiku o niečo lepšie, než naznačovali otvorené komentáre o mechanickosti. Zároveň sa však nepotvrdzuje predstava, že guardrail alebo rozvinutejší profil automaticky vyriešia fidelity problém výrazným spôsobom.</w:t>
      </w:r>
    </w:p>
    <w:p w14:paraId="6AE5D733" w14:textId="77777777" w:rsidR="00AE0C10" w:rsidRDefault="00000000">
      <w:pPr>
        <w:pStyle w:val="Zkladntext"/>
      </w:pPr>
      <w:r>
        <w:lastRenderedPageBreak/>
        <w:t xml:space="preserve">Aj po tomto posune však treba zostať opatrný. Dôvodom už nie je chýbajúce seed pokrytie, ale to, že error-based ukazovatele ostávajú citlivé na malý a nevyvážený rater panel a na spôsob transcript-level agregácie expertných odhadov pri </w:t>
      </w:r>
      <w:r>
        <w:rPr>
          <w:rStyle w:val="VerbatimChar"/>
        </w:rPr>
        <w:t>S1</w:t>
      </w:r>
      <w:r>
        <w:t xml:space="preserve"> a </w:t>
      </w:r>
      <w:r>
        <w:rPr>
          <w:rStyle w:val="VerbatimChar"/>
        </w:rPr>
        <w:t>S2</w:t>
      </w:r>
      <w:r>
        <w:t>.</w:t>
      </w:r>
    </w:p>
    <w:p w14:paraId="0E7DBEAF" w14:textId="77777777" w:rsidR="00AE0C10" w:rsidRDefault="00000000">
      <w:pPr>
        <w:pStyle w:val="Nadpis3"/>
      </w:pPr>
      <w:bookmarkStart w:id="89" w:name="porovnanie-s-literatúrou"/>
      <w:bookmarkEnd w:id="88"/>
      <w:r>
        <w:t>4.9 Porovnanie s literatúrou</w:t>
      </w:r>
    </w:p>
    <w:p w14:paraId="0908FC7F" w14:textId="77777777" w:rsidR="00AE0C10" w:rsidRDefault="00000000">
      <w:pPr>
        <w:pStyle w:val="FirstParagraph"/>
      </w:pPr>
      <w:r>
        <w:t>Výsledky tejto práce sa najlepšie čítajú v troch literárnych rámcoch. Prvým je literatúra o štandardizovaných prípadoch a simuláciách vo vzdelávaní, ktorá dlhodobo ukazuje napätie medzi štandardizáciou a ekologickou validitou (</w:t>
      </w:r>
      <w:hyperlink w:anchor="ref-evans2015vignettes">
        <w:r>
          <w:rPr>
            <w:rStyle w:val="Hypertextovprepojenie"/>
          </w:rPr>
          <w:t>Evans et al., 2015</w:t>
        </w:r>
      </w:hyperlink>
      <w:r>
        <w:t xml:space="preserve">; </w:t>
      </w:r>
      <w:hyperlink w:anchor="ref-williams2017simulationmentalhealth">
        <w:r>
          <w:rPr>
            <w:rStyle w:val="Hypertextovprepojenie"/>
          </w:rPr>
          <w:t>Williams et al., 2017</w:t>
        </w:r>
      </w:hyperlink>
      <w:r>
        <w:t>). Aj aktuálny export ukazuje presne toto napätie: rozhovory sú dostatočne disciplinované na to, aby držali základný klinický rámec, no práve táto disciplína môže znižovať pocit autenticity.</w:t>
      </w:r>
    </w:p>
    <w:p w14:paraId="38CB3B1A" w14:textId="77777777" w:rsidR="00AE0C10" w:rsidRDefault="00000000">
      <w:pPr>
        <w:pStyle w:val="Zkladntext"/>
      </w:pPr>
      <w:r>
        <w:t>Druhým rámcom sú novšie práce o virtuálnych klientoch a LLM simuláciách. Tie spravidla ukazujú, že digitálne simulácie sú užitočné najmä ako bezpečný, opakovateľný a kontrolovateľný medzikrok, ale ich limitom býva nižšia spontánnosť a občasná „prehnaná ochota“ systému spolupracovať (</w:t>
      </w:r>
      <w:hyperlink w:anchor="ref-chaby2022embodiedvirtualpatients">
        <w:r>
          <w:rPr>
            <w:rStyle w:val="Hypertextovprepojenie"/>
          </w:rPr>
          <w:t>Chaby et al., 2022</w:t>
        </w:r>
      </w:hyperlink>
      <w:r>
        <w:t xml:space="preserve">; </w:t>
      </w:r>
      <w:hyperlink w:anchor="ref-morrison2025virtuallypsychologist">
        <w:r>
          <w:rPr>
            <w:rStyle w:val="Hypertextovprepojenie"/>
          </w:rPr>
          <w:t>Morrison et al., 2025</w:t>
        </w:r>
      </w:hyperlink>
      <w:r>
        <w:t xml:space="preserve">; </w:t>
      </w:r>
      <w:hyperlink w:anchor="ref-schmidt2025client101">
        <w:r>
          <w:rPr>
            <w:rStyle w:val="Hypertextovprepojenie"/>
          </w:rPr>
          <w:t>Schmidt et al., 2025</w:t>
        </w:r>
      </w:hyperlink>
      <w:r>
        <w:t>). Dominantný motív nacvičenosti v našich komentároch s týmto obrazom veľmi dobre korešponduje.</w:t>
      </w:r>
    </w:p>
    <w:p w14:paraId="67A7194D" w14:textId="77777777" w:rsidR="00AE0C10" w:rsidRDefault="00000000">
      <w:pPr>
        <w:pStyle w:val="Zkladntext"/>
      </w:pPr>
      <w:r>
        <w:t>Tretím rámcom je literatúra o kvalite generatívnych AI výstupov. Tá zdôrazňuje rozdiel medzi plynulosťou textu a jeho obsahovou spoľahlivosťou (</w:t>
      </w:r>
      <w:hyperlink w:anchor="ref-asgari2025hallucinationframework">
        <w:r>
          <w:rPr>
            <w:rStyle w:val="Hypertextovprepojenie"/>
          </w:rPr>
          <w:t>Asgari et al., 2025</w:t>
        </w:r>
      </w:hyperlink>
      <w:r>
        <w:t xml:space="preserve">; </w:t>
      </w:r>
      <w:hyperlink w:anchor="ref-roustan2025cliniciansguide">
        <w:r>
          <w:rPr>
            <w:rStyle w:val="Hypertextovprepojenie"/>
          </w:rPr>
          <w:t>Roustan &amp; Bastardot, 2025</w:t>
        </w:r>
      </w:hyperlink>
      <w:r>
        <w:t>). V našich dátach sa tento problém neukázal ako masívna halucinačná katastrofa. Ukázal sa skôr ako jemný rozdiel medzi tým, že rozhovor „znie celkom dobre“, a tým, že je dostatočne organický, hlboký a presvedčivý aj pri bližšom odbornom čítaní.</w:t>
      </w:r>
    </w:p>
    <w:p w14:paraId="10829C68" w14:textId="77777777" w:rsidR="00AE0C10" w:rsidRDefault="00000000">
      <w:pPr>
        <w:pStyle w:val="Zkladntext"/>
      </w:pPr>
      <w:r>
        <w:t>Za zmienku stojí aj to, že klinické uchopenie závažnosti depresie nie je ani v bežnej praxi triviálne. Literatúra upozorňuje, že kategórie severity bývajú v klinickom prostredí generické a nie vždy majú silné anchor body (</w:t>
      </w:r>
      <w:hyperlink w:anchor="ref-maj2020depressioncharacterization">
        <w:r>
          <w:rPr>
            <w:rStyle w:val="Hypertextovprepojenie"/>
          </w:rPr>
          <w:t>Maj et al., 2020</w:t>
        </w:r>
      </w:hyperlink>
      <w:r>
        <w:t xml:space="preserve">). Časť variability pri </w:t>
      </w:r>
      <w:r>
        <w:rPr>
          <w:rStyle w:val="VerbatimChar"/>
        </w:rPr>
        <w:t>S1</w:t>
      </w:r>
      <w:r>
        <w:t xml:space="preserve"> a </w:t>
      </w:r>
      <w:r>
        <w:rPr>
          <w:rStyle w:val="VerbatimChar"/>
        </w:rPr>
        <w:t>S2</w:t>
      </w:r>
      <w:r>
        <w:t xml:space="preserve"> preto nemusí odrážať len slabinu simulácie, ale aj to, že samotný konštrukt globálneho odhadu severity a funkčného dopadu je pre ľudských hodnotiteľov náročný.</w:t>
      </w:r>
    </w:p>
    <w:p w14:paraId="7DB6F7CD" w14:textId="77777777" w:rsidR="00AE0C10" w:rsidRDefault="00000000">
      <w:pPr>
        <w:pStyle w:val="Nadpis3"/>
      </w:pPr>
      <w:bookmarkStart w:id="90" w:name="limity-výskumu"/>
      <w:bookmarkEnd w:id="89"/>
      <w:r>
        <w:t>4.10 Limity výskumu</w:t>
      </w:r>
    </w:p>
    <w:p w14:paraId="6F4D7240" w14:textId="77777777" w:rsidR="00AE0C10" w:rsidRDefault="00000000">
      <w:pPr>
        <w:pStyle w:val="FirstParagraph"/>
      </w:pPr>
      <w:r>
        <w:t>Prvým limitom je, že ide stále o pilotný dataset s relatívne malým a nevyváženým rater panelom. Čísla preto treba čítať ako odhad smeru a veľkosti efektov, nie ako definitívne uzavretý obraz kvality simulácií.</w:t>
      </w:r>
    </w:p>
    <w:p w14:paraId="0924E7FB" w14:textId="77777777" w:rsidR="00AE0C10" w:rsidRDefault="00000000">
      <w:pPr>
        <w:pStyle w:val="Zkladntext"/>
      </w:pPr>
      <w:r>
        <w:t xml:space="preserve">Druhým limitom je, že predbežná expertná obsahová kontrola mala charakter </w:t>
      </w:r>
      <w:r>
        <w:rPr>
          <w:b/>
          <w:bCs/>
        </w:rPr>
        <w:t>pilotnej kalibrácie</w:t>
      </w:r>
      <w:r>
        <w:t>, nie plnohodnotnej psychometrickej validity štúdie. Zvyšuje dôveryhodnosť nástroja a seedov, ale sama osebe neuzatvára otázku content validity ani nezaručuje, že po redakčných úpravách už v materiáli nezostali slabšie miesta.</w:t>
      </w:r>
    </w:p>
    <w:p w14:paraId="67E43CDB" w14:textId="77777777" w:rsidR="00AE0C10" w:rsidRDefault="00000000">
      <w:pPr>
        <w:pStyle w:val="Zkladntext"/>
      </w:pPr>
      <w:r>
        <w:t xml:space="preserve">Tretím limitom je </w:t>
      </w:r>
      <w:r>
        <w:rPr>
          <w:b/>
          <w:bCs/>
        </w:rPr>
        <w:t>jadrová dvojica full raterov</w:t>
      </w:r>
      <w:r>
        <w:t>. Hoci každý transkript mal aspoň dve nezávislé hodnotenia a celý dizajn bol pokrytý, väčšinu ľudskej inferenčnej vrstvy nesú v praxi dvaja hodnotitelia.</w:t>
      </w:r>
    </w:p>
    <w:p w14:paraId="39FF91FF" w14:textId="77777777" w:rsidR="00AE0C10" w:rsidRDefault="00000000">
      <w:pPr>
        <w:pStyle w:val="Zkladntext"/>
      </w:pPr>
      <w:r>
        <w:lastRenderedPageBreak/>
        <w:t xml:space="preserve">Štvrtým limitom je </w:t>
      </w:r>
      <w:r>
        <w:rPr>
          <w:b/>
          <w:bCs/>
        </w:rPr>
        <w:t>nebalans ratingov medzi bunkami</w:t>
      </w:r>
      <w:r>
        <w:t xml:space="preserve">, najmä vyššie pokrytie bunky </w:t>
      </w:r>
      <w:r>
        <w:rPr>
          <w:rStyle w:val="VerbatimChar"/>
        </w:rPr>
        <w:t>off × P1</w:t>
      </w:r>
      <w:r>
        <w:t>. Mixed modely tento problém čiastočne tlmia, ale úplne ho neodstraňujú.</w:t>
      </w:r>
    </w:p>
    <w:p w14:paraId="1C90C7D1" w14:textId="77777777" w:rsidR="00AE0C10" w:rsidRDefault="00000000">
      <w:pPr>
        <w:pStyle w:val="Zkladntext"/>
      </w:pPr>
      <w:r>
        <w:t xml:space="preserve">Piatym limitom je </w:t>
      </w:r>
      <w:r>
        <w:rPr>
          <w:b/>
          <w:bCs/>
        </w:rPr>
        <w:t>stlačené rozdelenie viacerých outcome-ov</w:t>
      </w:r>
      <w:r>
        <w:t>, ktoré znižuje citlivosť na malé rozdiely medzi podmienkami.</w:t>
      </w:r>
    </w:p>
    <w:p w14:paraId="794E7124" w14:textId="77777777" w:rsidR="00AE0C10" w:rsidRDefault="00000000">
      <w:pPr>
        <w:pStyle w:val="Zkladntext"/>
      </w:pPr>
      <w:r>
        <w:t xml:space="preserve">Šiestym limitom je, že </w:t>
      </w:r>
      <w:r>
        <w:rPr>
          <w:b/>
          <w:bCs/>
        </w:rPr>
        <w:t>anchorová error vetva</w:t>
      </w:r>
      <w:r>
        <w:t xml:space="preserve"> ostáva metodicky citlivá na malý a nevyvážený rater panel a na transcript-level agregáciu expertných odhadov pri </w:t>
      </w:r>
      <w:r>
        <w:rPr>
          <w:rStyle w:val="VerbatimChar"/>
        </w:rPr>
        <w:t>S1</w:t>
      </w:r>
      <w:r>
        <w:t xml:space="preserve"> a </w:t>
      </w:r>
      <w:r>
        <w:rPr>
          <w:rStyle w:val="VerbatimChar"/>
        </w:rPr>
        <w:t>S2</w:t>
      </w:r>
      <w:r>
        <w:t>. Aj pri plnej anchor coverage ju preto treba interpretovať opatrnejšie než robustnejšie ľudsky hodnotené outcome-y.</w:t>
      </w:r>
    </w:p>
    <w:p w14:paraId="51577893" w14:textId="77777777" w:rsidR="00AE0C10" w:rsidRDefault="00000000">
      <w:pPr>
        <w:pStyle w:val="Zkladntext"/>
      </w:pPr>
      <w:r>
        <w:t>Siedmym limitom je samotná povaha stimulusového materiálu. Hodnotené boli textové simulácie, nie živé multimodálne rozhovory. Chýbajú teda neverbálne a paralingvistické znaky, ktoré v reálnej klinickej situácii výrazne spoluutvárajú dojem z klienta aj interpretáciu symptomatiky.</w:t>
      </w:r>
    </w:p>
    <w:p w14:paraId="23B97B0B" w14:textId="77777777" w:rsidR="00AE0C10" w:rsidRDefault="00000000">
      <w:pPr>
        <w:pStyle w:val="Nadpis3"/>
      </w:pPr>
      <w:bookmarkStart w:id="91" w:name="praktické-a-metodologické-dôsledky"/>
      <w:bookmarkEnd w:id="90"/>
      <w:r>
        <w:t>4.11 Praktické a metodologické dôsledky</w:t>
      </w:r>
    </w:p>
    <w:p w14:paraId="1DB20E18" w14:textId="77777777" w:rsidR="00AE0C10" w:rsidRDefault="00000000">
      <w:pPr>
        <w:pStyle w:val="FirstParagraph"/>
      </w:pPr>
      <w:r>
        <w:t>Napriek týmto limitom má aktuálny export dôležitý praktický aj metodologický význam. Po prvé, ukazuje, že kvalitu simulovaných AI rozhovorov možno hodnotiť viacvrstvovo: nie iba cez globálny dojem, ale aj cez blok prirodzenosti, použiteľnosti, defektov a neskôr aj transcript-level fidelity. Dôležité pritom je, že táto viacvrstvová logika nebola postavená až dodatočne po zbere, ale prešla aj predbežnou expertnou obsahovou kontrolou položiek a seedov. To je metodicky silnejší rámec než jednoduché hodnotenie „znie to dobre / neznie to dobre“.</w:t>
      </w:r>
    </w:p>
    <w:p w14:paraId="52D371EE" w14:textId="77777777" w:rsidR="00AE0C10" w:rsidRDefault="00000000">
      <w:pPr>
        <w:pStyle w:val="Zkladntext"/>
      </w:pPr>
      <w:r>
        <w:t xml:space="preserve">Po druhé, výsledky naznačujú, že ďalší posun kvality pravdepodobne nepríde len cez pridanie ďalších transkriptov, ale cez </w:t>
      </w:r>
      <w:r>
        <w:rPr>
          <w:b/>
          <w:bCs/>
        </w:rPr>
        <w:t>lepšie kalibrovaný expert panel</w:t>
      </w:r>
      <w:r>
        <w:t xml:space="preserve"> a cez úpravy, ktoré znížia pocit nacvičenosti a zvýšia klinickú hĺbku rozhovoru. Prakticky to znamená väčší dôraz na follow-up logiku, prirodzenosť slovenskej formulácie, lokálnu koherenciu detailov a citlivejšie vedenie rozhovoru v oblastiach záťaže a rizika.</w:t>
      </w:r>
    </w:p>
    <w:p w14:paraId="14C68EAE" w14:textId="77777777" w:rsidR="00AE0C10" w:rsidRDefault="00000000">
      <w:pPr>
        <w:pStyle w:val="Zkladntext"/>
      </w:pPr>
      <w:r>
        <w:t xml:space="preserve">Po tretie, dáta podporujú chápanie tejto práce ako vývoja </w:t>
      </w:r>
      <w:r>
        <w:rPr>
          <w:b/>
          <w:bCs/>
        </w:rPr>
        <w:t>simulačného rámca</w:t>
      </w:r>
      <w:r>
        <w:t>, nie len jedného promptu alebo jedného balíka transkriptov. Hodnota práce je práve v tom, že spája seedy, kontrolované generovanie, expert rating a viacvrstvové hodnotenie kvality. Takýto rámec je metodologicky prenositeľný aj na ďalšie klinické témy.</w:t>
      </w:r>
    </w:p>
    <w:p w14:paraId="205C6D2C" w14:textId="77777777" w:rsidR="00AE0C10" w:rsidRDefault="00000000">
      <w:pPr>
        <w:pStyle w:val="Nadpis3"/>
      </w:pPr>
      <w:bookmarkStart w:id="92" w:name="odporúčania-pre-ďalší-výskum"/>
      <w:bookmarkEnd w:id="91"/>
      <w:r>
        <w:t>4.12 Odporúčania pre ďalší výskum</w:t>
      </w:r>
    </w:p>
    <w:p w14:paraId="14D50129" w14:textId="77777777" w:rsidR="00AE0C10" w:rsidRDefault="00000000">
      <w:pPr>
        <w:pStyle w:val="FirstParagraph"/>
      </w:pPr>
      <w:r>
        <w:t xml:space="preserve">Najrozumnejším ďalším krokom nie je okamžite generovať ďalší veľký balík nových transkriptov, ale </w:t>
      </w:r>
      <w:r>
        <w:rPr>
          <w:b/>
          <w:bCs/>
        </w:rPr>
        <w:t>posilniť expert rating vrstvu</w:t>
      </w:r>
      <w:r>
        <w:t>. Z pohľadu aktuálnych dát by mal najväčší prínos ešte aspoň jeden ďalší full rater nad existujúcimi 72 transkriptmi. Takýto krok by zlepšil interpretovateľnosť zhody aj stabilitu inferenčných modelov viac než ďalšie rozširovanie stimulusového priestoru.</w:t>
      </w:r>
    </w:p>
    <w:p w14:paraId="4A9A4302" w14:textId="77777777" w:rsidR="00AE0C10" w:rsidRDefault="00000000">
      <w:pPr>
        <w:pStyle w:val="Zkladntext"/>
      </w:pPr>
      <w:r>
        <w:t xml:space="preserve">Ďalším krokom by mala byť revízia promptového a interview dizajnu so zameraním na zníženie nacvičenosti odpovedí, na väčšiu prirodzenosť follow-up otázok a na lepšie </w:t>
      </w:r>
      <w:r>
        <w:lastRenderedPageBreak/>
        <w:t>odlíšenie depresívneho obrazu od všeobecného stresu alebo vyhorenia. Až potom bude dávať väčší zmysel rozširovať seed priestor, porovnávať viac modelov alebo testovať učebné výsledky u študentov psychológie (</w:t>
      </w:r>
      <w:hyperlink w:anchor="ref-glatz2022simulationelements">
        <w:r>
          <w:rPr>
            <w:rStyle w:val="Hypertextovprepojenie"/>
          </w:rPr>
          <w:t>Glatz et al., 2022</w:t>
        </w:r>
      </w:hyperlink>
      <w:r>
        <w:t xml:space="preserve">; </w:t>
      </w:r>
      <w:hyperlink w:anchor="ref-sheen2021simulationeducation">
        <w:r>
          <w:rPr>
            <w:rStyle w:val="Hypertextovprepojenie"/>
          </w:rPr>
          <w:t>Sheen et al., 2021</w:t>
        </w:r>
      </w:hyperlink>
      <w:r>
        <w:t xml:space="preserve">; </w:t>
      </w:r>
      <w:hyperlink w:anchor="ref-schmidt2025client101">
        <w:r>
          <w:rPr>
            <w:rStyle w:val="Hypertextovprepojenie"/>
          </w:rPr>
          <w:t>Schmidt et al., 2025</w:t>
        </w:r>
      </w:hyperlink>
      <w:r>
        <w:t>).</w:t>
      </w:r>
    </w:p>
    <w:p w14:paraId="1B0977A6" w14:textId="77777777" w:rsidR="00AE0C10" w:rsidRDefault="00000000">
      <w:pPr>
        <w:pStyle w:val="Zkladntext"/>
      </w:pPr>
      <w:r>
        <w:t>Popri tom treba dotiahnuť aj štatistické a metodické ukotvenie anchorovej error vetvy tak, aby mala rovnaký evidenčný status ako ostatné outcome bloky a aby sa dala interpretovať s rovnakou mierou istoty.</w:t>
      </w:r>
    </w:p>
    <w:p w14:paraId="553FDF90" w14:textId="77777777" w:rsidR="00AE0C10" w:rsidRDefault="00000000">
      <w:pPr>
        <w:pStyle w:val="Nadpis3"/>
      </w:pPr>
      <w:bookmarkStart w:id="93" w:name="záver-diskusie"/>
      <w:bookmarkEnd w:id="92"/>
      <w:r>
        <w:t>4.13 Záver diskusie</w:t>
      </w:r>
    </w:p>
    <w:p w14:paraId="0E70835D" w14:textId="77777777" w:rsidR="00AE0C10" w:rsidRDefault="00000000">
      <w:pPr>
        <w:pStyle w:val="FirstParagraph"/>
      </w:pPr>
      <w:r>
        <w:t xml:space="preserve">Aktuálny korpus ukazuje, že AI-generované simulované interview s depresívnou symptomatikou už možno považovať za </w:t>
      </w:r>
      <w:r>
        <w:rPr>
          <w:b/>
          <w:bCs/>
        </w:rPr>
        <w:t>metodicky použiteľný pilotný materiál</w:t>
      </w:r>
      <w:r>
        <w:t>, nie však ešte za plne stabilný a jednoducho optimalizovateľný produkt. Dôležité pritom je, že tento záver nestojí len na samotných ratingoch transkriptov, ale aj na predbežnej expertnej obsahovej kontrole nástroja a seed scenárov. Rozhovory držia základný klinický rámec a v priemere nepôsobia ako zjavne nekvalitné, ale ich slabinou ostáva autenticita, stlačené rozdelenie ratingov, limitovaná zhoda expertov a opatrná interpretovateľnosť anchorovej error vetvy.</w:t>
      </w:r>
    </w:p>
    <w:p w14:paraId="0D6C376B" w14:textId="77777777" w:rsidR="00AE0C10" w:rsidRDefault="00000000">
      <w:pPr>
        <w:pStyle w:val="Zkladntext"/>
      </w:pPr>
      <w:r>
        <w:t>Hlavným prínosom práce preto v tejto fáze nie je dôkaz silného experimentálneho efektu guardrailu alebo profilu, ale ukázanie, že kvalitu takýchto simulácií možno systematicky mapovať, porovnávať a postupne zlepšovať v rámci kontrolovaného simulačného rámca. Práve táto metodická mapa je dnes silnejšia než akýkoľvek predčasne tvrdý záver o tom, že jedna konkrétna generatívna manipulácia už problém vyriešila.</w:t>
      </w:r>
    </w:p>
    <w:p w14:paraId="0B96B2EE" w14:textId="77777777" w:rsidR="00AE0C10" w:rsidRDefault="00000000">
      <w:pPr>
        <w:pStyle w:val="Nadpis1"/>
      </w:pPr>
      <w:bookmarkStart w:id="94" w:name="conclusion-záver"/>
      <w:bookmarkEnd w:id="79"/>
      <w:bookmarkEnd w:id="80"/>
      <w:bookmarkEnd w:id="93"/>
      <w:r>
        <w:t>60 Conclusion / Záver</w:t>
      </w:r>
    </w:p>
    <w:p w14:paraId="2F5B0AA3" w14:textId="77777777" w:rsidR="00AE0C10" w:rsidRDefault="00000000">
      <w:pPr>
        <w:pStyle w:val="Nadpis2"/>
      </w:pPr>
      <w:bookmarkStart w:id="95" w:name="záver"/>
      <w:r>
        <w:t>5 Záver</w:t>
      </w:r>
    </w:p>
    <w:p w14:paraId="52B3CF34" w14:textId="77777777" w:rsidR="00AE0C10" w:rsidRDefault="00000000">
      <w:pPr>
        <w:pStyle w:val="FirstParagraph"/>
      </w:pPr>
      <w:r>
        <w:t>Cieľom diplomovej práce bolo pilotne metodologicky overiť kvalitu AI-generovaných simulovaných klinických interview s depresívnou symptomatikou a preskúmať, či sa ich kvalita mení v závislosti od experimentálne manipulovaných vlastností generovania. Práca bola koncipovaná ako faktorový experiment založený na odbornom hodnotení, v ktorom odborní hodnotitelia posudzovali 72 textových transkriptov vytvorených kombináciou 12 seed scenárov a 6 finálnych variantov generovania.</w:t>
      </w:r>
    </w:p>
    <w:p w14:paraId="5720DC60" w14:textId="77777777" w:rsidR="00AE0C10" w:rsidRDefault="00000000">
      <w:pPr>
        <w:pStyle w:val="Zkladntext"/>
      </w:pPr>
      <w:r>
        <w:t>Hlavným prínosom práce je vytvorenie a overenie viacvrstvového rámca hodnotenia, ktorý kombinuje primárne kvalitatívne výstupy, symptomatickú primeranosť voči seed kotvám a dimenziu defektov. Tento rámec umožňuje posudzovať simulované interview nielen ako jazykovo plynulý text, ale ako metodicky kontrolovaný psychologický materiál.</w:t>
      </w:r>
    </w:p>
    <w:p w14:paraId="22B32A97" w14:textId="77777777" w:rsidR="00AE0C10" w:rsidRDefault="00000000">
      <w:pPr>
        <w:pStyle w:val="Zkladntext"/>
      </w:pPr>
      <w:r>
        <w:t xml:space="preserve">Výsledky práce </w:t>
      </w:r>
      <w:r>
        <w:rPr>
          <w:b/>
          <w:bCs/>
        </w:rPr>
        <w:t>[doplniť po finálnej analýze 3–5 viet]</w:t>
      </w:r>
      <w:r>
        <w:t>.</w:t>
      </w:r>
    </w:p>
    <w:p w14:paraId="4E75A2EB" w14:textId="77777777" w:rsidR="00AE0C10" w:rsidRDefault="00000000">
      <w:pPr>
        <w:pStyle w:val="Zkladntext"/>
      </w:pPr>
      <w:r>
        <w:t xml:space="preserve">Na teoretickej a metodologickej úrovni práca ukazuje, že problematika AI-generovaných simulovaných rozhovorov v psychológii si vyžaduje systematické a transparentné </w:t>
      </w:r>
      <w:r>
        <w:lastRenderedPageBreak/>
        <w:t>hodnotenie. Na praktickej úrovni naznačuje, že takéto materiály môžu mať potenciál pre tréningové, výučbové a výskumné využitie, ak sú generované a hodnotené v dostatočne kontrolovanom rámci. V tomto zmysle práca nevytvára len jednorazový súbor transkriptov, ale aj metodický podklad pre budúci simulačný rámec, ktorý možno rozširovať na ďalšie poruchy a neskôr aj na multimodálne formy interakcie.</w:t>
      </w:r>
    </w:p>
    <w:p w14:paraId="11F7F6D4" w14:textId="77777777" w:rsidR="00AE0C10" w:rsidRDefault="00000000">
      <w:pPr>
        <w:pStyle w:val="Zkladntext"/>
      </w:pPr>
      <w:r>
        <w:t>Zároveň však práca ukazuje, že ide o oblasť, ktorá si vyžaduje ďalší výskum, najmä pokiaľ ide o stabilitu výsledkov, rozšírenie seed priestorov, porovnanie modelov a zapojenie väčšieho počtu hodnotiteľov. Predkladanú štúdiu preto chápem ako pilotný krok k systematickejšiemu skúmaniu kvality AI-generovaných psychologických simulácií.</w:t>
      </w:r>
    </w:p>
    <w:p w14:paraId="70C4D43E" w14:textId="77777777" w:rsidR="00AE0C10" w:rsidRDefault="00000000">
      <w:pPr>
        <w:pStyle w:val="Nadpis1"/>
      </w:pPr>
      <w:bookmarkStart w:id="96" w:name="literatúra"/>
      <w:bookmarkEnd w:id="94"/>
      <w:bookmarkEnd w:id="95"/>
      <w:r>
        <w:t>Literatúra</w:t>
      </w:r>
    </w:p>
    <w:p w14:paraId="4A0F3553" w14:textId="77777777" w:rsidR="00AE0C10" w:rsidRDefault="00000000">
      <w:pPr>
        <w:pStyle w:val="Bibliografia"/>
      </w:pPr>
      <w:bookmarkStart w:id="97" w:name="ref-ajluni2025psychiatriceducation"/>
      <w:bookmarkStart w:id="98" w:name="refs"/>
      <w:r>
        <w:t xml:space="preserve">Ajluni, V. (2025). Artificial Intelligence in Psychiatric Education: Enhancing Clinical Competence through Simulation. </w:t>
      </w:r>
      <w:r>
        <w:rPr>
          <w:i/>
          <w:iCs/>
        </w:rPr>
        <w:t>Industrial Psychiatry Journal</w:t>
      </w:r>
      <w:r>
        <w:t xml:space="preserve">, </w:t>
      </w:r>
      <w:r>
        <w:rPr>
          <w:i/>
          <w:iCs/>
        </w:rPr>
        <w:t>34</w:t>
      </w:r>
      <w:r>
        <w:t xml:space="preserve">(1), 11–15. </w:t>
      </w:r>
      <w:hyperlink r:id="rId18">
        <w:r>
          <w:rPr>
            <w:rStyle w:val="Hypertextovprepojenie"/>
          </w:rPr>
          <w:t>https://doi.org/10.4103/ipj.ipj_377_24</w:t>
        </w:r>
      </w:hyperlink>
    </w:p>
    <w:p w14:paraId="447D9315" w14:textId="77777777" w:rsidR="00AE0C10" w:rsidRDefault="00000000">
      <w:pPr>
        <w:pStyle w:val="Bibliografia"/>
      </w:pPr>
      <w:bookmarkStart w:id="99" w:name="ref-asgari2025hallucinationframework"/>
      <w:bookmarkEnd w:id="97"/>
      <w:r>
        <w:t xml:space="preserve">Asgari, E., Montaña-Brown, N., Dubois, M., Khalil, S., Balloch, J., Yeung, J. A., &amp; Pimenta, D. (2025). A Framework to Assess Clinical Safety and Hallucination Rates of LLMs for Medical Text Summarisation. </w:t>
      </w:r>
      <w:r>
        <w:rPr>
          <w:i/>
          <w:iCs/>
        </w:rPr>
        <w:t>Npj Digital Medicine</w:t>
      </w:r>
      <w:r>
        <w:t xml:space="preserve">, </w:t>
      </w:r>
      <w:r>
        <w:rPr>
          <w:i/>
          <w:iCs/>
        </w:rPr>
        <w:t>8</w:t>
      </w:r>
      <w:r>
        <w:t xml:space="preserve">(1). </w:t>
      </w:r>
      <w:hyperlink r:id="rId19">
        <w:r>
          <w:rPr>
            <w:rStyle w:val="Hypertextovprepojenie"/>
          </w:rPr>
          <w:t>https://doi.org/10.1038/s41746-025-01670-7</w:t>
        </w:r>
      </w:hyperlink>
    </w:p>
    <w:p w14:paraId="208075FB" w14:textId="77777777" w:rsidR="00AE0C10" w:rsidRDefault="00000000">
      <w:pPr>
        <w:pStyle w:val="Bibliografia"/>
      </w:pPr>
      <w:bookmarkStart w:id="100" w:name="ref-appeswg2021newreality"/>
      <w:bookmarkEnd w:id="99"/>
      <w:r>
        <w:t xml:space="preserve">Australian Postgraduate Psychology Simulation Education Working Group (APPESWG). (2021). A New Reality: The Role of Simulated Learning Activities in Postgraduate Psychology Training Programs. </w:t>
      </w:r>
      <w:r>
        <w:rPr>
          <w:i/>
          <w:iCs/>
        </w:rPr>
        <w:t>Frontiers in Education</w:t>
      </w:r>
      <w:r>
        <w:t xml:space="preserve">, </w:t>
      </w:r>
      <w:r>
        <w:rPr>
          <w:i/>
          <w:iCs/>
        </w:rPr>
        <w:t>6</w:t>
      </w:r>
      <w:r>
        <w:t xml:space="preserve">, 653269. </w:t>
      </w:r>
      <w:hyperlink r:id="rId20">
        <w:r>
          <w:rPr>
            <w:rStyle w:val="Hypertextovprepojenie"/>
          </w:rPr>
          <w:t>https://doi.org/10.3389/feduc.2021.653269</w:t>
        </w:r>
      </w:hyperlink>
    </w:p>
    <w:p w14:paraId="7B3AE07E" w14:textId="77777777" w:rsidR="00AE0C10" w:rsidRDefault="00000000">
      <w:pPr>
        <w:pStyle w:val="Bibliografia"/>
      </w:pPr>
      <w:bookmarkStart w:id="101" w:name="ref-baguley2022vignettedata"/>
      <w:bookmarkEnd w:id="100"/>
      <w:r>
        <w:t xml:space="preserve">Baguley, T., Dunham, G., &amp; Steer, O. (2022). Statistical Modelling of Vignette Data in Psychology. </w:t>
      </w:r>
      <w:r>
        <w:rPr>
          <w:i/>
          <w:iCs/>
        </w:rPr>
        <w:t>British Journal of Psychology</w:t>
      </w:r>
      <w:r>
        <w:t xml:space="preserve">, </w:t>
      </w:r>
      <w:r>
        <w:rPr>
          <w:i/>
          <w:iCs/>
        </w:rPr>
        <w:t>113</w:t>
      </w:r>
      <w:r>
        <w:t xml:space="preserve">(4), 1143–1163. </w:t>
      </w:r>
      <w:hyperlink r:id="rId21">
        <w:r>
          <w:rPr>
            <w:rStyle w:val="Hypertextovprepojenie"/>
          </w:rPr>
          <w:t>https://doi.org/10.1111/bjop.12577</w:t>
        </w:r>
      </w:hyperlink>
    </w:p>
    <w:p w14:paraId="1CC33876" w14:textId="77777777" w:rsidR="00AE0C10" w:rsidRDefault="00000000">
      <w:pPr>
        <w:pStyle w:val="Bibliografia"/>
      </w:pPr>
      <w:bookmarkStart w:id="102" w:name="ref-boateng2018scaledevelopment"/>
      <w:bookmarkEnd w:id="101"/>
      <w:r>
        <w:t xml:space="preserve">Boateng, G. O., Neilands, T. B., Frongillo, E. A., Melgar-Quinonez, H. R., &amp; Young, S. L. (2018). Best Practices for Developing and Validating Scales for Health, Social, and Behavioral Research: A Primer. </w:t>
      </w:r>
      <w:r>
        <w:rPr>
          <w:i/>
          <w:iCs/>
        </w:rPr>
        <w:t>Frontiers in Public Health</w:t>
      </w:r>
      <w:r>
        <w:t xml:space="preserve">, </w:t>
      </w:r>
      <w:r>
        <w:rPr>
          <w:i/>
          <w:iCs/>
        </w:rPr>
        <w:t>6</w:t>
      </w:r>
      <w:r>
        <w:t xml:space="preserve">. </w:t>
      </w:r>
      <w:hyperlink r:id="rId22">
        <w:r>
          <w:rPr>
            <w:rStyle w:val="Hypertextovprepojenie"/>
          </w:rPr>
          <w:t>https://doi.org/10.3389/fpubh.2018.00149</w:t>
        </w:r>
      </w:hyperlink>
    </w:p>
    <w:p w14:paraId="0859D5EC" w14:textId="77777777" w:rsidR="00AE0C10" w:rsidRDefault="00000000">
      <w:pPr>
        <w:pStyle w:val="Bibliografia"/>
      </w:pPr>
      <w:bookmarkStart w:id="103" w:name="ref-brugge2024patientsimulation"/>
      <w:bookmarkEnd w:id="102"/>
      <w:r>
        <w:t xml:space="preserve">Brügge, E., Ricchizzi, S., Arenbeck, M., Keller, M. N., Schur, L., Stummer, W., Holling, M., Lu, M. H., &amp; Darici, D. (2024). Large Language Models Improve Clinical Decision Making of Medical Students through Patient Simulation and Structured Feedback: A Randomized Controlled Trial. </w:t>
      </w:r>
      <w:r>
        <w:rPr>
          <w:i/>
          <w:iCs/>
        </w:rPr>
        <w:t>BMC Medical Education</w:t>
      </w:r>
      <w:r>
        <w:t xml:space="preserve">, </w:t>
      </w:r>
      <w:r>
        <w:rPr>
          <w:i/>
          <w:iCs/>
        </w:rPr>
        <w:t>24</w:t>
      </w:r>
      <w:r>
        <w:t xml:space="preserve">(1). </w:t>
      </w:r>
      <w:hyperlink r:id="rId23">
        <w:r>
          <w:rPr>
            <w:rStyle w:val="Hypertextovprepojenie"/>
          </w:rPr>
          <w:t>https://doi.org/10.1186/s12909-024-06399-7</w:t>
        </w:r>
      </w:hyperlink>
    </w:p>
    <w:p w14:paraId="7970640C" w14:textId="77777777" w:rsidR="00AE0C10" w:rsidRDefault="00000000">
      <w:pPr>
        <w:pStyle w:val="Bibliografia"/>
      </w:pPr>
      <w:bookmarkStart w:id="104" w:name="ref-cohen1988StatisticalPowerAnalysis"/>
      <w:bookmarkEnd w:id="103"/>
      <w:r>
        <w:t xml:space="preserve">Cohen, J. (1988). </w:t>
      </w:r>
      <w:r>
        <w:rPr>
          <w:i/>
          <w:iCs/>
        </w:rPr>
        <w:t>Statistical Power Analysis for the Behavioral Sciences</w:t>
      </w:r>
      <w:r>
        <w:t xml:space="preserve"> (2nd ed). L. Erlbaum Associates.</w:t>
      </w:r>
    </w:p>
    <w:p w14:paraId="67BB0BBB" w14:textId="77777777" w:rsidR="00AE0C10" w:rsidRDefault="00000000">
      <w:pPr>
        <w:pStyle w:val="Bibliografia"/>
      </w:pPr>
      <w:bookmarkStart w:id="105" w:name="ref-dawood2024standardizedpatient"/>
      <w:bookmarkEnd w:id="104"/>
      <w:r>
        <w:lastRenderedPageBreak/>
        <w:t xml:space="preserve">Dawood, E., Alshutwi, S. S., Alshareif, S., &amp; Shereda, H. A. (2024). Evaluation of the Effectiveness of Standardized Patient Simulation as a Teaching Method in Psychiatric and Mental Health Nursing. </w:t>
      </w:r>
      <w:r>
        <w:rPr>
          <w:i/>
          <w:iCs/>
        </w:rPr>
        <w:t>Nursing Reports</w:t>
      </w:r>
      <w:r>
        <w:t xml:space="preserve">, </w:t>
      </w:r>
      <w:r>
        <w:rPr>
          <w:i/>
          <w:iCs/>
        </w:rPr>
        <w:t>14</w:t>
      </w:r>
      <w:r>
        <w:t xml:space="preserve">(2), 1424–1438. </w:t>
      </w:r>
      <w:hyperlink r:id="rId24">
        <w:r>
          <w:rPr>
            <w:rStyle w:val="Hypertextovprepojenie"/>
          </w:rPr>
          <w:t>https://doi.org/10.3390/nursrep14020107</w:t>
        </w:r>
      </w:hyperlink>
    </w:p>
    <w:p w14:paraId="0DBDEA04" w14:textId="77777777" w:rsidR="00AE0C10" w:rsidRDefault="00000000">
      <w:pPr>
        <w:pStyle w:val="Bibliografia"/>
      </w:pPr>
      <w:bookmarkStart w:id="106" w:name="ref-mcintyre2019mddvsbipolar"/>
      <w:bookmarkEnd w:id="105"/>
      <w:r>
        <w:t xml:space="preserve">Differential Diagnosis of Major Depressive Disorder Versus Bipolar Disorder. (2019). </w:t>
      </w:r>
      <w:r>
        <w:rPr>
          <w:i/>
          <w:iCs/>
        </w:rPr>
        <w:t>The Journal of Clinical Psychiatry</w:t>
      </w:r>
      <w:r>
        <w:t xml:space="preserve">, </w:t>
      </w:r>
      <w:r>
        <w:rPr>
          <w:i/>
          <w:iCs/>
        </w:rPr>
        <w:t>80</w:t>
      </w:r>
      <w:r>
        <w:t xml:space="preserve">(3). </w:t>
      </w:r>
      <w:hyperlink r:id="rId25">
        <w:r>
          <w:rPr>
            <w:rStyle w:val="Hypertextovprepojenie"/>
          </w:rPr>
          <w:t>https://doi.org/10.4088/JCP.ot18043ah2</w:t>
        </w:r>
      </w:hyperlink>
    </w:p>
    <w:p w14:paraId="49C75034" w14:textId="77777777" w:rsidR="00AE0C10" w:rsidRDefault="00000000">
      <w:pPr>
        <w:pStyle w:val="Bibliografia"/>
      </w:pPr>
      <w:bookmarkStart w:id="107" w:name="ref-evans2015vignettes"/>
      <w:bookmarkEnd w:id="106"/>
      <w:r>
        <w:t xml:space="preserve">Evans, S. C., Roberts, M. C., Keeley, J. W., Blossom, J. B., Amaro, C. M., Garcia, A. M., Stough, C. O., Canter, K. S., Robles, R., &amp; Reed, G. M. (2015). Vignette Methodologies for Studying Clinicians’ Decision-Making: Validity, Utility, and Application in ICD-11 Field Studies. </w:t>
      </w:r>
      <w:r>
        <w:rPr>
          <w:i/>
          <w:iCs/>
        </w:rPr>
        <w:t>International Journal of Clinical and Health Psychology</w:t>
      </w:r>
      <w:r>
        <w:t xml:space="preserve">, </w:t>
      </w:r>
      <w:r>
        <w:rPr>
          <w:i/>
          <w:iCs/>
        </w:rPr>
        <w:t>15</w:t>
      </w:r>
      <w:r>
        <w:t xml:space="preserve">(2), 160–170. </w:t>
      </w:r>
      <w:hyperlink r:id="rId26">
        <w:r>
          <w:rPr>
            <w:rStyle w:val="Hypertextovprepojenie"/>
          </w:rPr>
          <w:t>https://doi.org/10.1016/j.ijchp.2014.12.001</w:t>
        </w:r>
      </w:hyperlink>
    </w:p>
    <w:p w14:paraId="7E5CAFEE" w14:textId="77777777" w:rsidR="00AE0C10" w:rsidRDefault="00000000">
      <w:pPr>
        <w:pStyle w:val="Bibliografia"/>
      </w:pPr>
      <w:bookmarkStart w:id="108" w:name="ref-glatz2022simulationelements"/>
      <w:bookmarkEnd w:id="107"/>
      <w:r>
        <w:t xml:space="preserve">Glatz, T., Bergbom, S., &amp; Edlund, S. (2022). Lessons Learned and Preliminary Results from Implementing Simulation-Based Elements in a Clinical Psychology Programme. </w:t>
      </w:r>
      <w:r>
        <w:rPr>
          <w:i/>
          <w:iCs/>
        </w:rPr>
        <w:t>Psychology Learning &amp; Teaching</w:t>
      </w:r>
      <w:r>
        <w:t xml:space="preserve">, </w:t>
      </w:r>
      <w:r>
        <w:rPr>
          <w:i/>
          <w:iCs/>
        </w:rPr>
        <w:t>21</w:t>
      </w:r>
      <w:r>
        <w:t xml:space="preserve">(2), 162–181. </w:t>
      </w:r>
      <w:hyperlink r:id="rId27">
        <w:r>
          <w:rPr>
            <w:rStyle w:val="Hypertextovprepojenie"/>
          </w:rPr>
          <w:t>https://doi.org/10.1177/14757257221093490</w:t>
        </w:r>
      </w:hyperlink>
    </w:p>
    <w:p w14:paraId="44D643E2" w14:textId="77777777" w:rsidR="00AE0C10" w:rsidRDefault="00000000">
      <w:pPr>
        <w:pStyle w:val="Bibliografia"/>
      </w:pPr>
      <w:bookmarkStart w:id="109" w:name="ref-guidi2011clinicalinterviewdepression"/>
      <w:bookmarkEnd w:id="108"/>
      <w:r>
        <w:t xml:space="preserve">Guidi, J., Fava, G. A., Bech, P., &amp; Paykel, E. (2010). The Clinical Interview for Depression: A Comprehensive Review of Studies and Clinimetric Properties. </w:t>
      </w:r>
      <w:r>
        <w:rPr>
          <w:i/>
          <w:iCs/>
        </w:rPr>
        <w:t>Psychotherapy and Psychosomatics</w:t>
      </w:r>
      <w:r>
        <w:t xml:space="preserve">, </w:t>
      </w:r>
      <w:r>
        <w:rPr>
          <w:i/>
          <w:iCs/>
        </w:rPr>
        <w:t>80</w:t>
      </w:r>
      <w:r>
        <w:t xml:space="preserve">(1), 10–27. </w:t>
      </w:r>
      <w:hyperlink r:id="rId28">
        <w:r>
          <w:rPr>
            <w:rStyle w:val="Hypertextovprepojenie"/>
          </w:rPr>
          <w:t>https://doi.org/10.1159/000317532</w:t>
        </w:r>
      </w:hyperlink>
    </w:p>
    <w:p w14:paraId="6AF709B1" w14:textId="77777777" w:rsidR="00AE0C10" w:rsidRDefault="00000000">
      <w:pPr>
        <w:pStyle w:val="Bibliografia"/>
      </w:pPr>
      <w:bookmarkStart w:id="110" w:name="ref-hasson2000delphi"/>
      <w:bookmarkEnd w:id="109"/>
      <w:r>
        <w:t xml:space="preserve">Hasson, F., Keeney, S., &amp; McKenna, H. (2000). Research Guidelines for the Delphi Survey Technique. </w:t>
      </w:r>
      <w:r>
        <w:rPr>
          <w:i/>
          <w:iCs/>
        </w:rPr>
        <w:t>Journal of Advanced Nursing</w:t>
      </w:r>
      <w:r>
        <w:t xml:space="preserve">, </w:t>
      </w:r>
      <w:r>
        <w:rPr>
          <w:i/>
          <w:iCs/>
        </w:rPr>
        <w:t>32</w:t>
      </w:r>
      <w:r>
        <w:t xml:space="preserve">(4), 1008–1015. </w:t>
      </w:r>
      <w:hyperlink r:id="rId29">
        <w:r>
          <w:rPr>
            <w:rStyle w:val="Hypertextovprepojenie"/>
          </w:rPr>
          <w:t>https://doi.org/10.1046/j.1365-2648.2000.t01-1-01567.x</w:t>
        </w:r>
      </w:hyperlink>
    </w:p>
    <w:p w14:paraId="223BCE47" w14:textId="77777777" w:rsidR="00AE0C10" w:rsidRDefault="00000000">
      <w:pPr>
        <w:pStyle w:val="Bibliografia"/>
      </w:pPr>
      <w:bookmarkStart w:id="111" w:name="X99984b893d2054b6df80efbfd619cd18ab671dc"/>
      <w:bookmarkEnd w:id="110"/>
      <w:r>
        <w:t xml:space="preserve">Hedeker, D., Mermelstein, R. J., Demirtas, H., &amp; Berbaum, M. L. (2016). A Mixed-effects Location-Scale Model for Ordinal Questionnaire Data. </w:t>
      </w:r>
      <w:r>
        <w:rPr>
          <w:i/>
          <w:iCs/>
        </w:rPr>
        <w:t>Health services &amp; outcomes research methodology</w:t>
      </w:r>
      <w:r>
        <w:t xml:space="preserve">, </w:t>
      </w:r>
      <w:r>
        <w:rPr>
          <w:i/>
          <w:iCs/>
        </w:rPr>
        <w:t>16</w:t>
      </w:r>
      <w:r>
        <w:t xml:space="preserve">(3), 117–131. </w:t>
      </w:r>
      <w:hyperlink r:id="rId30">
        <w:r>
          <w:rPr>
            <w:rStyle w:val="Hypertextovprepojenie"/>
          </w:rPr>
          <w:t>https://doi.org/10.1007/s10742-016-0145-9</w:t>
        </w:r>
      </w:hyperlink>
    </w:p>
    <w:p w14:paraId="6B6540BF" w14:textId="77777777" w:rsidR="00AE0C10" w:rsidRDefault="00000000">
      <w:pPr>
        <w:pStyle w:val="Bibliografia"/>
      </w:pPr>
      <w:bookmarkStart w:id="112" w:name="ref-hirschfeld2014bipolardifferential"/>
      <w:bookmarkEnd w:id="111"/>
      <w:r>
        <w:t xml:space="preserve">Hirschfeld, R. M. (2014). Differential Diagnosis of Bipolar Disorder and Major Depressive Disorder. </w:t>
      </w:r>
      <w:r>
        <w:rPr>
          <w:i/>
          <w:iCs/>
        </w:rPr>
        <w:t>Journal of Affective Disorders</w:t>
      </w:r>
      <w:r>
        <w:t xml:space="preserve">, </w:t>
      </w:r>
      <w:r>
        <w:rPr>
          <w:i/>
          <w:iCs/>
        </w:rPr>
        <w:t>169</w:t>
      </w:r>
      <w:r>
        <w:t xml:space="preserve">, S12–S16. </w:t>
      </w:r>
      <w:hyperlink r:id="rId31">
        <w:r>
          <w:rPr>
            <w:rStyle w:val="Hypertextovprepojenie"/>
          </w:rPr>
          <w:t>https://doi.org/10.1016/S0165-0327(14)70004-7</w:t>
        </w:r>
      </w:hyperlink>
    </w:p>
    <w:p w14:paraId="2671E01E" w14:textId="77777777" w:rsidR="00AE0C10" w:rsidRDefault="00000000">
      <w:pPr>
        <w:pStyle w:val="Bibliografia"/>
      </w:pPr>
      <w:bookmarkStart w:id="113" w:name="ref-chaby2022embodiedvirtualpatients"/>
      <w:bookmarkEnd w:id="112"/>
      <w:r>
        <w:t xml:space="preserve">Chaby, L., Benamara, A., Pino, M., Prigent, E., Ravenet, B., Martin, J.-C., Vanderstichel, H., Becerril-Ortega, R., Rigaud, A.-S., &amp; Chetouani, M. (2022). Embodied Virtual Patients as a Simulation-Based Framework for Training Clinician-Patient Communication Skills: An Overview of Their Use in Psychiatric and Geriatric Care. </w:t>
      </w:r>
      <w:r>
        <w:rPr>
          <w:i/>
          <w:iCs/>
        </w:rPr>
        <w:t>Frontiers in Virtual Reality</w:t>
      </w:r>
      <w:r>
        <w:t xml:space="preserve">, </w:t>
      </w:r>
      <w:r>
        <w:rPr>
          <w:i/>
          <w:iCs/>
        </w:rPr>
        <w:t>3</w:t>
      </w:r>
      <w:r>
        <w:t xml:space="preserve">. </w:t>
      </w:r>
      <w:hyperlink r:id="rId32">
        <w:r>
          <w:rPr>
            <w:rStyle w:val="Hypertextovprepojenie"/>
          </w:rPr>
          <w:t>https://doi.org/10.3389/frvir.2022.827312</w:t>
        </w:r>
      </w:hyperlink>
    </w:p>
    <w:p w14:paraId="79AF949E" w14:textId="77777777" w:rsidR="00AE0C10" w:rsidRDefault="00000000">
      <w:pPr>
        <w:pStyle w:val="Bibliografia"/>
      </w:pPr>
      <w:bookmarkStart w:id="114" w:name="ref-christensenCumulativeLinkModels"/>
      <w:bookmarkEnd w:id="113"/>
      <w:r>
        <w:t xml:space="preserve">Christensen, R. H. B. (n.d.). </w:t>
      </w:r>
      <w:r>
        <w:rPr>
          <w:i/>
          <w:iCs/>
        </w:rPr>
        <w:t>Cumulative Link Models for Ordinal Regression with the R Package Ordinal</w:t>
      </w:r>
      <w:r>
        <w:t>.</w:t>
      </w:r>
    </w:p>
    <w:p w14:paraId="5FE57AAA" w14:textId="77777777" w:rsidR="00AE0C10" w:rsidRDefault="00000000">
      <w:pPr>
        <w:pStyle w:val="Bibliografia"/>
      </w:pPr>
      <w:bookmarkStart w:id="115" w:name="ref-kennedy2008coresymptoms"/>
      <w:bookmarkEnd w:id="114"/>
      <w:r>
        <w:t xml:space="preserve">Kennedy, S. H. (2008). Core Symptoms of Major Depressive Disorder: Relevance to Diagnosis and Treatment. </w:t>
      </w:r>
      <w:r>
        <w:rPr>
          <w:i/>
          <w:iCs/>
        </w:rPr>
        <w:t>Dialogues in Clinical Neuroscience</w:t>
      </w:r>
      <w:r>
        <w:t xml:space="preserve">, </w:t>
      </w:r>
      <w:r>
        <w:rPr>
          <w:i/>
          <w:iCs/>
        </w:rPr>
        <w:t>10</w:t>
      </w:r>
      <w:r>
        <w:t xml:space="preserve">(3), 271–277. </w:t>
      </w:r>
      <w:hyperlink r:id="rId33">
        <w:r>
          <w:rPr>
            <w:rStyle w:val="Hypertextovprepojenie"/>
          </w:rPr>
          <w:t>https://doi.org/10.31887/DCNS.2008.10.3/shkennedy</w:t>
        </w:r>
      </w:hyperlink>
    </w:p>
    <w:p w14:paraId="019FC2F9" w14:textId="77777777" w:rsidR="00AE0C10" w:rsidRDefault="00000000">
      <w:pPr>
        <w:pStyle w:val="Bibliografia"/>
      </w:pPr>
      <w:bookmarkStart w:id="116" w:name="ref-kim2025mindvoyager"/>
      <w:bookmarkEnd w:id="115"/>
      <w:r>
        <w:lastRenderedPageBreak/>
        <w:t xml:space="preserve">Kim, M., Yoo, D., Hwang, Y., Kang, M., Kim, N., Gwak, M., Kwak, B., Chae, H., Kim, H., Lee, Y., Kim, M. H., Jung, D., Chung, K.-M., &amp; Yeo, J. (2025). Can You Share Your Story? Modeling Clients’ Metacognition and Openness for LLM Therapist Evaluation. </w:t>
      </w:r>
      <w:r>
        <w:rPr>
          <w:i/>
          <w:iCs/>
        </w:rPr>
        <w:t>Findings of the Association for Computational Linguistics: ACL 2025</w:t>
      </w:r>
      <w:r>
        <w:t xml:space="preserve">, 25943–25962. </w:t>
      </w:r>
      <w:hyperlink r:id="rId34">
        <w:r>
          <w:rPr>
            <w:rStyle w:val="Hypertextovprepojenie"/>
          </w:rPr>
          <w:t>https://doi.org/10.18653/v1/2025.findings-acl.1332</w:t>
        </w:r>
      </w:hyperlink>
    </w:p>
    <w:p w14:paraId="69077D8E" w14:textId="77777777" w:rsidR="00AE0C10" w:rsidRDefault="00000000">
      <w:pPr>
        <w:pStyle w:val="Bibliografia"/>
      </w:pPr>
      <w:bookmarkStart w:id="117" w:name="ref-kononowicz2019virtualpatients"/>
      <w:bookmarkEnd w:id="116"/>
      <w:r>
        <w:t xml:space="preserve">Kononowicz, A. A., Woodham, L. A., Edelbring, S., Stathakarou, N., Davies, D., Saxena, N., Tudor Car, L., Carlstedt-Duke, J., Car, J., &amp; Zary, N. (2019). Virtual Patient Simulations in Health Professions Education: Systematic Review and Meta-Analysis by the Digital Health Education Collaboration. </w:t>
      </w:r>
      <w:r>
        <w:rPr>
          <w:i/>
          <w:iCs/>
        </w:rPr>
        <w:t>Journal of Medical Internet Research</w:t>
      </w:r>
      <w:r>
        <w:t xml:space="preserve">, </w:t>
      </w:r>
      <w:r>
        <w:rPr>
          <w:i/>
          <w:iCs/>
        </w:rPr>
        <w:t>21</w:t>
      </w:r>
      <w:r>
        <w:t xml:space="preserve">(7), e14676. </w:t>
      </w:r>
      <w:hyperlink r:id="rId35">
        <w:r>
          <w:rPr>
            <w:rStyle w:val="Hypertextovprepojenie"/>
          </w:rPr>
          <w:t>https://doi.org/10.2196/14676</w:t>
        </w:r>
      </w:hyperlink>
    </w:p>
    <w:p w14:paraId="5F68AC24" w14:textId="77777777" w:rsidR="00AE0C10" w:rsidRDefault="00000000">
      <w:pPr>
        <w:pStyle w:val="Bibliografia"/>
      </w:pPr>
      <w:bookmarkStart w:id="118" w:name="ref-kroenke2001phq9"/>
      <w:bookmarkEnd w:id="117"/>
      <w:r>
        <w:t xml:space="preserve">Kroenke, K., Spitzer, R. L., &amp; Williams, J. B. W. (2001). The PHQ-9. </w:t>
      </w:r>
      <w:r>
        <w:rPr>
          <w:i/>
          <w:iCs/>
        </w:rPr>
        <w:t>Journal of General Internal Medicine</w:t>
      </w:r>
      <w:r>
        <w:t xml:space="preserve">, </w:t>
      </w:r>
      <w:r>
        <w:rPr>
          <w:i/>
          <w:iCs/>
        </w:rPr>
        <w:t>16</w:t>
      </w:r>
      <w:r>
        <w:t xml:space="preserve">(9), 606–613. </w:t>
      </w:r>
      <w:hyperlink r:id="rId36">
        <w:r>
          <w:rPr>
            <w:rStyle w:val="Hypertextovprepojenie"/>
          </w:rPr>
          <w:t>https://doi.org/10.1046/j.1525-1497.2001.016009606.x</w:t>
        </w:r>
      </w:hyperlink>
    </w:p>
    <w:p w14:paraId="4DA0DA89" w14:textId="77777777" w:rsidR="00AE0C10" w:rsidRDefault="00000000">
      <w:pPr>
        <w:pStyle w:val="Bibliografia"/>
      </w:pPr>
      <w:bookmarkStart w:id="119" w:name="ref-lee2025adaptivevp"/>
      <w:bookmarkEnd w:id="118"/>
      <w:r>
        <w:t xml:space="preserve">Lee, K., Lee, S., Kim, E. H., Ko, Y., Eun, J., Kim, D., Cho, H., Zhu, H., Kraut, R. E., Suh, E. E., Kim, E., &amp; Lim, H. (2025). Adaptive-VP: A Framework for LLM-Based Virtual Patients That Adapts to Trainees’ Dialogue to Facilitate Nurse Communication Training. </w:t>
      </w:r>
      <w:r>
        <w:rPr>
          <w:i/>
          <w:iCs/>
        </w:rPr>
        <w:t>Findings of the Association for Computational Linguistics: ACL 2025</w:t>
      </w:r>
      <w:r>
        <w:t xml:space="preserve">, 2319–2352. </w:t>
      </w:r>
      <w:hyperlink r:id="rId37">
        <w:r>
          <w:rPr>
            <w:rStyle w:val="Hypertextovprepojenie"/>
          </w:rPr>
          <w:t>https://doi.org/10.18653/v1/2025.findings-acl.118</w:t>
        </w:r>
      </w:hyperlink>
    </w:p>
    <w:p w14:paraId="2EECA478" w14:textId="77777777" w:rsidR="00AE0C10" w:rsidRDefault="00000000">
      <w:pPr>
        <w:pStyle w:val="Bibliografia"/>
      </w:pPr>
      <w:bookmarkStart w:id="120" w:name="ref-li2024curefun"/>
      <w:bookmarkEnd w:id="119"/>
      <w:r>
        <w:t xml:space="preserve">Li, Y., Zeng, C., Zhong, J., Zhang, R., Zhang, M., &amp; Zou, L. (2024). </w:t>
      </w:r>
      <w:r>
        <w:rPr>
          <w:i/>
          <w:iCs/>
        </w:rPr>
        <w:t>Leveraging Large Language Model as Simulated Patients for Clinical Education</w:t>
      </w:r>
      <w:r>
        <w:t xml:space="preserve">. arXiv. </w:t>
      </w:r>
      <w:hyperlink r:id="rId38">
        <w:r>
          <w:rPr>
            <w:rStyle w:val="Hypertextovprepojenie"/>
          </w:rPr>
          <w:t>https://doi.org/10.48550/arXiv.2404.13066</w:t>
        </w:r>
      </w:hyperlink>
    </w:p>
    <w:p w14:paraId="476E5C3F" w14:textId="77777777" w:rsidR="00AE0C10" w:rsidRDefault="00000000">
      <w:pPr>
        <w:pStyle w:val="Bibliografia"/>
      </w:pPr>
      <w:bookmarkStart w:id="121" w:name="ref-maj2020depressioncharacterization"/>
      <w:bookmarkEnd w:id="120"/>
      <w:r>
        <w:t xml:space="preserve">Maj, M., Stein, D. J., Parker, G., Zimmerman, M., Fava, G. A., De Hert, M., Demyttenaere, K., McIntyre, R. S., Widiger, T., &amp; Wittchen, H.-U. (2020). The Clinical Characterization of the Adult Patient with Depression Aimed at Personalization of Management. </w:t>
      </w:r>
      <w:r>
        <w:rPr>
          <w:i/>
          <w:iCs/>
        </w:rPr>
        <w:t>World Psychiatry</w:t>
      </w:r>
      <w:r>
        <w:t xml:space="preserve">, </w:t>
      </w:r>
      <w:r>
        <w:rPr>
          <w:i/>
          <w:iCs/>
        </w:rPr>
        <w:t>19</w:t>
      </w:r>
      <w:r>
        <w:t xml:space="preserve">(3), 269–293. </w:t>
      </w:r>
      <w:hyperlink r:id="rId39">
        <w:r>
          <w:rPr>
            <w:rStyle w:val="Hypertextovprepojenie"/>
          </w:rPr>
          <w:t>https://doi.org/10.1002/wps.20771</w:t>
        </w:r>
      </w:hyperlink>
    </w:p>
    <w:p w14:paraId="6FD5AFC1" w14:textId="77777777" w:rsidR="00AE0C10" w:rsidRDefault="00000000">
      <w:pPr>
        <w:pStyle w:val="Bibliografia"/>
      </w:pPr>
      <w:bookmarkStart w:id="122" w:name="Xa8502415390e5184f5a1dc2e52b15a9c35aeffd"/>
      <w:bookmarkEnd w:id="121"/>
      <w:r>
        <w:t xml:space="preserve">Marko, M. (2016). Využitie a Zneužitie Cronbachovej Alfy Pri Hodnotení Psychodiagnostických Nástrojov. </w:t>
      </w:r>
      <w:r>
        <w:rPr>
          <w:i/>
          <w:iCs/>
        </w:rPr>
        <w:t>TESTFÓRUM</w:t>
      </w:r>
      <w:r>
        <w:t xml:space="preserve">, </w:t>
      </w:r>
      <w:r>
        <w:rPr>
          <w:i/>
          <w:iCs/>
        </w:rPr>
        <w:t>5</w:t>
      </w:r>
      <w:r>
        <w:t xml:space="preserve">. </w:t>
      </w:r>
      <w:hyperlink r:id="rId40">
        <w:r>
          <w:rPr>
            <w:rStyle w:val="Hypertextovprepojenie"/>
          </w:rPr>
          <w:t>https://doi.org/10.5817/TF2016-7-90</w:t>
        </w:r>
      </w:hyperlink>
    </w:p>
    <w:p w14:paraId="73C47B44" w14:textId="77777777" w:rsidR="00AE0C10" w:rsidRDefault="00000000">
      <w:pPr>
        <w:pStyle w:val="Bibliografia"/>
      </w:pPr>
      <w:bookmarkStart w:id="123" w:name="ref-meng2024llmmedicine"/>
      <w:bookmarkEnd w:id="122"/>
      <w:r>
        <w:t xml:space="preserve">Meng, X., Yan, X., Zhang, K., Liu, D., Cui, X., Yang, Y., Zhang, M., Cao, C., Wang, J., Wang, X., Gao, J., Wang, Y.-G.-S., Ji, J., Qiu, Z., Li, M., Qian, C., Guo, T., Ma, S., Wang, Z., … Tang, Y.-D. (2024). The Application of Large Language Models in Medicine: A Scoping Review. </w:t>
      </w:r>
      <w:r>
        <w:rPr>
          <w:i/>
          <w:iCs/>
        </w:rPr>
        <w:t>iScience</w:t>
      </w:r>
      <w:r>
        <w:t xml:space="preserve">, </w:t>
      </w:r>
      <w:r>
        <w:rPr>
          <w:i/>
          <w:iCs/>
        </w:rPr>
        <w:t>27</w:t>
      </w:r>
      <w:r>
        <w:t xml:space="preserve">(5), 109713. </w:t>
      </w:r>
      <w:hyperlink r:id="rId41">
        <w:r>
          <w:rPr>
            <w:rStyle w:val="Hypertextovprepojenie"/>
          </w:rPr>
          <w:t>https://doi.org/10.1016/j.isci.2024.109713</w:t>
        </w:r>
      </w:hyperlink>
    </w:p>
    <w:p w14:paraId="53B9DF28" w14:textId="77777777" w:rsidR="00AE0C10" w:rsidRDefault="00000000">
      <w:pPr>
        <w:pStyle w:val="Bibliografia"/>
      </w:pPr>
      <w:bookmarkStart w:id="124" w:name="ref-mchugh2012InterraterReliabilityKappa"/>
      <w:bookmarkEnd w:id="123"/>
      <w:r>
        <w:t xml:space="preserve">McHugh, M. L. (2012). </w:t>
      </w:r>
      <w:hyperlink r:id="rId42">
        <w:r>
          <w:rPr>
            <w:rStyle w:val="Hypertextovprepojenie"/>
          </w:rPr>
          <w:t>Interrater Reliability: The Kappa Statistic</w:t>
        </w:r>
      </w:hyperlink>
      <w:r>
        <w:t xml:space="preserve">. </w:t>
      </w:r>
      <w:r>
        <w:rPr>
          <w:i/>
          <w:iCs/>
        </w:rPr>
        <w:t>Biochemia Medica</w:t>
      </w:r>
      <w:r>
        <w:t xml:space="preserve">, </w:t>
      </w:r>
      <w:r>
        <w:rPr>
          <w:i/>
          <w:iCs/>
        </w:rPr>
        <w:t>22</w:t>
      </w:r>
      <w:r>
        <w:t>(3), 276–282.</w:t>
      </w:r>
    </w:p>
    <w:p w14:paraId="1CB2DA53" w14:textId="77777777" w:rsidR="00AE0C10" w:rsidRDefault="00000000">
      <w:pPr>
        <w:pStyle w:val="Bibliografia"/>
      </w:pPr>
      <w:bookmarkStart w:id="125" w:name="ref-morrison2025virtuallypsychologist"/>
      <w:bookmarkEnd w:id="124"/>
      <w:r>
        <w:t xml:space="preserve">Morrison, B. W., Kelson, J., Morrison, N. M. V., &amp; Bennett, G. (2025). You’re Virtually a Psychologist: Enhancing Professional Psychology Education through Virtual Client Simulations. </w:t>
      </w:r>
      <w:r>
        <w:rPr>
          <w:i/>
          <w:iCs/>
        </w:rPr>
        <w:t>Australian Psychologist</w:t>
      </w:r>
      <w:r>
        <w:t xml:space="preserve">, </w:t>
      </w:r>
      <w:r>
        <w:rPr>
          <w:i/>
          <w:iCs/>
        </w:rPr>
        <w:t>61</w:t>
      </w:r>
      <w:r>
        <w:t xml:space="preserve">(1), 22–29. </w:t>
      </w:r>
      <w:hyperlink r:id="rId43">
        <w:r>
          <w:rPr>
            <w:rStyle w:val="Hypertextovprepojenie"/>
          </w:rPr>
          <w:t>https://doi.org/10.1080/00050067.2025.2547800</w:t>
        </w:r>
      </w:hyperlink>
    </w:p>
    <w:p w14:paraId="146E5EFF" w14:textId="77777777" w:rsidR="00AE0C10" w:rsidRDefault="00000000">
      <w:pPr>
        <w:pStyle w:val="Bibliografia"/>
      </w:pPr>
      <w:bookmarkStart w:id="126" w:name="ref-nelson2015manyratersordinal"/>
      <w:bookmarkEnd w:id="125"/>
      <w:r>
        <w:lastRenderedPageBreak/>
        <w:t xml:space="preserve">Nelson, K. P., &amp; Edwards, D. (2015). Measures of Agreement between Many Raters for Ordinal Classifications. </w:t>
      </w:r>
      <w:r>
        <w:rPr>
          <w:i/>
          <w:iCs/>
        </w:rPr>
        <w:t>Statistics in Medicine</w:t>
      </w:r>
      <w:r>
        <w:t xml:space="preserve">, </w:t>
      </w:r>
      <w:r>
        <w:rPr>
          <w:i/>
          <w:iCs/>
        </w:rPr>
        <w:t>34</w:t>
      </w:r>
      <w:r>
        <w:t xml:space="preserve">(23), 3116–3132. </w:t>
      </w:r>
      <w:hyperlink r:id="rId44">
        <w:r>
          <w:rPr>
            <w:rStyle w:val="Hypertextovprepojenie"/>
          </w:rPr>
          <w:t>https://doi.org/10.1002/sim.6546</w:t>
        </w:r>
      </w:hyperlink>
    </w:p>
    <w:p w14:paraId="693F22FE" w14:textId="77777777" w:rsidR="00AE0C10" w:rsidRDefault="00000000">
      <w:pPr>
        <w:pStyle w:val="Bibliografia"/>
      </w:pPr>
      <w:bookmarkStart w:id="127" w:name="ref-obradovich2024llmpsychiatry"/>
      <w:bookmarkEnd w:id="126"/>
      <w:r>
        <w:t xml:space="preserve">Obradovich, N., Khalsa, S. S., Khan, W. U., Suh, J., Perlis, R. H., Ajilore, O., &amp; Paulus, M. P. (2024). Opportunities and Risks of Large Language Models in Psychiatry. </w:t>
      </w:r>
      <w:r>
        <w:rPr>
          <w:i/>
          <w:iCs/>
        </w:rPr>
        <w:t>NPP—Digital Psychiatry and Neuroscience</w:t>
      </w:r>
      <w:r>
        <w:t xml:space="preserve">, </w:t>
      </w:r>
      <w:r>
        <w:rPr>
          <w:i/>
          <w:iCs/>
        </w:rPr>
        <w:t>2</w:t>
      </w:r>
      <w:r>
        <w:t xml:space="preserve">(1). </w:t>
      </w:r>
      <w:hyperlink r:id="rId45">
        <w:r>
          <w:rPr>
            <w:rStyle w:val="Hypertextovprepojenie"/>
          </w:rPr>
          <w:t>https://doi.org/10.1038/s44277-024-00010-z</w:t>
        </w:r>
      </w:hyperlink>
    </w:p>
    <w:p w14:paraId="362E599E" w14:textId="77777777" w:rsidR="00AE0C10" w:rsidRDefault="00000000">
      <w:pPr>
        <w:pStyle w:val="Bibliografia"/>
      </w:pPr>
      <w:bookmarkStart w:id="128" w:name="ref-polit2007cvi"/>
      <w:bookmarkEnd w:id="127"/>
      <w:r>
        <w:t xml:space="preserve">Polit, D. F., Beck, C. T., &amp; Owen, S. V. (2007). Is the CVI an Acceptable Indicator of Content Validity? Appraisal and Recommendations. </w:t>
      </w:r>
      <w:r>
        <w:rPr>
          <w:i/>
          <w:iCs/>
        </w:rPr>
        <w:t>Research in Nursing &amp; Health</w:t>
      </w:r>
      <w:r>
        <w:t xml:space="preserve">, </w:t>
      </w:r>
      <w:r>
        <w:rPr>
          <w:i/>
          <w:iCs/>
        </w:rPr>
        <w:t>30</w:t>
      </w:r>
      <w:r>
        <w:t xml:space="preserve">(4), 459–467. </w:t>
      </w:r>
      <w:hyperlink r:id="rId46">
        <w:r>
          <w:rPr>
            <w:rStyle w:val="Hypertextovprepojenie"/>
          </w:rPr>
          <w:t>https://doi.org/10.1002/nur.20199</w:t>
        </w:r>
      </w:hyperlink>
    </w:p>
    <w:p w14:paraId="2B30D918" w14:textId="77777777" w:rsidR="00AE0C10" w:rsidRDefault="00000000">
      <w:pPr>
        <w:pStyle w:val="Bibliografia"/>
      </w:pPr>
      <w:bookmarkStart w:id="129" w:name="ref-rice2022simulatedplacements"/>
      <w:bookmarkEnd w:id="128"/>
      <w:r>
        <w:t xml:space="preserve">Rice, K., Murray, C. V., Tully, P. J., Hone, A., Bartik, W. J., Newby, D., &amp; Cosh, S. M. (2022). Commentary: An Extension of the Australian Postgraduate Psychology Education Simulation Working Group Guidelines: Simulated Learning Activities Within Professional Psychology Placements. </w:t>
      </w:r>
      <w:r>
        <w:rPr>
          <w:i/>
          <w:iCs/>
        </w:rPr>
        <w:t>Frontiers in Education</w:t>
      </w:r>
      <w:r>
        <w:t xml:space="preserve">, </w:t>
      </w:r>
      <w:r>
        <w:rPr>
          <w:i/>
          <w:iCs/>
        </w:rPr>
        <w:t>7</w:t>
      </w:r>
      <w:r>
        <w:t xml:space="preserve">. </w:t>
      </w:r>
      <w:hyperlink r:id="rId47">
        <w:r>
          <w:rPr>
            <w:rStyle w:val="Hypertextovprepojenie"/>
          </w:rPr>
          <w:t>https://doi.org/10.3389/feduc.2022.840258</w:t>
        </w:r>
      </w:hyperlink>
    </w:p>
    <w:p w14:paraId="0C052744" w14:textId="77777777" w:rsidR="00AE0C10" w:rsidRDefault="00000000">
      <w:pPr>
        <w:pStyle w:val="Bibliografia"/>
      </w:pPr>
      <w:bookmarkStart w:id="130" w:name="ref-roustan2025cliniciansguide"/>
      <w:bookmarkEnd w:id="129"/>
      <w:r>
        <w:t xml:space="preserve">Roustan, D., &amp; Bastardot, F. (2025). The Clinicians’ Guide to Large Language Models: A General Perspective With a Focus on Hallucinations. </w:t>
      </w:r>
      <w:r>
        <w:rPr>
          <w:i/>
          <w:iCs/>
        </w:rPr>
        <w:t>Interactive Journal of Medical Research</w:t>
      </w:r>
      <w:r>
        <w:t xml:space="preserve">, </w:t>
      </w:r>
      <w:r>
        <w:rPr>
          <w:i/>
          <w:iCs/>
        </w:rPr>
        <w:t>14</w:t>
      </w:r>
      <w:r>
        <w:t xml:space="preserve">, e59823. </w:t>
      </w:r>
      <w:hyperlink r:id="rId48">
        <w:r>
          <w:rPr>
            <w:rStyle w:val="Hypertextovprepojenie"/>
          </w:rPr>
          <w:t>https://doi.org/10.2196/59823</w:t>
        </w:r>
      </w:hyperlink>
    </w:p>
    <w:p w14:paraId="3CC0225C" w14:textId="77777777" w:rsidR="00AE0C10" w:rsidRDefault="00000000">
      <w:pPr>
        <w:pStyle w:val="Bibliografia"/>
      </w:pPr>
      <w:bookmarkStart w:id="131" w:name="ref-rutherfordhemming2015simulationcvi"/>
      <w:bookmarkEnd w:id="130"/>
      <w:r>
        <w:t xml:space="preserve">Rutherford-Hemming, T. (2015). Determining Content Validity and Reporting a Content Validity Index for Simulation Scenarios. </w:t>
      </w:r>
      <w:r>
        <w:rPr>
          <w:i/>
          <w:iCs/>
        </w:rPr>
        <w:t>Nursing Education Perspectives</w:t>
      </w:r>
      <w:r>
        <w:t xml:space="preserve">, </w:t>
      </w:r>
      <w:r>
        <w:rPr>
          <w:i/>
          <w:iCs/>
        </w:rPr>
        <w:t>36</w:t>
      </w:r>
      <w:r>
        <w:t xml:space="preserve">(6), 389–393. </w:t>
      </w:r>
      <w:hyperlink r:id="rId49">
        <w:r>
          <w:rPr>
            <w:rStyle w:val="Hypertextovprepojenie"/>
          </w:rPr>
          <w:t>https://doi.org/10.5480/15-1640</w:t>
        </w:r>
      </w:hyperlink>
    </w:p>
    <w:p w14:paraId="31F30847" w14:textId="77777777" w:rsidR="00AE0C10" w:rsidRDefault="00000000">
      <w:pPr>
        <w:pStyle w:val="Bibliografia"/>
      </w:pPr>
      <w:bookmarkStart w:id="132" w:name="ref-sheen2021simulationeducation"/>
      <w:bookmarkEnd w:id="131"/>
      <w:r>
        <w:t xml:space="preserve">Sheen, J., Sutherland-Smith, W., Thompson, E., Youssef, G. J., Dudley, A., King, R., Hall, K., Dowling, N., Gurtman, C., &amp; McGillivray, J. A. (2021). Evaluating the Impact of Simulation-Based Education on Clinical Psychology Students’ Confidence and Clinical Competence. </w:t>
      </w:r>
      <w:r>
        <w:rPr>
          <w:i/>
          <w:iCs/>
        </w:rPr>
        <w:t>Clinical Psychologist</w:t>
      </w:r>
      <w:r>
        <w:t xml:space="preserve">, </w:t>
      </w:r>
      <w:r>
        <w:rPr>
          <w:i/>
          <w:iCs/>
        </w:rPr>
        <w:t>25</w:t>
      </w:r>
      <w:r>
        <w:t xml:space="preserve">(3), 271–282. </w:t>
      </w:r>
      <w:hyperlink r:id="rId50">
        <w:r>
          <w:rPr>
            <w:rStyle w:val="Hypertextovprepojenie"/>
          </w:rPr>
          <w:t>https://doi.org/10.1080/13284207.2021.1923125</w:t>
        </w:r>
      </w:hyperlink>
    </w:p>
    <w:p w14:paraId="53915200" w14:textId="77777777" w:rsidR="00AE0C10" w:rsidRDefault="00000000">
      <w:pPr>
        <w:pStyle w:val="Bibliografia"/>
      </w:pPr>
      <w:bookmarkStart w:id="133" w:name="ref-schmidt2025client101"/>
      <w:bookmarkEnd w:id="132"/>
      <w:r>
        <w:t xml:space="preserve">Schmidt, S., Cabrera Lozoya, D., Kiropoulos, L., Conway, M., &amp; D’Alfonso, S. (2025). Psychology Student and Mental Health Practitioner Experiences of and Perspectives on Client101, a Virtual Client Chatbot Training Tool. </w:t>
      </w:r>
      <w:r>
        <w:rPr>
          <w:i/>
          <w:iCs/>
        </w:rPr>
        <w:t>BMC Medical Education</w:t>
      </w:r>
      <w:r>
        <w:t xml:space="preserve">, </w:t>
      </w:r>
      <w:r>
        <w:rPr>
          <w:i/>
          <w:iCs/>
        </w:rPr>
        <w:t>25</w:t>
      </w:r>
      <w:r>
        <w:t xml:space="preserve">(1). </w:t>
      </w:r>
      <w:hyperlink r:id="rId51">
        <w:r>
          <w:rPr>
            <w:rStyle w:val="Hypertextovprepojenie"/>
          </w:rPr>
          <w:t>https://doi.org/10.1186/s12909-025-07668-9</w:t>
        </w:r>
      </w:hyperlink>
    </w:p>
    <w:p w14:paraId="0903AB69" w14:textId="77777777" w:rsidR="00AE0C10" w:rsidRDefault="00000000">
      <w:pPr>
        <w:pStyle w:val="Bibliografia"/>
      </w:pPr>
      <w:bookmarkStart w:id="134" w:name="ref-sim2019ShouldTreatmentEffects"/>
      <w:bookmarkEnd w:id="133"/>
      <w:r>
        <w:t xml:space="preserve">Sim, J. (2019). Should Treatment Effects Be Estimated in Pilot and Feasibility Studies? </w:t>
      </w:r>
      <w:r>
        <w:rPr>
          <w:i/>
          <w:iCs/>
        </w:rPr>
        <w:t>Pilot and Feasibility Studies</w:t>
      </w:r>
      <w:r>
        <w:t xml:space="preserve">, </w:t>
      </w:r>
      <w:r>
        <w:rPr>
          <w:i/>
          <w:iCs/>
        </w:rPr>
        <w:t>5</w:t>
      </w:r>
      <w:r>
        <w:t xml:space="preserve">, 107. </w:t>
      </w:r>
      <w:hyperlink r:id="rId52">
        <w:r>
          <w:rPr>
            <w:rStyle w:val="Hypertextovprepojenie"/>
          </w:rPr>
          <w:t>https://doi.org/10.1186/s40814-019-0493-7</w:t>
        </w:r>
      </w:hyperlink>
    </w:p>
    <w:p w14:paraId="6CD393B7" w14:textId="77777777" w:rsidR="00AE0C10" w:rsidRDefault="00000000">
      <w:pPr>
        <w:pStyle w:val="Bibliografia"/>
      </w:pPr>
      <w:bookmarkStart w:id="135" w:name="ref-soukup2013SubstantiveSignificanceIts"/>
      <w:bookmarkEnd w:id="134"/>
      <w:r>
        <w:t xml:space="preserve">Soukup, P. (2013). Substantive significance and its measures. </w:t>
      </w:r>
      <w:r>
        <w:rPr>
          <w:i/>
          <w:iCs/>
        </w:rPr>
        <w:t>Data and Research – SDA Info</w:t>
      </w:r>
      <w:r>
        <w:t xml:space="preserve">, </w:t>
      </w:r>
      <w:r>
        <w:rPr>
          <w:i/>
          <w:iCs/>
        </w:rPr>
        <w:t>127</w:t>
      </w:r>
      <w:r>
        <w:t xml:space="preserve">(2), 125. </w:t>
      </w:r>
      <w:hyperlink r:id="rId53">
        <w:r>
          <w:rPr>
            <w:rStyle w:val="Hypertextovprepojenie"/>
          </w:rPr>
          <w:t>https://doi.org/10.13060/23362391.2013.127.2.41</w:t>
        </w:r>
      </w:hyperlink>
    </w:p>
    <w:p w14:paraId="0BD6B2A5" w14:textId="77777777" w:rsidR="00AE0C10" w:rsidRDefault="00000000">
      <w:pPr>
        <w:pStyle w:val="Bibliografia"/>
      </w:pPr>
      <w:bookmarkStart w:id="136" w:name="Xb1380ca2da1dde24ecde6fa049e981ea2d3ad7e"/>
      <w:bookmarkEnd w:id="135"/>
      <w:r>
        <w:t xml:space="preserve">Terwee, C. B., Prinsen, C. A. C., Chiarotto, A., Westerman, M. J., Patrick, D. L., Alonso, J., Bouter, L. M., de Vet, H. C. W., &amp; Mokkink, L. B. (2018). COSMIN Methodology for Evaluating the Content Validity of Patient-Reported Outcome Measures: A Delphi Study. </w:t>
      </w:r>
      <w:r>
        <w:rPr>
          <w:i/>
          <w:iCs/>
        </w:rPr>
        <w:t>Quality of Life Research</w:t>
      </w:r>
      <w:r>
        <w:t xml:space="preserve">, </w:t>
      </w:r>
      <w:r>
        <w:rPr>
          <w:i/>
          <w:iCs/>
        </w:rPr>
        <w:t>27</w:t>
      </w:r>
      <w:r>
        <w:t xml:space="preserve">(5), 1159–1170. </w:t>
      </w:r>
      <w:hyperlink r:id="rId54">
        <w:r>
          <w:rPr>
            <w:rStyle w:val="Hypertextovprepojenie"/>
          </w:rPr>
          <w:t>https://doi.org/10.1007/s11136-018-1829-0</w:t>
        </w:r>
      </w:hyperlink>
    </w:p>
    <w:p w14:paraId="46900B47" w14:textId="77777777" w:rsidR="00AE0C10" w:rsidRDefault="00000000">
      <w:pPr>
        <w:pStyle w:val="Bibliografia"/>
      </w:pPr>
      <w:bookmarkStart w:id="137" w:name="ref-wang2024patientpsi"/>
      <w:bookmarkEnd w:id="136"/>
      <w:r>
        <w:lastRenderedPageBreak/>
        <w:t>Wang, R., Milani, S., Chiu, J. C., Zhi, J., Eack, S. M., Labrum, T., Murphy, S. M., Jones, N., Hardy, K. V., Shen, H., Fang, F., &amp; Chen, Z. (2024). PATIENT-</w:t>
      </w:r>
      <m:oMath>
        <m:r>
          <w:rPr>
            <w:rFonts w:ascii="Cambria Math" w:hAnsi="Cambria Math"/>
          </w:rPr>
          <m:t>ψ</m:t>
        </m:r>
      </m:oMath>
      <w:r>
        <w:t xml:space="preserve">: Using Large Language Models to Simulate Patients for Training Mental Health Professionals. </w:t>
      </w:r>
      <w:r>
        <w:rPr>
          <w:i/>
          <w:iCs/>
        </w:rPr>
        <w:t>Proceedings of the 2024 Conference on Empirical Methods in Natural Language Processing</w:t>
      </w:r>
      <w:r>
        <w:t xml:space="preserve">, 12772–12797. </w:t>
      </w:r>
      <w:hyperlink r:id="rId55">
        <w:r>
          <w:rPr>
            <w:rStyle w:val="Hypertextovprepojenie"/>
          </w:rPr>
          <w:t>https://doi.org/10.18653/v1/2024.emnlp-main.711</w:t>
        </w:r>
      </w:hyperlink>
    </w:p>
    <w:p w14:paraId="1F0D8A7F" w14:textId="77777777" w:rsidR="00AE0C10" w:rsidRDefault="00000000">
      <w:pPr>
        <w:pStyle w:val="Bibliografia"/>
      </w:pPr>
      <w:bookmarkStart w:id="138" w:name="ref-williams2017simulationmentalhealth"/>
      <w:bookmarkEnd w:id="137"/>
      <w:r>
        <w:t xml:space="preserve">Williams, B., Reddy, P., Marshall, S., Beovich, B., &amp; McKarney, L. (2017). Simulation and Mental Health Outcomes: A Scoping Review. </w:t>
      </w:r>
      <w:r>
        <w:rPr>
          <w:i/>
          <w:iCs/>
        </w:rPr>
        <w:t>Advances in Simulation</w:t>
      </w:r>
      <w:r>
        <w:t xml:space="preserve">, </w:t>
      </w:r>
      <w:r>
        <w:rPr>
          <w:i/>
          <w:iCs/>
        </w:rPr>
        <w:t>2</w:t>
      </w:r>
      <w:r>
        <w:t xml:space="preserve">(1). </w:t>
      </w:r>
      <w:hyperlink r:id="rId56">
        <w:r>
          <w:rPr>
            <w:rStyle w:val="Hypertextovprepojenie"/>
          </w:rPr>
          <w:t>https://doi.org/10.1186/s41077-016-0035-9</w:t>
        </w:r>
      </w:hyperlink>
    </w:p>
    <w:p w14:paraId="6586EC99" w14:textId="77777777" w:rsidR="00AE0C10" w:rsidRDefault="00000000">
      <w:pPr>
        <w:pStyle w:val="Bibliografia"/>
      </w:pPr>
      <w:bookmarkStart w:id="139" w:name="ref-who2021ethicsaiforhealth"/>
      <w:bookmarkEnd w:id="138"/>
      <w:r>
        <w:t xml:space="preserve">World Health Organization. (2021). </w:t>
      </w:r>
      <w:r>
        <w:rPr>
          <w:i/>
          <w:iCs/>
        </w:rPr>
        <w:t>Ethics and Governance of Artificial Intelligence for Health</w:t>
      </w:r>
      <w:r>
        <w:t>. World Health Organization.</w:t>
      </w:r>
    </w:p>
    <w:p w14:paraId="042F87D9" w14:textId="77777777" w:rsidR="00AE0C10" w:rsidRDefault="00000000">
      <w:pPr>
        <w:pStyle w:val="Bibliografia"/>
      </w:pPr>
      <w:bookmarkStart w:id="140" w:name="ref-who2024lmmguidance"/>
      <w:bookmarkEnd w:id="139"/>
      <w:r>
        <w:t xml:space="preserve">World Health Organization. (2024). </w:t>
      </w:r>
      <w:r>
        <w:rPr>
          <w:i/>
          <w:iCs/>
        </w:rPr>
        <w:t>Ethics and Governance of Artificial Intelligence for Health: Guidance on Large Multi-Modal Models</w:t>
      </w:r>
      <w:r>
        <w:t>. World Health Organization.</w:t>
      </w:r>
    </w:p>
    <w:p w14:paraId="2E7B3047" w14:textId="77777777" w:rsidR="00AE0C10" w:rsidRDefault="00000000">
      <w:pPr>
        <w:pStyle w:val="Bibliografia"/>
      </w:pPr>
      <w:bookmarkStart w:id="141" w:name="ref-who2025depression"/>
      <w:bookmarkEnd w:id="140"/>
      <w:r>
        <w:t xml:space="preserve">World Health Organization. (2025). Depressive Disorder (Depression). V </w:t>
      </w:r>
      <w:r>
        <w:rPr>
          <w:i/>
          <w:iCs/>
        </w:rPr>
        <w:t>WHO fact sheets</w:t>
      </w:r>
      <w:r>
        <w:t>. https://www.who.int/news-room/fact-sheets/detail/depression; World Health Organization.</w:t>
      </w:r>
    </w:p>
    <w:p w14:paraId="46F7E038" w14:textId="77777777" w:rsidR="00AE0C10" w:rsidRDefault="00000000">
      <w:pPr>
        <w:pStyle w:val="Bibliografia"/>
      </w:pPr>
      <w:bookmarkStart w:id="142" w:name="ref-yu2025simulatedpatientsystems"/>
      <w:bookmarkEnd w:id="141"/>
      <w:r>
        <w:t xml:space="preserve">Yu, H., Zhou, J., Li, L., Chen, S., Gallifant, J., Shi, A., Sun, J., Li, X., He, J., Hua, W., Jin, M., Chen, G., Zhou, Y., Li, Z., Gupte, T., Chen, M.-L., Azizi, Z., Dou, Q., Yan, B. P., … Fan, L. (2025). Simulated Patient Systems Powered by Large Language Model-Based AI Agents Offer Potential for Transforming Medical Education. </w:t>
      </w:r>
      <w:r>
        <w:rPr>
          <w:i/>
          <w:iCs/>
        </w:rPr>
        <w:t>Communications Medicine</w:t>
      </w:r>
      <w:r>
        <w:t xml:space="preserve">, </w:t>
      </w:r>
      <w:r>
        <w:rPr>
          <w:i/>
          <w:iCs/>
        </w:rPr>
        <w:t>6</w:t>
      </w:r>
      <w:r>
        <w:t xml:space="preserve">(1). </w:t>
      </w:r>
      <w:hyperlink r:id="rId57">
        <w:r>
          <w:rPr>
            <w:rStyle w:val="Hypertextovprepojenie"/>
          </w:rPr>
          <w:t>https://doi.org/10.1038/s43856-025-01283-x</w:t>
        </w:r>
      </w:hyperlink>
      <w:bookmarkEnd w:id="96"/>
      <w:bookmarkEnd w:id="98"/>
      <w:bookmarkEnd w:id="142"/>
    </w:p>
    <w:sectPr w:rsidR="00AE0C10">
      <w:footnotePr>
        <w:numRestart w:val="eachSect"/>
      </w:footnotePr>
      <w:pgSz w:w="12240" w:h="15840"/>
      <w:pgMar w:top="1417" w:right="1417" w:bottom="1417" w:left="1417" w:header="708" w:footer="708" w:gutter="0"/>
      <w:cols w:space="708"/>
    </w:sectPr>
  </w:body>
</w:document>
</file>

<file path=word/comments.xml><?xml version="1.0" encoding="utf-8"?>
<w:comment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comment w:id="9" w:author="Bc. Ing. Pavol Bielik" w:date="2026-04-20T21:49:00Z" w:initials="BIPB">
    <w:p w14:paraId="62BC7008" w14:textId="77777777" w:rsidR="003466D7" w:rsidRDefault="003466D7" w:rsidP="003466D7">
      <w:r>
        <w:rPr>
          <w:rStyle w:val="Odkaznakomentr"/>
        </w:rPr>
        <w:annotationRef/>
      </w:r>
      <w:r>
        <w:rPr>
          <w:sz w:val="20"/>
          <w:szCs w:val="20"/>
        </w:rPr>
        <w:t>Nie je mi jasne čo sa tým presne refrencuje.</w:t>
      </w:r>
    </w:p>
  </w:comment>
  <w:comment w:id="14" w:author="Bc. Ing. Pavol Bielik" w:date="2026-04-20T21:52:00Z" w:initials="BIPB">
    <w:p w14:paraId="16C81378" w14:textId="77777777" w:rsidR="003466D7" w:rsidRDefault="003466D7" w:rsidP="003466D7">
      <w:r>
        <w:rPr>
          <w:rStyle w:val="Odkaznakomentr"/>
        </w:rPr>
        <w:annotationRef/>
      </w:r>
      <w:r>
        <w:rPr>
          <w:sz w:val="20"/>
          <w:szCs w:val="20"/>
        </w:rPr>
        <w:t>Nevime čo je to presne v texte citované.</w:t>
      </w:r>
    </w:p>
  </w:comment>
  <w:comment w:id="15" w:author="Bc. Ing. Pavol Bielik" w:date="2026-04-20T21:51:00Z" w:initials="BIPB">
    <w:p w14:paraId="3198D8D5" w14:textId="77777777" w:rsidR="003466D7" w:rsidRDefault="003466D7" w:rsidP="003466D7">
      <w:r>
        <w:rPr>
          <w:rStyle w:val="Odkaznakomentr"/>
        </w:rPr>
        <w:annotationRef/>
      </w:r>
      <w:r>
        <w:rPr>
          <w:sz w:val="20"/>
          <w:szCs w:val="20"/>
        </w:rPr>
        <w:t>Bolo by dobré to dať ako nartívnu citácie. nie  zátvorkovú-</w:t>
      </w:r>
    </w:p>
  </w:comment>
  <w:comment w:id="16" w:author="Bc. Ing. Pavol Bielik" w:date="2026-04-20T21:53:00Z" w:initials="BIPB">
    <w:p w14:paraId="79C1E4AB" w14:textId="77777777" w:rsidR="003466D7" w:rsidRDefault="003466D7" w:rsidP="003466D7">
      <w:r>
        <w:rPr>
          <w:rStyle w:val="Odkaznakomentr"/>
        </w:rPr>
        <w:annotationRef/>
      </w:r>
      <w:r>
        <w:rPr>
          <w:sz w:val="20"/>
          <w:szCs w:val="20"/>
        </w:rPr>
        <w:t>Bolo by dobré niekde tie seed scneáre vysvetliť. Aby sme to nepoužívlai všade ako štandardiozvané scenáre, elbo niesú je to via.c Treba tu úvode niekde vysvetliť, že prečo budeme použíívať seed a čo to znamená.</w:t>
      </w:r>
    </w:p>
  </w:comment>
</w:comments>
</file>

<file path=word/commentsExtended.xml><?xml version="1.0" encoding="utf-8"?>
<w15:commentsEx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5:commentEx w15:paraId="62BC7008" w15:done="0"/>
  <w15:commentEx w15:paraId="16C81378" w15:done="0"/>
  <w15:commentEx w15:paraId="3198D8D5" w15:done="0"/>
  <w15:commentEx w15:paraId="79C1E4AB" w15:done="0"/>
</w15:commentsEx>
</file>

<file path=word/commentsExtensible.xml><?xml version="1.0" encoding="utf-8"?>
<w16cex:commentsExtensib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cr="http://schemas.microsoft.com/office/comments/2020/reactions"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cr w16du wp14">
  <w16cex:commentExtensible w16cex:durableId="755F9D37" w16cex:dateUtc="2026-04-20T19:49:00Z"/>
  <w16cex:commentExtensible w16cex:durableId="469A430D" w16cex:dateUtc="2026-04-20T19:52:00Z"/>
  <w16cex:commentExtensible w16cex:durableId="2041C4B3" w16cex:dateUtc="2026-04-20T19:51:00Z"/>
  <w16cex:commentExtensible w16cex:durableId="5ACC83E3" w16cex:dateUtc="2026-04-20T19:53:00Z"/>
</w16cex:commentsExtensible>
</file>

<file path=word/commentsIds.xml><?xml version="1.0" encoding="utf-8"?>
<w16cid:commentsId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6cid:commentId w16cid:paraId="62BC7008" w16cid:durableId="755F9D37"/>
  <w16cid:commentId w16cid:paraId="16C81378" w16cid:durableId="469A430D"/>
  <w16cid:commentId w16cid:paraId="3198D8D5" w16cid:durableId="2041C4B3"/>
  <w16cid:commentId w16cid:paraId="79C1E4AB" w16cid:durableId="5ACC83E3"/>
</w16cid:commentsId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00"/>
    <w:family w:val="decorative"/>
    <w:pitch w:val="variable"/>
    <w:sig w:usb0="00000003" w:usb1="00000000" w:usb2="00000000" w:usb3="00000000" w:csb0="80000001" w:csb1="00000000"/>
  </w:font>
  <w:font w:name="Aptos">
    <w:panose1 w:val="020B0004020202020204"/>
    <w:charset w:val="00"/>
    <w:family w:val="swiss"/>
    <w:pitch w:val="variable"/>
    <w:sig w:usb0="20000287" w:usb1="00000003" w:usb2="00000000" w:usb3="00000000" w:csb0="0000019F" w:csb1="00000000"/>
  </w:font>
  <w:font w:name="Aptos Display">
    <w:panose1 w:val="020B0004020202020204"/>
    <w:charset w:val="00"/>
    <w:family w:val="swiss"/>
    <w:pitch w:val="variable"/>
    <w:sig w:usb0="20000287" w:usb1="00000003" w:usb2="00000000" w:usb3="00000000" w:csb0="0000019F" w:csb1="00000000"/>
  </w:font>
  <w:font w:name="Consolas">
    <w:panose1 w:val="020B0609020204030204"/>
    <w:charset w:val="00"/>
    <w:family w:val="modern"/>
    <w:pitch w:val="fixed"/>
    <w:sig w:usb0="E10002FF" w:usb1="4000FCFF" w:usb2="00000009" w:usb3="00000000" w:csb0="0000019F" w:csb1="00000000"/>
  </w:font>
  <w:font w:name="Cambria Math">
    <w:panose1 w:val="02040503050406030204"/>
    <w:charset w:val="00"/>
    <w:family w:val="roman"/>
    <w:pitch w:val="variable"/>
    <w:sig w:usb0="E00002FF" w:usb1="420024FF"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00A990"/>
    <w:multiLevelType w:val="multilevel"/>
    <w:tmpl w:val="0CFEF0A4"/>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1" w15:restartNumberingAfterBreak="0">
    <w:nsid w:val="0000A991"/>
    <w:multiLevelType w:val="multilevel"/>
    <w:tmpl w:val="BADAD89C"/>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abstractNum w:abstractNumId="2" w15:restartNumberingAfterBreak="0">
    <w:nsid w:val="00A99411"/>
    <w:multiLevelType w:val="multilevel"/>
    <w:tmpl w:val="23829DFC"/>
    <w:lvl w:ilvl="0">
      <w:start w:val="1"/>
      <w:numFmt w:val="decimal"/>
      <w:lvlText w:val="%1."/>
      <w:lvlJc w:val="left"/>
      <w:pPr>
        <w:ind w:left="720" w:hanging="360"/>
      </w:p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num w:numId="1" w16cid:durableId="1689405324">
    <w:abstractNumId w:val="0"/>
  </w:num>
  <w:num w:numId="2" w16cid:durableId="275909647">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 w16cid:durableId="77141847">
    <w:abstractNumId w:val="1"/>
  </w:num>
  <w:num w:numId="4" w16cid:durableId="2029943924">
    <w:abstractNumId w:val="1"/>
  </w:num>
  <w:num w:numId="5" w16cid:durableId="738133304">
    <w:abstractNumId w:val="1"/>
  </w:num>
  <w:num w:numId="6" w16cid:durableId="551888727">
    <w:abstractNumId w:val="1"/>
  </w:num>
  <w:num w:numId="7" w16cid:durableId="1991010590">
    <w:abstractNumId w:val="1"/>
  </w:num>
  <w:num w:numId="8" w16cid:durableId="254483485">
    <w:abstractNumId w:val="1"/>
  </w:num>
  <w:num w:numId="9" w16cid:durableId="1867672258">
    <w:abstractNumId w:val="1"/>
  </w:num>
  <w:num w:numId="10" w16cid:durableId="276448128">
    <w:abstractNumId w:val="1"/>
  </w:num>
  <w:num w:numId="11" w16cid:durableId="1647079128">
    <w:abstractNumId w:val="1"/>
  </w:num>
</w:numbering>
</file>

<file path=word/people.xml><?xml version="1.0" encoding="utf-8"?>
<w15:peop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5:person w15:author="Bc. Ing. Pavol Bielik">
    <w15:presenceInfo w15:providerId="AD" w15:userId="S::xbielikp1@paneurouni.com::04663f65-9d70-440a-9e9e-66a6bcef0333"/>
  </w15:person>
</w15:people>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206"/>
  <w:embedSystemFonts/>
  <w:stylePaneFormatFilter w:val="0004" w:allStyles="0" w:customStyles="0" w:latentStyles="1" w:stylesInUse="0" w:headingStyles="0" w:numberingStyles="0" w:tableStyles="0" w:directFormattingOnRuns="0" w:directFormattingOnParagraphs="0" w:directFormattingOnNumbering="0" w:directFormattingOnTables="0" w:clearFormatting="0" w:top3HeadingStyles="0" w:visibleStyles="0" w:alternateStyleNames="0"/>
  <w:trackRevisions/>
  <w:defaultTabStop w:val="720"/>
  <w:hyphenationZone w:val="425"/>
  <w:drawingGridHorizontalSpacing w:val="360"/>
  <w:drawingGridVerticalSpacing w:val="360"/>
  <w:displayHorizontalDrawingGridEvery w:val="0"/>
  <w:displayVerticalDrawingGridEvery w:val="0"/>
  <w:characterSpacingControl w:val="doNotCompress"/>
  <w:footnotePr>
    <w:numRestart w:val="eachSect"/>
  </w:foot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AE0C10"/>
    <w:rsid w:val="00113CB3"/>
    <w:rsid w:val="003466D7"/>
    <w:rsid w:val="00AE0C10"/>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ecimalSymbol w:val=","/>
  <w:listSeparator w:val=";"/>
  <w14:docId w14:val="076132DE"/>
  <w15:docId w15:val="{17475A9F-3A20-614A-933D-034DECB3DAA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4"/>
        <w:szCs w:val="24"/>
        <w:lang w:val="sk-SK" w:eastAsia="zh-CN" w:bidi="ar-SA"/>
      </w:rPr>
    </w:rPrDefault>
    <w:pPrDefault>
      <w:pPr>
        <w:spacing w:after="200"/>
      </w:pPr>
    </w:pPrDefault>
  </w:docDefaults>
  <w:latentStyles w:defLockedState="0" w:defUIPriority="0" w:defSemiHidden="0" w:defUnhideWhenUsed="0" w:defQFormat="0" w:count="376">
    <w:lsdException w:name="Normal Table"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Table Theme" w:semiHidden="1" w:unhideWhenUsed="1"/>
    <w:lsdException w:name="Light Shading"/>
    <w:lsdException w:name="Light List"/>
    <w:lsdException w:name="Light Grid"/>
    <w:lsdException w:name="Medium Shading 1"/>
    <w:lsdException w:name="Medium Shading 2"/>
    <w:lsdException w:name="Medium List 1"/>
    <w:lsdException w:name="Medium List 2"/>
    <w:lsdException w:name="Medium Grid 1"/>
    <w:lsdException w:name="Medium Grid 2"/>
    <w:lsdException w:name="Medium Grid 3"/>
    <w:lsdException w:name="Dark List"/>
    <w:lsdException w:name="Colorful Shading"/>
    <w:lsdException w:name="Colorful List"/>
    <w:lsdException w:name="Colorful Grid"/>
    <w:lsdException w:name="Light Shading Accent 1"/>
    <w:lsdException w:name="Light List Accent 1"/>
    <w:lsdException w:name="Light Grid Accent 1"/>
    <w:lsdException w:name="Medium Shading 1 Accent 1"/>
    <w:lsdException w:name="Medium Shading 2 Accent 1"/>
    <w:lsdException w:name="Medium List 1 Accent 1"/>
    <w:lsdException w:name="Medium List 2 Accent 1"/>
    <w:lsdException w:name="Medium Grid 1 Accent 1"/>
    <w:lsdException w:name="Medium Grid 2 Accent 1"/>
    <w:lsdException w:name="Medium Grid 3 Accent 1"/>
    <w:lsdException w:name="Dark List Accent 1"/>
    <w:lsdException w:name="Colorful Shading Accent 1"/>
    <w:lsdException w:name="Colorful List Accent 1"/>
    <w:lsdException w:name="Colorful Grid Accent 1"/>
    <w:lsdException w:name="Light Shading Accent 2"/>
    <w:lsdException w:name="Light List Accent 2"/>
    <w:lsdException w:name="Light Grid Accent 2"/>
    <w:lsdException w:name="Medium Shading 1 Accent 2"/>
    <w:lsdException w:name="Medium Shading 2 Accent 2"/>
    <w:lsdException w:name="Medium List 1 Accent 2"/>
    <w:lsdException w:name="Medium List 2 Accent 2"/>
    <w:lsdException w:name="Medium Grid 1 Accent 2"/>
    <w:lsdException w:name="Medium Grid 2 Accent 2"/>
    <w:lsdException w:name="Medium Grid 3 Accent 2"/>
    <w:lsdException w:name="Dark List Accent 2"/>
    <w:lsdException w:name="Colorful Shading Accent 2"/>
    <w:lsdException w:name="Colorful List Accent 2"/>
    <w:lsdException w:name="Colorful Grid Accent 2"/>
    <w:lsdException w:name="Light Shading Accent 3"/>
    <w:lsdException w:name="Light List Accent 3"/>
    <w:lsdException w:name="Light Grid Accent 3"/>
    <w:lsdException w:name="Medium Shading 1 Accent 3"/>
    <w:lsdException w:name="Medium Shading 2 Accent 3"/>
    <w:lsdException w:name="Medium List 1 Accent 3"/>
    <w:lsdException w:name="Medium List 2 Accent 3"/>
    <w:lsdException w:name="Medium Grid 1 Accent 3"/>
    <w:lsdException w:name="Medium Grid 2 Accent 3"/>
    <w:lsdException w:name="Medium Grid 3 Accent 3"/>
    <w:lsdException w:name="Dark List Accent 3"/>
    <w:lsdException w:name="Colorful Shading Accent 3"/>
    <w:lsdException w:name="Colorful List Accent 3"/>
    <w:lsdException w:name="Colorful Grid Accent 3"/>
    <w:lsdException w:name="Light Shading Accent 4"/>
    <w:lsdException w:name="Light List Accent 4"/>
    <w:lsdException w:name="Light Grid Accent 4"/>
    <w:lsdException w:name="Medium Shading 1 Accent 4"/>
    <w:lsdException w:name="Medium Shading 2 Accent 4"/>
    <w:lsdException w:name="Medium List 1 Accent 4"/>
    <w:lsdException w:name="Medium List 2 Accent 4"/>
    <w:lsdException w:name="Medium Grid 1 Accent 4"/>
    <w:lsdException w:name="Medium Grid 2 Accent 4"/>
    <w:lsdException w:name="Medium Grid 3 Accent 4"/>
    <w:lsdException w:name="Dark List Accent 4"/>
    <w:lsdException w:name="Colorful Shading Accent 4"/>
    <w:lsdException w:name="Colorful List Accent 4"/>
    <w:lsdException w:name="Colorful Grid Accent 4"/>
    <w:lsdException w:name="Light Shading Accent 5"/>
    <w:lsdException w:name="Light List Accent 5"/>
    <w:lsdException w:name="Light Grid Accent 5"/>
    <w:lsdException w:name="Medium Shading 1 Accent 5"/>
    <w:lsdException w:name="Medium Shading 2 Accent 5"/>
    <w:lsdException w:name="Medium List 1 Accent 5"/>
    <w:lsdException w:name="Medium List 2 Accent 5"/>
    <w:lsdException w:name="Medium Grid 1 Accent 5"/>
    <w:lsdException w:name="Medium Grid 2 Accent 5"/>
    <w:lsdException w:name="Medium Grid 3 Accent 5"/>
    <w:lsdException w:name="Dark List Accent 5"/>
    <w:lsdException w:name="Colorful Shading Accent 5"/>
    <w:lsdException w:name="Colorful List Accent 5"/>
    <w:lsdException w:name="Colorful Grid Accent 5"/>
    <w:lsdException w:name="Light Shading Accent 6"/>
    <w:lsdException w:name="Light List Accent 6"/>
    <w:lsdException w:name="Light Grid Accent 6"/>
    <w:lsdException w:name="Medium Shading 1 Accent 6"/>
    <w:lsdException w:name="Medium Shading 2 Accent 6"/>
    <w:lsdException w:name="Medium List 1 Accent 6"/>
    <w:lsdException w:name="Medium List 2 Accent 6"/>
    <w:lsdException w:name="Medium Grid 1 Accent 6"/>
    <w:lsdException w:name="Medium Grid 2 Accent 6"/>
    <w:lsdException w:name="Medium Grid 3 Accent 6"/>
    <w:lsdException w:name="Dark List Accent 6"/>
    <w:lsdException w:name="Colorful Shading Accent 6"/>
    <w:lsdException w:name="Colorful List Accent 6"/>
    <w:lsdException w:name="Colorful Grid Accent 6"/>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lny">
    <w:name w:val="Normal"/>
    <w:qFormat/>
  </w:style>
  <w:style w:type="paragraph" w:styleId="Nadpis1">
    <w:name w:val="heading 1"/>
    <w:basedOn w:val="Normlny"/>
    <w:next w:val="Zkladntext"/>
    <w:link w:val="Nadpis1Char"/>
    <w:uiPriority w:val="9"/>
    <w:qFormat/>
    <w:rsid w:val="00A10FD9"/>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Nadpis2">
    <w:name w:val="heading 2"/>
    <w:basedOn w:val="Normlny"/>
    <w:next w:val="Zkladntext"/>
    <w:link w:val="Nadpis2Char"/>
    <w:uiPriority w:val="9"/>
    <w:semiHidden/>
    <w:unhideWhenUsed/>
    <w:qFormat/>
    <w:rsid w:val="00A10FD9"/>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Nadpis3">
    <w:name w:val="heading 3"/>
    <w:basedOn w:val="Normlny"/>
    <w:next w:val="Zkladntext"/>
    <w:link w:val="Nadpis3Char"/>
    <w:uiPriority w:val="9"/>
    <w:semiHidden/>
    <w:unhideWhenUsed/>
    <w:qFormat/>
    <w:rsid w:val="00A10FD9"/>
    <w:pPr>
      <w:keepNext/>
      <w:keepLines/>
      <w:spacing w:before="160" w:after="80"/>
      <w:outlineLvl w:val="2"/>
    </w:pPr>
    <w:rPr>
      <w:rFonts w:eastAsiaTheme="majorEastAsia" w:cstheme="majorBidi"/>
      <w:color w:val="0F4761" w:themeColor="accent1" w:themeShade="BF"/>
      <w:sz w:val="28"/>
      <w:szCs w:val="28"/>
    </w:rPr>
  </w:style>
  <w:style w:type="paragraph" w:styleId="Nadpis4">
    <w:name w:val="heading 4"/>
    <w:basedOn w:val="Normlny"/>
    <w:next w:val="Zkladntext"/>
    <w:link w:val="Nadpis4Char"/>
    <w:uiPriority w:val="9"/>
    <w:semiHidden/>
    <w:unhideWhenUsed/>
    <w:qFormat/>
    <w:rsid w:val="00A10FD9"/>
    <w:pPr>
      <w:keepNext/>
      <w:keepLines/>
      <w:spacing w:before="80" w:after="40"/>
      <w:outlineLvl w:val="3"/>
    </w:pPr>
    <w:rPr>
      <w:rFonts w:eastAsiaTheme="majorEastAsia" w:cstheme="majorBidi"/>
      <w:i/>
      <w:iCs/>
      <w:color w:val="0F4761" w:themeColor="accent1" w:themeShade="BF"/>
    </w:rPr>
  </w:style>
  <w:style w:type="paragraph" w:styleId="Nadpis5">
    <w:name w:val="heading 5"/>
    <w:basedOn w:val="Normlny"/>
    <w:next w:val="Zkladntext"/>
    <w:link w:val="Nadpis5Char"/>
    <w:uiPriority w:val="9"/>
    <w:semiHidden/>
    <w:unhideWhenUsed/>
    <w:qFormat/>
    <w:rsid w:val="00A10FD9"/>
    <w:pPr>
      <w:keepNext/>
      <w:keepLines/>
      <w:spacing w:before="80" w:after="40"/>
      <w:outlineLvl w:val="4"/>
    </w:pPr>
    <w:rPr>
      <w:rFonts w:eastAsiaTheme="majorEastAsia" w:cstheme="majorBidi"/>
      <w:color w:val="0F4761" w:themeColor="accent1" w:themeShade="BF"/>
    </w:rPr>
  </w:style>
  <w:style w:type="paragraph" w:styleId="Nadpis6">
    <w:name w:val="heading 6"/>
    <w:basedOn w:val="Normlny"/>
    <w:next w:val="Zkladntext"/>
    <w:link w:val="Nadpis6Char"/>
    <w:uiPriority w:val="9"/>
    <w:semiHidden/>
    <w:unhideWhenUsed/>
    <w:qFormat/>
    <w:rsid w:val="00A10FD9"/>
    <w:pPr>
      <w:keepNext/>
      <w:keepLines/>
      <w:spacing w:before="40" w:after="0"/>
      <w:outlineLvl w:val="5"/>
    </w:pPr>
    <w:rPr>
      <w:rFonts w:eastAsiaTheme="majorEastAsia" w:cstheme="majorBidi"/>
      <w:i/>
      <w:iCs/>
      <w:color w:val="595959" w:themeColor="text1" w:themeTint="A6"/>
    </w:rPr>
  </w:style>
  <w:style w:type="paragraph" w:styleId="Nadpis7">
    <w:name w:val="heading 7"/>
    <w:basedOn w:val="Normlny"/>
    <w:next w:val="Zkladntext"/>
    <w:link w:val="Nadpis7Char"/>
    <w:uiPriority w:val="9"/>
    <w:semiHidden/>
    <w:unhideWhenUsed/>
    <w:qFormat/>
    <w:rsid w:val="00A10FD9"/>
    <w:pPr>
      <w:keepNext/>
      <w:keepLines/>
      <w:spacing w:before="40" w:after="0"/>
      <w:outlineLvl w:val="6"/>
    </w:pPr>
    <w:rPr>
      <w:rFonts w:eastAsiaTheme="majorEastAsia" w:cstheme="majorBidi"/>
      <w:color w:val="595959" w:themeColor="text1" w:themeTint="A6"/>
    </w:rPr>
  </w:style>
  <w:style w:type="paragraph" w:styleId="Nadpis8">
    <w:name w:val="heading 8"/>
    <w:basedOn w:val="Normlny"/>
    <w:next w:val="Zkladntext"/>
    <w:link w:val="Nadpis8Char"/>
    <w:uiPriority w:val="9"/>
    <w:semiHidden/>
    <w:unhideWhenUsed/>
    <w:qFormat/>
    <w:rsid w:val="00A10FD9"/>
    <w:pPr>
      <w:keepNext/>
      <w:keepLines/>
      <w:spacing w:after="0"/>
      <w:outlineLvl w:val="7"/>
    </w:pPr>
    <w:rPr>
      <w:rFonts w:eastAsiaTheme="majorEastAsia" w:cstheme="majorBidi"/>
      <w:i/>
      <w:iCs/>
      <w:color w:val="272727" w:themeColor="text1" w:themeTint="D8"/>
    </w:rPr>
  </w:style>
  <w:style w:type="paragraph" w:styleId="Nadpis9">
    <w:name w:val="heading 9"/>
    <w:basedOn w:val="Normlny"/>
    <w:next w:val="Zkladntext"/>
    <w:link w:val="Nadpis9Char"/>
    <w:uiPriority w:val="9"/>
    <w:semiHidden/>
    <w:unhideWhenUsed/>
    <w:qFormat/>
    <w:rsid w:val="00A10FD9"/>
    <w:pPr>
      <w:keepNext/>
      <w:keepLines/>
      <w:spacing w:after="0"/>
      <w:outlineLvl w:val="8"/>
    </w:pPr>
    <w:rPr>
      <w:rFonts w:eastAsiaTheme="majorEastAsia" w:cstheme="majorBidi"/>
      <w:color w:val="272727" w:themeColor="text1" w:themeTint="D8"/>
    </w:rPr>
  </w:style>
  <w:style w:type="character" w:default="1" w:styleId="Predvolenpsmoodseku">
    <w:name w:val="Default Paragraph Font"/>
    <w:uiPriority w:val="1"/>
    <w:semiHidden/>
    <w:unhideWhenUsed/>
  </w:style>
  <w:style w:type="table" w:default="1" w:styleId="Normlnatabuka">
    <w:name w:val="Normal Table"/>
    <w:uiPriority w:val="99"/>
    <w:semiHidden/>
    <w:unhideWhenUsed/>
    <w:tblPr>
      <w:tblInd w:w="0" w:type="dxa"/>
      <w:tblCellMar>
        <w:top w:w="0" w:type="dxa"/>
        <w:left w:w="108" w:type="dxa"/>
        <w:bottom w:w="0" w:type="dxa"/>
        <w:right w:w="108" w:type="dxa"/>
      </w:tblCellMar>
    </w:tblPr>
  </w:style>
  <w:style w:type="numbering" w:default="1" w:styleId="Bezzoznamu">
    <w:name w:val="No List"/>
    <w:uiPriority w:val="99"/>
    <w:semiHidden/>
    <w:unhideWhenUsed/>
  </w:style>
  <w:style w:type="paragraph" w:styleId="Zkladntext">
    <w:name w:val="Body Text"/>
    <w:basedOn w:val="Normlny"/>
    <w:qFormat/>
    <w:pPr>
      <w:spacing w:before="180" w:after="180"/>
    </w:pPr>
  </w:style>
  <w:style w:type="paragraph" w:customStyle="1" w:styleId="FirstParagraph">
    <w:name w:val="First Paragraph"/>
    <w:basedOn w:val="Zkladntext"/>
    <w:next w:val="Zkladntext"/>
    <w:qFormat/>
  </w:style>
  <w:style w:type="paragraph" w:customStyle="1" w:styleId="Compact">
    <w:name w:val="Compact"/>
    <w:basedOn w:val="Zkladntext"/>
    <w:qFormat/>
    <w:pPr>
      <w:spacing w:before="36" w:after="36"/>
    </w:pPr>
  </w:style>
  <w:style w:type="paragraph" w:styleId="Nzov">
    <w:name w:val="Title"/>
    <w:basedOn w:val="Normlny"/>
    <w:next w:val="Zkladntext"/>
    <w:link w:val="NzovChar"/>
    <w:uiPriority w:val="10"/>
    <w:qFormat/>
    <w:rsid w:val="00A10FD9"/>
    <w:pPr>
      <w:spacing w:after="80"/>
      <w:contextualSpacing/>
      <w:jc w:val="center"/>
    </w:pPr>
    <w:rPr>
      <w:rFonts w:asciiTheme="majorHAnsi" w:eastAsiaTheme="majorEastAsia" w:hAnsiTheme="majorHAnsi" w:cstheme="majorBidi"/>
      <w:sz w:val="56"/>
      <w:szCs w:val="56"/>
    </w:rPr>
  </w:style>
  <w:style w:type="character" w:customStyle="1" w:styleId="NzovChar">
    <w:name w:val="Názov Char"/>
    <w:basedOn w:val="Predvolenpsmoodseku"/>
    <w:link w:val="Nzov"/>
    <w:uiPriority w:val="10"/>
    <w:rsid w:val="00A10FD9"/>
    <w:rPr>
      <w:rFonts w:asciiTheme="majorHAnsi" w:eastAsiaTheme="majorEastAsia" w:hAnsiTheme="majorHAnsi" w:cstheme="majorBidi"/>
      <w:sz w:val="56"/>
      <w:szCs w:val="56"/>
    </w:rPr>
  </w:style>
  <w:style w:type="paragraph" w:styleId="Podtitul">
    <w:name w:val="Subtitle"/>
    <w:basedOn w:val="Nzov"/>
    <w:next w:val="Zkladntext"/>
    <w:link w:val="PodtitulChar"/>
    <w:uiPriority w:val="11"/>
    <w:qFormat/>
    <w:rsid w:val="00A10FD9"/>
    <w:pPr>
      <w:numPr>
        <w:ilvl w:val="1"/>
      </w:numPr>
    </w:pPr>
    <w:rPr>
      <w:spacing w:val="15"/>
      <w:sz w:val="28"/>
      <w:szCs w:val="28"/>
    </w:rPr>
  </w:style>
  <w:style w:type="character" w:customStyle="1" w:styleId="PodtitulChar">
    <w:name w:val="Podtitul Char"/>
    <w:basedOn w:val="Predvolenpsmoodseku"/>
    <w:link w:val="Podtitul"/>
    <w:uiPriority w:val="11"/>
    <w:rsid w:val="00A10FD9"/>
    <w:rPr>
      <w:rFonts w:eastAsiaTheme="majorEastAsia" w:cstheme="majorBidi"/>
      <w:color w:val="595959" w:themeColor="text1" w:themeTint="A6"/>
      <w:spacing w:val="15"/>
      <w:sz w:val="28"/>
      <w:szCs w:val="28"/>
    </w:rPr>
  </w:style>
  <w:style w:type="paragraph" w:customStyle="1" w:styleId="Author">
    <w:name w:val="Author"/>
    <w:basedOn w:val="Nzov"/>
    <w:next w:val="Zkladntext"/>
    <w:qFormat/>
    <w:pPr>
      <w:keepNext/>
      <w:keepLines/>
    </w:pPr>
    <w:rPr>
      <w:sz w:val="24"/>
      <w:szCs w:val="24"/>
    </w:rPr>
  </w:style>
  <w:style w:type="paragraph" w:styleId="Dtum">
    <w:name w:val="Date"/>
    <w:basedOn w:val="Nzov"/>
    <w:next w:val="Zkladntext"/>
    <w:qFormat/>
    <w:pPr>
      <w:keepNext/>
      <w:keepLines/>
    </w:pPr>
    <w:rPr>
      <w:sz w:val="24"/>
      <w:szCs w:val="24"/>
    </w:rPr>
  </w:style>
  <w:style w:type="paragraph" w:customStyle="1" w:styleId="AbstractTitle">
    <w:name w:val="Abstract Title"/>
    <w:basedOn w:val="Normlny"/>
    <w:next w:val="Abstract"/>
    <w:qFormat/>
    <w:pPr>
      <w:keepNext/>
      <w:keepLines/>
      <w:spacing w:before="300" w:after="0"/>
      <w:jc w:val="center"/>
    </w:pPr>
    <w:rPr>
      <w:b/>
      <w:sz w:val="20"/>
      <w:szCs w:val="20"/>
    </w:rPr>
  </w:style>
  <w:style w:type="paragraph" w:customStyle="1" w:styleId="Abstract">
    <w:name w:val="Abstract"/>
    <w:basedOn w:val="Normlny"/>
    <w:next w:val="Zkladntext"/>
    <w:qFormat/>
    <w:pPr>
      <w:keepNext/>
      <w:keepLines/>
      <w:spacing w:before="100" w:after="300"/>
    </w:pPr>
    <w:rPr>
      <w:sz w:val="20"/>
      <w:szCs w:val="20"/>
    </w:rPr>
  </w:style>
  <w:style w:type="paragraph" w:styleId="Bibliografia">
    <w:name w:val="Bibliography"/>
    <w:basedOn w:val="Normlny"/>
    <w:qFormat/>
  </w:style>
  <w:style w:type="character" w:customStyle="1" w:styleId="Nadpis1Char">
    <w:name w:val="Nadpis 1 Char"/>
    <w:basedOn w:val="Predvolenpsmoodseku"/>
    <w:link w:val="Nadpis1"/>
    <w:uiPriority w:val="9"/>
    <w:rsid w:val="00A10FD9"/>
    <w:rPr>
      <w:rFonts w:asciiTheme="majorHAnsi" w:eastAsiaTheme="majorEastAsia" w:hAnsiTheme="majorHAnsi" w:cstheme="majorBidi"/>
      <w:color w:val="0F4761" w:themeColor="accent1" w:themeShade="BF"/>
      <w:sz w:val="40"/>
      <w:szCs w:val="40"/>
    </w:rPr>
  </w:style>
  <w:style w:type="character" w:customStyle="1" w:styleId="Nadpis2Char">
    <w:name w:val="Nadpis 2 Char"/>
    <w:basedOn w:val="Predvolenpsmoodseku"/>
    <w:link w:val="Nadpis2"/>
    <w:uiPriority w:val="9"/>
    <w:semiHidden/>
    <w:rsid w:val="00A10FD9"/>
    <w:rPr>
      <w:rFonts w:asciiTheme="majorHAnsi" w:eastAsiaTheme="majorEastAsia" w:hAnsiTheme="majorHAnsi" w:cstheme="majorBidi"/>
      <w:color w:val="0F4761" w:themeColor="accent1" w:themeShade="BF"/>
      <w:sz w:val="32"/>
      <w:szCs w:val="32"/>
    </w:rPr>
  </w:style>
  <w:style w:type="character" w:customStyle="1" w:styleId="Nadpis3Char">
    <w:name w:val="Nadpis 3 Char"/>
    <w:basedOn w:val="Predvolenpsmoodseku"/>
    <w:link w:val="Nadpis3"/>
    <w:uiPriority w:val="9"/>
    <w:semiHidden/>
    <w:rsid w:val="00A10FD9"/>
    <w:rPr>
      <w:rFonts w:eastAsiaTheme="majorEastAsia" w:cstheme="majorBidi"/>
      <w:color w:val="0F4761" w:themeColor="accent1" w:themeShade="BF"/>
      <w:sz w:val="28"/>
      <w:szCs w:val="28"/>
    </w:rPr>
  </w:style>
  <w:style w:type="character" w:customStyle="1" w:styleId="Nadpis4Char">
    <w:name w:val="Nadpis 4 Char"/>
    <w:basedOn w:val="Predvolenpsmoodseku"/>
    <w:link w:val="Nadpis4"/>
    <w:uiPriority w:val="9"/>
    <w:semiHidden/>
    <w:rsid w:val="00A10FD9"/>
    <w:rPr>
      <w:rFonts w:eastAsiaTheme="majorEastAsia" w:cstheme="majorBidi"/>
      <w:i/>
      <w:iCs/>
      <w:color w:val="0F4761" w:themeColor="accent1" w:themeShade="BF"/>
    </w:rPr>
  </w:style>
  <w:style w:type="character" w:customStyle="1" w:styleId="Nadpis5Char">
    <w:name w:val="Nadpis 5 Char"/>
    <w:basedOn w:val="Predvolenpsmoodseku"/>
    <w:link w:val="Nadpis5"/>
    <w:uiPriority w:val="9"/>
    <w:semiHidden/>
    <w:rsid w:val="00A10FD9"/>
    <w:rPr>
      <w:rFonts w:eastAsiaTheme="majorEastAsia" w:cstheme="majorBidi"/>
      <w:color w:val="0F4761" w:themeColor="accent1" w:themeShade="BF"/>
    </w:rPr>
  </w:style>
  <w:style w:type="character" w:customStyle="1" w:styleId="Nadpis6Char">
    <w:name w:val="Nadpis 6 Char"/>
    <w:basedOn w:val="Predvolenpsmoodseku"/>
    <w:link w:val="Nadpis6"/>
    <w:uiPriority w:val="9"/>
    <w:semiHidden/>
    <w:rsid w:val="00A10FD9"/>
    <w:rPr>
      <w:rFonts w:eastAsiaTheme="majorEastAsia" w:cstheme="majorBidi"/>
      <w:i/>
      <w:iCs/>
      <w:color w:val="595959" w:themeColor="text1" w:themeTint="A6"/>
    </w:rPr>
  </w:style>
  <w:style w:type="character" w:customStyle="1" w:styleId="Nadpis7Char">
    <w:name w:val="Nadpis 7 Char"/>
    <w:basedOn w:val="Predvolenpsmoodseku"/>
    <w:link w:val="Nadpis7"/>
    <w:uiPriority w:val="9"/>
    <w:semiHidden/>
    <w:rsid w:val="00A10FD9"/>
    <w:rPr>
      <w:rFonts w:eastAsiaTheme="majorEastAsia" w:cstheme="majorBidi"/>
      <w:color w:val="595959" w:themeColor="text1" w:themeTint="A6"/>
    </w:rPr>
  </w:style>
  <w:style w:type="character" w:customStyle="1" w:styleId="Nadpis8Char">
    <w:name w:val="Nadpis 8 Char"/>
    <w:basedOn w:val="Predvolenpsmoodseku"/>
    <w:link w:val="Nadpis8"/>
    <w:uiPriority w:val="9"/>
    <w:semiHidden/>
    <w:rsid w:val="00A10FD9"/>
    <w:rPr>
      <w:rFonts w:eastAsiaTheme="majorEastAsia" w:cstheme="majorBidi"/>
      <w:i/>
      <w:iCs/>
      <w:color w:val="272727" w:themeColor="text1" w:themeTint="D8"/>
    </w:rPr>
  </w:style>
  <w:style w:type="character" w:customStyle="1" w:styleId="Nadpis9Char">
    <w:name w:val="Nadpis 9 Char"/>
    <w:basedOn w:val="Predvolenpsmoodseku"/>
    <w:link w:val="Nadpis9"/>
    <w:uiPriority w:val="9"/>
    <w:semiHidden/>
    <w:rsid w:val="00A10FD9"/>
    <w:rPr>
      <w:rFonts w:eastAsiaTheme="majorEastAsia" w:cstheme="majorBidi"/>
      <w:color w:val="272727" w:themeColor="text1" w:themeTint="D8"/>
    </w:rPr>
  </w:style>
  <w:style w:type="paragraph" w:styleId="Oznaitext">
    <w:name w:val="Block Text"/>
    <w:basedOn w:val="Zkladntext"/>
    <w:next w:val="Zkladntext"/>
    <w:uiPriority w:val="9"/>
    <w:unhideWhenUsed/>
    <w:qFormat/>
    <w:pPr>
      <w:spacing w:before="100" w:after="100"/>
      <w:ind w:left="480" w:right="480"/>
    </w:pPr>
  </w:style>
  <w:style w:type="paragraph" w:styleId="Textpoznmkypodiarou">
    <w:name w:val="footnote text"/>
    <w:basedOn w:val="Normlny"/>
    <w:uiPriority w:val="9"/>
    <w:unhideWhenUsed/>
    <w:qFormat/>
  </w:style>
  <w:style w:type="paragraph" w:customStyle="1" w:styleId="FootnoteBlockText">
    <w:name w:val="Footnote Block Text"/>
    <w:basedOn w:val="Textpoznmkypodiarou"/>
    <w:next w:val="Textpoznmkypodiarou"/>
    <w:uiPriority w:val="9"/>
    <w:unhideWhenUsed/>
    <w:qFormat/>
    <w:pPr>
      <w:spacing w:before="100" w:after="100"/>
      <w:ind w:left="480" w:right="480"/>
    </w:pPr>
  </w:style>
  <w:style w:type="table" w:customStyle="1" w:styleId="Table">
    <w:name w:val="Table"/>
    <w:semiHidden/>
    <w:unhideWhenUsed/>
    <w:qFormat/>
    <w:tblPr>
      <w:tblInd w:w="0" w:type="dxa"/>
      <w:tblCellMar>
        <w:top w:w="0" w:type="dxa"/>
        <w:left w:w="108" w:type="dxa"/>
        <w:bottom w:w="0" w:type="dxa"/>
        <w:right w:w="108" w:type="dxa"/>
      </w:tblCellMar>
    </w:tblPr>
    <w:tblStylePr w:type="firstRow">
      <w:tblPr/>
      <w:tcPr>
        <w:tcBorders>
          <w:bottom w:val="single" w:sz="0" w:space="0" w:color="auto"/>
        </w:tcBorders>
        <w:vAlign w:val="bottom"/>
      </w:tcPr>
    </w:tblStylePr>
  </w:style>
  <w:style w:type="paragraph" w:customStyle="1" w:styleId="DefinitionTerm">
    <w:name w:val="Definition Term"/>
    <w:basedOn w:val="Normlny"/>
    <w:next w:val="Definition"/>
    <w:pPr>
      <w:keepNext/>
      <w:keepLines/>
      <w:spacing w:after="0"/>
    </w:pPr>
    <w:rPr>
      <w:b/>
    </w:rPr>
  </w:style>
  <w:style w:type="paragraph" w:customStyle="1" w:styleId="Definition">
    <w:name w:val="Definition"/>
    <w:basedOn w:val="Normlny"/>
  </w:style>
  <w:style w:type="paragraph" w:styleId="Popis">
    <w:name w:val="caption"/>
    <w:basedOn w:val="Normlny"/>
    <w:link w:val="PopisChar"/>
    <w:pPr>
      <w:spacing w:after="120"/>
    </w:pPr>
    <w:rPr>
      <w:i/>
    </w:rPr>
  </w:style>
  <w:style w:type="paragraph" w:customStyle="1" w:styleId="TableCaption">
    <w:name w:val="Table Caption"/>
    <w:basedOn w:val="Popis"/>
    <w:pPr>
      <w:keepNext/>
    </w:pPr>
  </w:style>
  <w:style w:type="paragraph" w:customStyle="1" w:styleId="ImageCaption">
    <w:name w:val="Image Caption"/>
    <w:basedOn w:val="Popis"/>
  </w:style>
  <w:style w:type="paragraph" w:customStyle="1" w:styleId="Figure">
    <w:name w:val="Figure"/>
    <w:basedOn w:val="Normlny"/>
  </w:style>
  <w:style w:type="paragraph" w:customStyle="1" w:styleId="CaptionedFigure">
    <w:name w:val="Captioned Figure"/>
    <w:basedOn w:val="Figure"/>
    <w:pPr>
      <w:keepNext/>
    </w:pPr>
  </w:style>
  <w:style w:type="character" w:customStyle="1" w:styleId="PopisChar">
    <w:name w:val="Popis Char"/>
    <w:basedOn w:val="Predvolenpsmoodseku"/>
    <w:link w:val="Popis"/>
  </w:style>
  <w:style w:type="character" w:customStyle="1" w:styleId="VerbatimChar">
    <w:name w:val="Verbatim Char"/>
    <w:basedOn w:val="PopisChar"/>
    <w:link w:val="SourceCode"/>
    <w:rPr>
      <w:rFonts w:ascii="Consolas" w:hAnsi="Consolas"/>
      <w:sz w:val="22"/>
    </w:rPr>
  </w:style>
  <w:style w:type="character" w:customStyle="1" w:styleId="SectionNumber">
    <w:name w:val="Section Number"/>
    <w:basedOn w:val="PopisChar"/>
  </w:style>
  <w:style w:type="character" w:styleId="Odkaznapoznmkupodiarou">
    <w:name w:val="footnote reference"/>
    <w:basedOn w:val="PopisChar"/>
    <w:rPr>
      <w:vertAlign w:val="superscript"/>
    </w:rPr>
  </w:style>
  <w:style w:type="character" w:styleId="Hypertextovprepojenie">
    <w:name w:val="Hyperlink"/>
    <w:basedOn w:val="PopisChar"/>
    <w:rPr>
      <w:color w:val="156082" w:themeColor="accent1"/>
    </w:rPr>
  </w:style>
  <w:style w:type="paragraph" w:styleId="Hlavikaobsahu">
    <w:name w:val="TOC Heading"/>
    <w:basedOn w:val="Nadpis1"/>
    <w:next w:val="Zkladntext"/>
    <w:uiPriority w:val="39"/>
    <w:unhideWhenUsed/>
    <w:qFormat/>
    <w:pPr>
      <w:spacing w:before="240" w:line="259" w:lineRule="auto"/>
      <w:outlineLvl w:val="9"/>
    </w:pPr>
  </w:style>
  <w:style w:type="paragraph" w:customStyle="1" w:styleId="SourceCode">
    <w:name w:val="Source Code"/>
    <w:basedOn w:val="Normlny"/>
    <w:link w:val="VerbatimChar"/>
    <w:pPr>
      <w:wordWrap w:val="0"/>
    </w:pPr>
  </w:style>
  <w:style w:type="character" w:customStyle="1" w:styleId="KeywordTok">
    <w:name w:val="KeywordTok"/>
    <w:basedOn w:val="VerbatimChar"/>
    <w:rPr>
      <w:rFonts w:ascii="Consolas" w:hAnsi="Consolas"/>
      <w:b/>
      <w:color w:val="007020"/>
      <w:sz w:val="22"/>
    </w:rPr>
  </w:style>
  <w:style w:type="character" w:customStyle="1" w:styleId="DataTypeTok">
    <w:name w:val="DataTypeTok"/>
    <w:basedOn w:val="VerbatimChar"/>
    <w:rPr>
      <w:rFonts w:ascii="Consolas" w:hAnsi="Consolas"/>
      <w:color w:val="902000"/>
      <w:sz w:val="22"/>
    </w:rPr>
  </w:style>
  <w:style w:type="character" w:customStyle="1" w:styleId="DecValTok">
    <w:name w:val="DecValTok"/>
    <w:basedOn w:val="VerbatimChar"/>
    <w:rPr>
      <w:rFonts w:ascii="Consolas" w:hAnsi="Consolas"/>
      <w:color w:val="40A070"/>
      <w:sz w:val="22"/>
    </w:rPr>
  </w:style>
  <w:style w:type="character" w:customStyle="1" w:styleId="BaseNTok">
    <w:name w:val="BaseNTok"/>
    <w:basedOn w:val="VerbatimChar"/>
    <w:rPr>
      <w:rFonts w:ascii="Consolas" w:hAnsi="Consolas"/>
      <w:color w:val="40A070"/>
      <w:sz w:val="22"/>
    </w:rPr>
  </w:style>
  <w:style w:type="character" w:customStyle="1" w:styleId="FloatTok">
    <w:name w:val="FloatTok"/>
    <w:basedOn w:val="VerbatimChar"/>
    <w:rPr>
      <w:rFonts w:ascii="Consolas" w:hAnsi="Consolas"/>
      <w:color w:val="40A070"/>
      <w:sz w:val="22"/>
    </w:rPr>
  </w:style>
  <w:style w:type="character" w:customStyle="1" w:styleId="ConstantTok">
    <w:name w:val="ConstantTok"/>
    <w:basedOn w:val="VerbatimChar"/>
    <w:rPr>
      <w:rFonts w:ascii="Consolas" w:hAnsi="Consolas"/>
      <w:color w:val="880000"/>
      <w:sz w:val="22"/>
    </w:rPr>
  </w:style>
  <w:style w:type="character" w:customStyle="1" w:styleId="CharTok">
    <w:name w:val="CharTok"/>
    <w:basedOn w:val="VerbatimChar"/>
    <w:rPr>
      <w:rFonts w:ascii="Consolas" w:hAnsi="Consolas"/>
      <w:color w:val="4070A0"/>
      <w:sz w:val="22"/>
    </w:rPr>
  </w:style>
  <w:style w:type="character" w:customStyle="1" w:styleId="SpecialCharTok">
    <w:name w:val="SpecialCharTok"/>
    <w:basedOn w:val="VerbatimChar"/>
    <w:rPr>
      <w:rFonts w:ascii="Consolas" w:hAnsi="Consolas"/>
      <w:color w:val="4070A0"/>
      <w:sz w:val="22"/>
    </w:rPr>
  </w:style>
  <w:style w:type="character" w:customStyle="1" w:styleId="StringTok">
    <w:name w:val="StringTok"/>
    <w:basedOn w:val="VerbatimChar"/>
    <w:rPr>
      <w:rFonts w:ascii="Consolas" w:hAnsi="Consolas"/>
      <w:color w:val="4070A0"/>
      <w:sz w:val="22"/>
    </w:rPr>
  </w:style>
  <w:style w:type="character" w:customStyle="1" w:styleId="VerbatimStringTok">
    <w:name w:val="VerbatimStringTok"/>
    <w:basedOn w:val="VerbatimChar"/>
    <w:rPr>
      <w:rFonts w:ascii="Consolas" w:hAnsi="Consolas"/>
      <w:color w:val="4070A0"/>
      <w:sz w:val="22"/>
    </w:rPr>
  </w:style>
  <w:style w:type="character" w:customStyle="1" w:styleId="SpecialStringTok">
    <w:name w:val="SpecialStringTok"/>
    <w:basedOn w:val="VerbatimChar"/>
    <w:rPr>
      <w:rFonts w:ascii="Consolas" w:hAnsi="Consolas"/>
      <w:color w:val="BB6688"/>
      <w:sz w:val="22"/>
    </w:rPr>
  </w:style>
  <w:style w:type="character" w:customStyle="1" w:styleId="ImportTok">
    <w:name w:val="ImportTok"/>
    <w:basedOn w:val="VerbatimChar"/>
    <w:rPr>
      <w:rFonts w:ascii="Consolas" w:hAnsi="Consolas"/>
      <w:b/>
      <w:color w:val="008000"/>
      <w:sz w:val="22"/>
    </w:rPr>
  </w:style>
  <w:style w:type="character" w:customStyle="1" w:styleId="CommentTok">
    <w:name w:val="CommentTok"/>
    <w:basedOn w:val="VerbatimChar"/>
    <w:rPr>
      <w:rFonts w:ascii="Consolas" w:hAnsi="Consolas"/>
      <w:i/>
      <w:color w:val="60A0B0"/>
      <w:sz w:val="22"/>
    </w:rPr>
  </w:style>
  <w:style w:type="character" w:customStyle="1" w:styleId="DocumentationTok">
    <w:name w:val="DocumentationTok"/>
    <w:basedOn w:val="VerbatimChar"/>
    <w:rPr>
      <w:rFonts w:ascii="Consolas" w:hAnsi="Consolas"/>
      <w:i/>
      <w:color w:val="BA2121"/>
      <w:sz w:val="22"/>
    </w:rPr>
  </w:style>
  <w:style w:type="character" w:customStyle="1" w:styleId="AnnotationTok">
    <w:name w:val="AnnotationTok"/>
    <w:basedOn w:val="VerbatimChar"/>
    <w:rPr>
      <w:rFonts w:ascii="Consolas" w:hAnsi="Consolas"/>
      <w:b/>
      <w:i/>
      <w:color w:val="60A0B0"/>
      <w:sz w:val="22"/>
    </w:rPr>
  </w:style>
  <w:style w:type="character" w:customStyle="1" w:styleId="CommentVarTok">
    <w:name w:val="CommentVarTok"/>
    <w:basedOn w:val="VerbatimChar"/>
    <w:rPr>
      <w:rFonts w:ascii="Consolas" w:hAnsi="Consolas"/>
      <w:b/>
      <w:i/>
      <w:color w:val="60A0B0"/>
      <w:sz w:val="22"/>
    </w:rPr>
  </w:style>
  <w:style w:type="character" w:customStyle="1" w:styleId="OtherTok">
    <w:name w:val="OtherTok"/>
    <w:basedOn w:val="VerbatimChar"/>
    <w:rPr>
      <w:rFonts w:ascii="Consolas" w:hAnsi="Consolas"/>
      <w:color w:val="007020"/>
      <w:sz w:val="22"/>
    </w:rPr>
  </w:style>
  <w:style w:type="character" w:customStyle="1" w:styleId="FunctionTok">
    <w:name w:val="FunctionTok"/>
    <w:basedOn w:val="VerbatimChar"/>
    <w:rPr>
      <w:rFonts w:ascii="Consolas" w:hAnsi="Consolas"/>
      <w:color w:val="06287E"/>
      <w:sz w:val="22"/>
    </w:rPr>
  </w:style>
  <w:style w:type="character" w:customStyle="1" w:styleId="VariableTok">
    <w:name w:val="VariableTok"/>
    <w:basedOn w:val="VerbatimChar"/>
    <w:rPr>
      <w:rFonts w:ascii="Consolas" w:hAnsi="Consolas"/>
      <w:color w:val="19177C"/>
      <w:sz w:val="22"/>
    </w:rPr>
  </w:style>
  <w:style w:type="character" w:customStyle="1" w:styleId="ControlFlowTok">
    <w:name w:val="ControlFlowTok"/>
    <w:basedOn w:val="VerbatimChar"/>
    <w:rPr>
      <w:rFonts w:ascii="Consolas" w:hAnsi="Consolas"/>
      <w:b/>
      <w:color w:val="007020"/>
      <w:sz w:val="22"/>
    </w:rPr>
  </w:style>
  <w:style w:type="character" w:customStyle="1" w:styleId="OperatorTok">
    <w:name w:val="OperatorTok"/>
    <w:basedOn w:val="VerbatimChar"/>
    <w:rPr>
      <w:rFonts w:ascii="Consolas" w:hAnsi="Consolas"/>
      <w:color w:val="666666"/>
      <w:sz w:val="22"/>
    </w:rPr>
  </w:style>
  <w:style w:type="character" w:customStyle="1" w:styleId="BuiltInTok">
    <w:name w:val="BuiltInTok"/>
    <w:basedOn w:val="VerbatimChar"/>
    <w:rPr>
      <w:rFonts w:ascii="Consolas" w:hAnsi="Consolas"/>
      <w:color w:val="008000"/>
      <w:sz w:val="22"/>
    </w:rPr>
  </w:style>
  <w:style w:type="character" w:customStyle="1" w:styleId="ExtensionTok">
    <w:name w:val="ExtensionTok"/>
    <w:basedOn w:val="VerbatimChar"/>
    <w:rPr>
      <w:rFonts w:ascii="Consolas" w:hAnsi="Consolas"/>
      <w:sz w:val="22"/>
    </w:rPr>
  </w:style>
  <w:style w:type="character" w:customStyle="1" w:styleId="PreprocessorTok">
    <w:name w:val="PreprocessorTok"/>
    <w:basedOn w:val="VerbatimChar"/>
    <w:rPr>
      <w:rFonts w:ascii="Consolas" w:hAnsi="Consolas"/>
      <w:color w:val="BC7A00"/>
      <w:sz w:val="22"/>
    </w:rPr>
  </w:style>
  <w:style w:type="character" w:customStyle="1" w:styleId="AttributeTok">
    <w:name w:val="AttributeTok"/>
    <w:basedOn w:val="VerbatimChar"/>
    <w:rPr>
      <w:rFonts w:ascii="Consolas" w:hAnsi="Consolas"/>
      <w:color w:val="7D9029"/>
      <w:sz w:val="22"/>
    </w:rPr>
  </w:style>
  <w:style w:type="character" w:customStyle="1" w:styleId="RegionMarkerTok">
    <w:name w:val="RegionMarkerTok"/>
    <w:basedOn w:val="VerbatimChar"/>
    <w:rPr>
      <w:rFonts w:ascii="Consolas" w:hAnsi="Consolas"/>
      <w:sz w:val="22"/>
    </w:rPr>
  </w:style>
  <w:style w:type="character" w:customStyle="1" w:styleId="InformationTok">
    <w:name w:val="InformationTok"/>
    <w:basedOn w:val="VerbatimChar"/>
    <w:rPr>
      <w:rFonts w:ascii="Consolas" w:hAnsi="Consolas"/>
      <w:b/>
      <w:i/>
      <w:color w:val="60A0B0"/>
      <w:sz w:val="22"/>
    </w:rPr>
  </w:style>
  <w:style w:type="character" w:customStyle="1" w:styleId="WarningTok">
    <w:name w:val="WarningTok"/>
    <w:basedOn w:val="VerbatimChar"/>
    <w:rPr>
      <w:rFonts w:ascii="Consolas" w:hAnsi="Consolas"/>
      <w:b/>
      <w:i/>
      <w:color w:val="60A0B0"/>
      <w:sz w:val="22"/>
    </w:rPr>
  </w:style>
  <w:style w:type="character" w:customStyle="1" w:styleId="AlertTok">
    <w:name w:val="AlertTok"/>
    <w:basedOn w:val="VerbatimChar"/>
    <w:rPr>
      <w:rFonts w:ascii="Consolas" w:hAnsi="Consolas"/>
      <w:b/>
      <w:color w:val="FF0000"/>
      <w:sz w:val="22"/>
    </w:rPr>
  </w:style>
  <w:style w:type="character" w:customStyle="1" w:styleId="ErrorTok">
    <w:name w:val="ErrorTok"/>
    <w:basedOn w:val="VerbatimChar"/>
    <w:rPr>
      <w:rFonts w:ascii="Consolas" w:hAnsi="Consolas"/>
      <w:b/>
      <w:color w:val="FF0000"/>
      <w:sz w:val="22"/>
    </w:rPr>
  </w:style>
  <w:style w:type="character" w:customStyle="1" w:styleId="NormalTok">
    <w:name w:val="NormalTok"/>
    <w:basedOn w:val="VerbatimChar"/>
    <w:rPr>
      <w:rFonts w:ascii="Consolas" w:hAnsi="Consolas"/>
      <w:sz w:val="22"/>
    </w:rPr>
  </w:style>
  <w:style w:type="paragraph" w:styleId="Revzia">
    <w:name w:val="Revision"/>
    <w:hidden/>
    <w:rsid w:val="003466D7"/>
    <w:pPr>
      <w:spacing w:after="0"/>
    </w:pPr>
  </w:style>
  <w:style w:type="character" w:styleId="PouitHypertextovPrepojenie">
    <w:name w:val="FollowedHyperlink"/>
    <w:basedOn w:val="Predvolenpsmoodseku"/>
    <w:rsid w:val="003466D7"/>
    <w:rPr>
      <w:color w:val="96607D" w:themeColor="followedHyperlink"/>
      <w:u w:val="single"/>
    </w:rPr>
  </w:style>
  <w:style w:type="character" w:styleId="Odkaznakomentr">
    <w:name w:val="annotation reference"/>
    <w:basedOn w:val="Predvolenpsmoodseku"/>
    <w:rsid w:val="003466D7"/>
    <w:rPr>
      <w:sz w:val="16"/>
      <w:szCs w:val="16"/>
    </w:rPr>
  </w:style>
  <w:style w:type="paragraph" w:styleId="Textkomentra">
    <w:name w:val="annotation text"/>
    <w:basedOn w:val="Normlny"/>
    <w:link w:val="TextkomentraChar"/>
    <w:rsid w:val="003466D7"/>
    <w:rPr>
      <w:sz w:val="20"/>
      <w:szCs w:val="20"/>
    </w:rPr>
  </w:style>
  <w:style w:type="character" w:customStyle="1" w:styleId="TextkomentraChar">
    <w:name w:val="Text komentára Char"/>
    <w:basedOn w:val="Predvolenpsmoodseku"/>
    <w:link w:val="Textkomentra"/>
    <w:rsid w:val="003466D7"/>
    <w:rPr>
      <w:sz w:val="20"/>
      <w:szCs w:val="20"/>
    </w:rPr>
  </w:style>
  <w:style w:type="paragraph" w:styleId="Predmetkomentra">
    <w:name w:val="annotation subject"/>
    <w:basedOn w:val="Textkomentra"/>
    <w:next w:val="Textkomentra"/>
    <w:link w:val="PredmetkomentraChar"/>
    <w:rsid w:val="003466D7"/>
    <w:rPr>
      <w:b/>
      <w:bCs/>
    </w:rPr>
  </w:style>
  <w:style w:type="character" w:customStyle="1" w:styleId="PredmetkomentraChar">
    <w:name w:val="Predmet komentára Char"/>
    <w:basedOn w:val="TextkomentraChar"/>
    <w:link w:val="Predmetkomentra"/>
    <w:rsid w:val="003466D7"/>
    <w:rPr>
      <w:b/>
      <w:bCs/>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13" Type="http://schemas.openxmlformats.org/officeDocument/2006/relationships/image" Target="media/image5.png"/><Relationship Id="rId18" Type="http://schemas.openxmlformats.org/officeDocument/2006/relationships/hyperlink" Target="https://doi.org/10.4103/ipj.ipj_377_24" TargetMode="External"/><Relationship Id="rId26" Type="http://schemas.openxmlformats.org/officeDocument/2006/relationships/hyperlink" Target="https://doi.org/10.1016/j.ijchp.2014.12.001" TargetMode="External"/><Relationship Id="rId39" Type="http://schemas.openxmlformats.org/officeDocument/2006/relationships/hyperlink" Target="https://doi.org/10.1002/wps.20771" TargetMode="External"/><Relationship Id="rId21" Type="http://schemas.openxmlformats.org/officeDocument/2006/relationships/hyperlink" Target="https://doi.org/10.1111/bjop.12577" TargetMode="External"/><Relationship Id="rId34" Type="http://schemas.openxmlformats.org/officeDocument/2006/relationships/hyperlink" Target="https://doi.org/10.18653/v1/2025.findings-acl.1332" TargetMode="External"/><Relationship Id="rId42" Type="http://schemas.openxmlformats.org/officeDocument/2006/relationships/hyperlink" Target="https://www.ncbi.nlm.nih.gov/pmc/articles/PMC3900052" TargetMode="External"/><Relationship Id="rId47" Type="http://schemas.openxmlformats.org/officeDocument/2006/relationships/hyperlink" Target="https://doi.org/10.3389/feduc.2022.840258" TargetMode="External"/><Relationship Id="rId50" Type="http://schemas.openxmlformats.org/officeDocument/2006/relationships/hyperlink" Target="https://doi.org/10.1080/13284207.2021.1923125" TargetMode="External"/><Relationship Id="rId55" Type="http://schemas.openxmlformats.org/officeDocument/2006/relationships/hyperlink" Target="https://doi.org/10.18653/v1/2024.emnlp-main.711" TargetMode="External"/><Relationship Id="rId7" Type="http://schemas.microsoft.com/office/2016/09/relationships/commentsIds" Target="commentsIds.xml"/><Relationship Id="rId2" Type="http://schemas.openxmlformats.org/officeDocument/2006/relationships/styles" Target="styles.xml"/><Relationship Id="rId16" Type="http://schemas.openxmlformats.org/officeDocument/2006/relationships/image" Target="media/image8.png"/><Relationship Id="rId29" Type="http://schemas.openxmlformats.org/officeDocument/2006/relationships/hyperlink" Target="https://doi.org/10.1046/j.1365-2648.2000.t01-1-01567.x" TargetMode="External"/><Relationship Id="rId11" Type="http://schemas.openxmlformats.org/officeDocument/2006/relationships/image" Target="media/image3.png"/><Relationship Id="rId24" Type="http://schemas.openxmlformats.org/officeDocument/2006/relationships/hyperlink" Target="https://doi.org/10.3390/nursrep14020107" TargetMode="External"/><Relationship Id="rId32" Type="http://schemas.openxmlformats.org/officeDocument/2006/relationships/hyperlink" Target="https://doi.org/10.3389/frvir.2022.827312" TargetMode="External"/><Relationship Id="rId37" Type="http://schemas.openxmlformats.org/officeDocument/2006/relationships/hyperlink" Target="https://doi.org/10.18653/v1/2025.findings-acl.118" TargetMode="External"/><Relationship Id="rId40" Type="http://schemas.openxmlformats.org/officeDocument/2006/relationships/hyperlink" Target="https://doi.org/10.5817/TF2016-7-90" TargetMode="External"/><Relationship Id="rId45" Type="http://schemas.openxmlformats.org/officeDocument/2006/relationships/hyperlink" Target="https://doi.org/10.1038/s44277-024-00010-z" TargetMode="External"/><Relationship Id="rId53" Type="http://schemas.openxmlformats.org/officeDocument/2006/relationships/hyperlink" Target="https://doi.org/10.13060/23362391.2013.127.2.41" TargetMode="External"/><Relationship Id="rId58" Type="http://schemas.openxmlformats.org/officeDocument/2006/relationships/fontTable" Target="fontTable.xml"/><Relationship Id="rId5" Type="http://schemas.openxmlformats.org/officeDocument/2006/relationships/comments" Target="comments.xml"/><Relationship Id="rId19" Type="http://schemas.openxmlformats.org/officeDocument/2006/relationships/hyperlink" Target="https://doi.org/10.1038/s41746-025-01670-7" TargetMode="External"/><Relationship Id="rId4" Type="http://schemas.openxmlformats.org/officeDocument/2006/relationships/webSettings" Target="webSettings.xml"/><Relationship Id="rId9" Type="http://schemas.openxmlformats.org/officeDocument/2006/relationships/image" Target="media/image1.png"/><Relationship Id="rId14" Type="http://schemas.openxmlformats.org/officeDocument/2006/relationships/image" Target="media/image6.png"/><Relationship Id="rId22" Type="http://schemas.openxmlformats.org/officeDocument/2006/relationships/hyperlink" Target="https://doi.org/10.3389/fpubh.2018.00149" TargetMode="External"/><Relationship Id="rId27" Type="http://schemas.openxmlformats.org/officeDocument/2006/relationships/hyperlink" Target="https://doi.org/10.1177/14757257221093490" TargetMode="External"/><Relationship Id="rId30" Type="http://schemas.openxmlformats.org/officeDocument/2006/relationships/hyperlink" Target="https://doi.org/10.1007/s10742-016-0145-9" TargetMode="External"/><Relationship Id="rId35" Type="http://schemas.openxmlformats.org/officeDocument/2006/relationships/hyperlink" Target="https://doi.org/10.2196/14676" TargetMode="External"/><Relationship Id="rId43" Type="http://schemas.openxmlformats.org/officeDocument/2006/relationships/hyperlink" Target="https://doi.org/10.1080/00050067.2025.2547800" TargetMode="External"/><Relationship Id="rId48" Type="http://schemas.openxmlformats.org/officeDocument/2006/relationships/hyperlink" Target="https://doi.org/10.2196/59823" TargetMode="External"/><Relationship Id="rId56" Type="http://schemas.openxmlformats.org/officeDocument/2006/relationships/hyperlink" Target="https://doi.org/10.1186/s41077-016-0035-9" TargetMode="External"/><Relationship Id="rId8" Type="http://schemas.microsoft.com/office/2018/08/relationships/commentsExtensible" Target="commentsExtensible.xml"/><Relationship Id="rId51" Type="http://schemas.openxmlformats.org/officeDocument/2006/relationships/hyperlink" Target="https://doi.org/10.1186/s12909-025-07668-9" TargetMode="External"/><Relationship Id="rId3" Type="http://schemas.openxmlformats.org/officeDocument/2006/relationships/settings" Target="settings.xml"/><Relationship Id="rId12" Type="http://schemas.openxmlformats.org/officeDocument/2006/relationships/image" Target="media/image4.png"/><Relationship Id="rId17" Type="http://schemas.openxmlformats.org/officeDocument/2006/relationships/image" Target="media/image9.png"/><Relationship Id="rId25" Type="http://schemas.openxmlformats.org/officeDocument/2006/relationships/hyperlink" Target="https://doi.org/10.4088/JCP.ot18043ah2" TargetMode="External"/><Relationship Id="rId33" Type="http://schemas.openxmlformats.org/officeDocument/2006/relationships/hyperlink" Target="https://doi.org/10.31887/DCNS.2008.10.3/shkennedy" TargetMode="External"/><Relationship Id="rId38" Type="http://schemas.openxmlformats.org/officeDocument/2006/relationships/hyperlink" Target="https://doi.org/10.48550/arXiv.2404.13066" TargetMode="External"/><Relationship Id="rId46" Type="http://schemas.openxmlformats.org/officeDocument/2006/relationships/hyperlink" Target="https://doi.org/10.1002/nur.20199" TargetMode="External"/><Relationship Id="rId59" Type="http://schemas.microsoft.com/office/2011/relationships/people" Target="people.xml"/><Relationship Id="rId20" Type="http://schemas.openxmlformats.org/officeDocument/2006/relationships/hyperlink" Target="https://doi.org/10.3389/feduc.2021.653269" TargetMode="External"/><Relationship Id="rId41" Type="http://schemas.openxmlformats.org/officeDocument/2006/relationships/hyperlink" Target="https://doi.org/10.1016/j.isci.2024.109713" TargetMode="External"/><Relationship Id="rId54" Type="http://schemas.openxmlformats.org/officeDocument/2006/relationships/hyperlink" Target="https://doi.org/10.1007/s11136-018-1829-0" TargetMode="External"/><Relationship Id="rId1" Type="http://schemas.openxmlformats.org/officeDocument/2006/relationships/numbering" Target="numbering.xml"/><Relationship Id="rId6" Type="http://schemas.microsoft.com/office/2011/relationships/commentsExtended" Target="commentsExtended.xml"/><Relationship Id="rId15" Type="http://schemas.openxmlformats.org/officeDocument/2006/relationships/image" Target="media/image7.png"/><Relationship Id="rId23" Type="http://schemas.openxmlformats.org/officeDocument/2006/relationships/hyperlink" Target="https://doi.org/10.1186/s12909-024-06399-7" TargetMode="External"/><Relationship Id="rId28" Type="http://schemas.openxmlformats.org/officeDocument/2006/relationships/hyperlink" Target="https://doi.org/10.1159/000317532" TargetMode="External"/><Relationship Id="rId36" Type="http://schemas.openxmlformats.org/officeDocument/2006/relationships/hyperlink" Target="https://doi.org/10.1046/j.1525-1497.2001.016009606.x" TargetMode="External"/><Relationship Id="rId49" Type="http://schemas.openxmlformats.org/officeDocument/2006/relationships/hyperlink" Target="https://doi.org/10.5480/15-1640" TargetMode="External"/><Relationship Id="rId57" Type="http://schemas.openxmlformats.org/officeDocument/2006/relationships/hyperlink" Target="https://doi.org/10.1038/s43856-025-01283-x" TargetMode="External"/><Relationship Id="rId10" Type="http://schemas.openxmlformats.org/officeDocument/2006/relationships/image" Target="media/image2.png"/><Relationship Id="rId31" Type="http://schemas.openxmlformats.org/officeDocument/2006/relationships/hyperlink" Target="https://doi.org/10.1016/S0165-0327(14)70004-7" TargetMode="External"/><Relationship Id="rId44" Type="http://schemas.openxmlformats.org/officeDocument/2006/relationships/hyperlink" Target="https://doi.org/10.1002/sim.6546" TargetMode="External"/><Relationship Id="rId52" Type="http://schemas.openxmlformats.org/officeDocument/2006/relationships/hyperlink" Target="https://doi.org/10.1186/s40814-019-0493-7" TargetMode="External"/><Relationship Id="rId60"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2</TotalTime>
  <Pages>62</Pages>
  <Words>23251</Words>
  <Characters>132534</Characters>
  <Application>Microsoft Office Word</Application>
  <DocSecurity>0</DocSecurity>
  <Lines>1104</Lines>
  <Paragraphs>310</Paragraphs>
  <ScaleCrop>false</ScaleCrop>
  <Company/>
  <LinksUpToDate>false</LinksUpToDate>
  <CharactersWithSpaces>155475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Bc. Ing. Pavol Bielik</dc:creator>
  <cp:keywords/>
  <cp:lastModifiedBy>Bc. Ing. Pavol Bielik</cp:lastModifiedBy>
  <cp:revision>2</cp:revision>
  <dcterms:created xsi:type="dcterms:W3CDTF">2026-04-20T19:53:00Z</dcterms:created>
  <dcterms:modified xsi:type="dcterms:W3CDTF">2026-04-20T19:53:00Z</dcterms:modified>
  <dc:language>sk-SK</dc:language>
</cp:coreProperties>
</file>

<file path=docProps/custom.xml><?xml version="1.0" encoding="utf-8"?>
<Properties xmlns="http://schemas.openxmlformats.org/officeDocument/2006/custom-properties" xmlns:vt="http://schemas.openxmlformats.org/officeDocument/2006/docPropsVTypes">
  <property fmtid="{D5CDD505-2E9C-101B-9397-08002B2CF9AE}" pid="2" name="bibliography">
    <vt:lpwstr>/Users/pavol.bielik/dev/src/github.com/pbielik/diplomovka/references/zotero-thesis.bib</vt:lpwstr>
  </property>
  <property fmtid="{D5CDD505-2E9C-101B-9397-08002B2CF9AE}" pid="3" name="csl">
    <vt:lpwstr>/Users/pavol.bielik/Zotero/styles/apa.csl</vt:lpwstr>
  </property>
  <property fmtid="{D5CDD505-2E9C-101B-9397-08002B2CF9AE}" pid="4" name="link-citations">
    <vt:lpwstr>True</vt:lpwstr>
  </property>
</Properties>
</file>