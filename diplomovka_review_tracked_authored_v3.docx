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690C" w14:textId="77777777" w:rsidR="00E27D67" w:rsidRDefault="00000000">
      <w:pPr>
        <w:pStyle w:val="Nadpis1"/>
      </w:pPr>
      <w:bookmarkStart w:id="0" w:name="názov-a-abstrakt"/>
      <w:r>
        <w:t>10 Názov a abstrakt</w:t>
      </w:r>
    </w:p>
    <w:p w14:paraId="1807CC2D" w14:textId="77777777" w:rsidR="00E27D67" w:rsidRDefault="00000000">
      <w:pPr>
        <w:pStyle w:val="Nadpis2"/>
      </w:pPr>
      <w:bookmarkStart w:id="1" w:name="preferovaný-názov"/>
      <w:r>
        <w:t>Preferovaný názov</w:t>
      </w:r>
    </w:p>
    <w:p w14:paraId="7E309384" w14:textId="77777777" w:rsidR="00E27D67" w:rsidRDefault="00000000">
      <w:pPr>
        <w:pStyle w:val="FirstParagraph"/>
      </w:pPr>
      <w:r>
        <w:rPr>
          <w:b/>
          <w:bCs/>
        </w:rPr>
        <w:t>Kvalita simulovaných klinických interview s depresívnou symptomatikou generovaných veľkým jazykovým modelom</w:t>
      </w:r>
    </w:p>
    <w:p w14:paraId="28981F7F" w14:textId="77777777" w:rsidR="00E27D67" w:rsidRDefault="00000000">
      <w:pPr>
        <w:pStyle w:val="Nadpis2"/>
      </w:pPr>
      <w:bookmarkStart w:id="2" w:name="alternatívne-kratšie-varianty"/>
      <w:bookmarkEnd w:id="1"/>
      <w:r>
        <w:t>Alternatívne kratšie varianty</w:t>
      </w:r>
    </w:p>
    <w:p w14:paraId="6EFD1E3B" w14:textId="77777777" w:rsidR="00E27D67" w:rsidRDefault="00000000">
      <w:pPr>
        <w:pStyle w:val="Nadpis3"/>
      </w:pPr>
      <w:bookmarkStart w:id="3" w:name="varianta-a"/>
      <w:r>
        <w:t>Varianta A</w:t>
      </w:r>
    </w:p>
    <w:p w14:paraId="7F7DA821" w14:textId="77777777" w:rsidR="00E27D67" w:rsidRDefault="00000000">
      <w:pPr>
        <w:pStyle w:val="FirstParagraph"/>
      </w:pPr>
      <w:r>
        <w:rPr>
          <w:b/>
          <w:bCs/>
        </w:rPr>
        <w:t>Odborné hodnotenie simulovaných klinických interview s depresívnou symptomatikou generovaných veľkým jazykovým modelom</w:t>
      </w:r>
    </w:p>
    <w:p w14:paraId="12A7ED02" w14:textId="77777777" w:rsidR="00E27D67" w:rsidRDefault="00000000">
      <w:pPr>
        <w:pStyle w:val="Nadpis3"/>
      </w:pPr>
      <w:bookmarkStart w:id="4" w:name="varianta-b"/>
      <w:bookmarkEnd w:id="3"/>
      <w:r>
        <w:t>Varianta B</w:t>
      </w:r>
    </w:p>
    <w:p w14:paraId="4F3C124F" w14:textId="77777777" w:rsidR="00E27D67" w:rsidRDefault="00000000">
      <w:pPr>
        <w:pStyle w:val="FirstParagraph"/>
      </w:pPr>
      <w:r>
        <w:rPr>
          <w:b/>
          <w:bCs/>
        </w:rPr>
        <w:t>Klinická vierohodnosť simulovaných klinických interview s depresívnou symptomatikou generovaných veľkým jazykovým modelom</w:t>
      </w:r>
    </w:p>
    <w:p w14:paraId="4E973D76" w14:textId="77777777" w:rsidR="00E27D67" w:rsidRDefault="00000000">
      <w:pPr>
        <w:pStyle w:val="Nadpis2"/>
      </w:pPr>
      <w:bookmarkStart w:id="5" w:name="návrh-abstraktu-sk"/>
      <w:bookmarkEnd w:id="2"/>
      <w:bookmarkEnd w:id="4"/>
      <w:r>
        <w:t>Návrh abstraktu SK</w:t>
      </w:r>
    </w:p>
    <w:p w14:paraId="1B1DACC3" w14:textId="77777777" w:rsidR="00E27D67" w:rsidRDefault="00000000">
      <w:pPr>
        <w:pStyle w:val="FirstParagraph"/>
      </w:pPr>
      <w:r>
        <w:t>Diplomová práca sa zaoberá kvalitou simulovaných klinických interview s depresívnou symptomatikou generovaných veľkým jazykovým modelom. Cieľom práce je navrhnúť a empiricky preskúmať simulačný rámec, v ktorom sú klinicky ukotvené scenáre prepojené s riadením generovania, tvorbou textových transkriptov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transkriptov, pričom pri interpretácii budú zohľadnené limity použitého postupu. Analytická časť vychádza z deskriptívnych ukazovateľov, posúdenia spoľahlivosti hodnotenia a z porovnania kvality transkriptov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14:paraId="5C7986F6" w14:textId="77777777" w:rsidR="00E27D67" w:rsidRDefault="00000000">
      <w:pPr>
        <w:pStyle w:val="Zkladntext"/>
      </w:pPr>
      <w:r>
        <w:rPr>
          <w:b/>
          <w:bCs/>
        </w:rPr>
        <w:t>Kľúčové slová:</w:t>
      </w:r>
      <w:r>
        <w:t xml:space="preserve"> veľký jazykový model, generatívna umelá inteligencia, depresívna symptomatika, simulované klinické interview, kvalita, odborné hodnotenie</w:t>
      </w:r>
    </w:p>
    <w:p w14:paraId="3D3B6834" w14:textId="77777777" w:rsidR="00E27D67" w:rsidRDefault="00000000">
      <w:pPr>
        <w:pStyle w:val="Nadpis2"/>
      </w:pPr>
      <w:bookmarkStart w:id="6" w:name="draft-abstract-en"/>
      <w:bookmarkEnd w:id="5"/>
      <w:r>
        <w:lastRenderedPageBreak/>
        <w:t>Draft abstract EN</w:t>
      </w:r>
    </w:p>
    <w:p w14:paraId="2B196EC1" w14:textId="77777777" w:rsidR="00E27D67" w:rsidRDefault="00000000">
      <w:pPr>
        <w:pStyle w:val="FirstParagraph"/>
      </w:pPr>
      <w:r>
        <w:t>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14:paraId="09BAB01E" w14:textId="77777777" w:rsidR="00E27D67" w:rsidRDefault="00000000">
      <w:pPr>
        <w:pStyle w:val="Zkladntext"/>
      </w:pPr>
      <w:r>
        <w:rPr>
          <w:b/>
          <w:bCs/>
        </w:rPr>
        <w:t>Key words:</w:t>
      </w:r>
      <w:r>
        <w:t xml:space="preserve"> large language model, generative artificial intelligence, depressive symptomatology, simulated clinical interview, quality, expert evaluation</w:t>
      </w:r>
    </w:p>
    <w:p w14:paraId="5A0325BF" w14:textId="77777777" w:rsidR="00E27D67" w:rsidRDefault="00000000">
      <w:pPr>
        <w:pStyle w:val="Nadpis1"/>
      </w:pPr>
      <w:bookmarkStart w:id="7" w:name="introduction-úvod"/>
      <w:bookmarkEnd w:id="0"/>
      <w:bookmarkEnd w:id="6"/>
      <w:r>
        <w:t>20 Introduction / Úvod</w:t>
      </w:r>
    </w:p>
    <w:p w14:paraId="45CBE8BA" w14:textId="77777777" w:rsidR="00E27D67" w:rsidRDefault="00000000">
      <w:pPr>
        <w:pStyle w:val="Nadpis2"/>
      </w:pPr>
      <w:bookmarkStart w:id="8" w:name="úvod"/>
      <w:r>
        <w:t>1 Úvod</w:t>
      </w:r>
    </w:p>
    <w:p w14:paraId="3AAC0754" w14:textId="3EF8FF4D" w:rsidR="00E27D67" w:rsidRDefault="00000000">
      <w:pPr>
        <w:pStyle w:val="FirstParagraph"/>
      </w:pPr>
      <w:r>
        <w:t>Obradovich et al. (</w:t>
      </w:r>
      <w:hyperlink w:anchor="ref-obradovich2024llmpsychiatry">
        <w:r>
          <w:rPr>
            <w:rStyle w:val="Hypertextovprepojenie"/>
          </w:rPr>
          <w:t>2024</w:t>
        </w:r>
      </w:hyperlink>
      <w:r>
        <w:t>) opisujú veľké jazykové modely</w:t>
      </w:r>
      <w:ins w:id="9" w:author="Bc. Ing. Pavol Bielik" w:date="2026-04-21T13:50:00Z" w16du:dateUtc="2026-04-21T11:50:00Z">
        <w:r w:rsidR="00225639">
          <w:t xml:space="preserve"> (ďalej len ako LLM)</w:t>
        </w:r>
      </w:ins>
      <w:r>
        <w:t xml:space="preserve"> v psychiatrii ako nástroje s potenciálom pre zber dát, sumarizáciu, nové terapeutické a výučbové aplikácie, ale zároveň upozorňujú na riziká nesprávnej interpretácie a na potrebu zodpovedných guardrails. Ajluni (</w:t>
      </w:r>
      <w:hyperlink w:anchor="ref-ajluni2025psychiatriceducation">
        <w:r>
          <w:rPr>
            <w:rStyle w:val="Hypertextovprepojenie"/>
          </w:rPr>
          <w:t>2025</w:t>
        </w:r>
      </w:hyperlink>
      <w:r>
        <w:t>) prenáša túto líniu priamo do psychiatrického vzdelávania a tvrdí, že AI simulácie môžu rozšíriť bezpečné, štandardizované a škálovateľné tréningové interakcie. World Health Organization (</w:t>
      </w:r>
      <w:hyperlink w:anchor="ref-who2024lmmguidance">
        <w:r>
          <w:rPr>
            <w:rStyle w:val="Hypertextovprepojenie"/>
          </w:rPr>
          <w:t>2024</w:t>
        </w:r>
      </w:hyperlink>
      <w:r>
        <w:t>) však zároveň zdôrazňuje, že LLM v zdravotníctve nemožno hodnotiť iba podľa plynulosti výstupu, ale aj podľa bezpečnosti, zodpovednosti a širšej governance.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14:paraId="74A20099" w14:textId="77777777" w:rsidR="00E27D67" w:rsidRDefault="00000000">
      <w:pPr>
        <w:pStyle w:val="Zkladntext"/>
      </w:pPr>
      <w:r>
        <w:t>Predkladaná diplomová práca vstupuje do tejto diskusie cez relatívne úzko vymedzený, no metodologicky dôležitý problém: kvalitu simulovaných klinických interview s depresívnou symptomatikou generovaných veľkým jazykovým modelom. World Health Organization (</w:t>
      </w:r>
      <w:hyperlink w:anchor="ref-who2025depression">
        <w:r>
          <w:rPr>
            <w:rStyle w:val="Hypertextovprepojenie"/>
          </w:rPr>
          <w:t>2025</w:t>
        </w:r>
      </w:hyperlink>
      <w:r>
        <w:t>) rámcuje depresiu ako bežnú duševnú poruchu s výrazným funkčným dopadom. Kroenke et al. (</w:t>
      </w:r>
      <w:hyperlink w:anchor="ref-kroenke2001phq9">
        <w:r>
          <w:rPr>
            <w:rStyle w:val="Hypertextovprepojenie"/>
          </w:rPr>
          <w:t>2001</w:t>
        </w:r>
      </w:hyperlink>
      <w:r>
        <w:t>) spolu s Maj et al. (</w:t>
      </w:r>
      <w:hyperlink w:anchor="ref-maj2020depressioncharacterization">
        <w:r>
          <w:rPr>
            <w:rStyle w:val="Hypertextovprepojenie"/>
          </w:rPr>
          <w:t>2020</w:t>
        </w:r>
      </w:hyperlink>
      <w:r>
        <w:t xml:space="preserve">) zároveň ukazujú, že depresívna symptomatika </w:t>
      </w:r>
      <w:r>
        <w:lastRenderedPageBreak/>
        <w:t>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14:paraId="05FDDAAE" w14:textId="77777777" w:rsidR="00E27D67" w:rsidRDefault="00000000">
      <w:pPr>
        <w:pStyle w:val="Zkladntext"/>
      </w:pPr>
      <w:r>
        <w:t>Guidi et al. (</w:t>
      </w:r>
      <w:hyperlink w:anchor="ref-guidi2011clinicalinterviewdepression">
        <w:r>
          <w:rPr>
            <w:rStyle w:val="Hypertextovprepojenie"/>
          </w:rPr>
          <w:t>2010</w:t>
        </w:r>
      </w:hyperlink>
      <w:r>
        <w:t xml:space="preserve">) pripomínajú, že klinické interview pri depresii nemá zachytiť iba </w:t>
      </w:r>
      <w:commentRangeStart w:id="10"/>
      <w:r>
        <w:t xml:space="preserve">checklist </w:t>
      </w:r>
      <w:commentRangeEnd w:id="10"/>
      <w:r w:rsidR="007F25DD">
        <w:rPr>
          <w:rStyle w:val="Odkaznakomentr"/>
          <w:sz w:val="24"/>
          <w:szCs w:val="24"/>
        </w:rPr>
        <w:commentReference w:id="10"/>
      </w:r>
      <w:r>
        <w:t>symptómov, ale aj ich kontext, funkčnú váhu a rozdiel medzi prechodným poklesom nálady a skutočne závažným afektívnym stavom. Williams et al. (</w:t>
      </w:r>
      <w:hyperlink w:anchor="ref-williams2017simulationmentalhealth">
        <w:r>
          <w:rPr>
            <w:rStyle w:val="Hypertextovprepojenie"/>
          </w:rPr>
          <w:t>2017</w:t>
        </w:r>
      </w:hyperlink>
      <w:r>
        <w:t>) a Dawood et al. (</w:t>
      </w:r>
      <w:hyperlink w:anchor="ref-dawood2024standardizedpatient">
        <w:r>
          <w:rPr>
            <w:rStyle w:val="Hypertextovprepojenie"/>
          </w:rPr>
          <w:t>2024</w:t>
        </w:r>
      </w:hyperlink>
      <w:r>
        <w:t>) 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14:paraId="76BB0AAB" w14:textId="77777777" w:rsidR="00E27D67" w:rsidRDefault="00000000">
      <w:pPr>
        <w:pStyle w:val="Zkladntext"/>
      </w:pPr>
      <w:commentRangeStart w:id="11"/>
      <w:r>
        <w:t xml:space="preserve">V tejto práci preto používam pojem </w:t>
      </w:r>
      <w:r>
        <w:rPr>
          <w:rStyle w:val="VerbatimChar"/>
        </w:rPr>
        <w:t>seed scenár</w:t>
      </w:r>
      <w:r>
        <w:t>. Evans et al. (</w:t>
      </w:r>
      <w:hyperlink w:anchor="ref-evans2015vignettes">
        <w:r>
          <w:rPr>
            <w:rStyle w:val="Hypertextovprepojenie"/>
          </w:rPr>
          <w:t>2015</w:t>
        </w:r>
      </w:hyperlink>
      <w:r>
        <w:t>) pri vignette metodológii odlišujú manipulované, kontrolované a kontextové prvky prípadu; práve na túto logiku nadväzuje aj tu použitý pojem seed. Seed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seed scenári: ten drží stabilný klinický profil a porovnateľné podmienky generovania, ale zároveň pripúšťa kontrolovanú variabilitu konkrétnej formulácie a toku rozhovoru.</w:t>
      </w:r>
      <w:commentRangeEnd w:id="11"/>
      <w:r w:rsidR="007F25DD">
        <w:rPr>
          <w:rStyle w:val="Odkaznakomentr"/>
          <w:sz w:val="24"/>
          <w:szCs w:val="24"/>
        </w:rPr>
        <w:commentReference w:id="11"/>
      </w:r>
    </w:p>
    <w:p w14:paraId="00952A93" w14:textId="77777777" w:rsidR="00E27D67" w:rsidRDefault="00000000">
      <w:pPr>
        <w:pStyle w:val="Zkladntext"/>
      </w:pPr>
      <w:r>
        <w:t>Kim et al. (</w:t>
      </w:r>
      <w:hyperlink w:anchor="ref-kim2025mindvoyager">
        <w:r>
          <w:rPr>
            <w:rStyle w:val="Hypertextovprepojenie"/>
          </w:rPr>
          <w:t>2025</w:t>
        </w:r>
      </w:hyperlink>
      <w:r>
        <w:t>) podobne ako Obradovich et al. (</w:t>
      </w:r>
      <w:hyperlink w:anchor="ref-obradovich2024llmpsychiatry">
        <w:r>
          <w:rPr>
            <w:rStyle w:val="Hypertextovprepojenie"/>
          </w:rPr>
          <w:t>2024</w:t>
        </w:r>
      </w:hyperlink>
      <w:r>
        <w:t>) a World Health Organization (</w:t>
      </w:r>
      <w:hyperlink w:anchor="ref-who2024lmmguidance">
        <w:r>
          <w:rPr>
            <w:rStyle w:val="Hypertextovprepojenie"/>
          </w:rPr>
          <w:t>2024</w:t>
        </w:r>
      </w:hyperlink>
      <w:r>
        <w:t>) 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interview než obhajobou ich nekritického využívania. Dôležitou súčasťou práce je preto dôraz na expertne vedenú evaluáciu, opatrnú interpretáciu výstupov a jasné rozlíšenie medzi simulačným použitím a reálnou klinickou praxou.</w:t>
      </w:r>
    </w:p>
    <w:p w14:paraId="758F04D1" w14:textId="77777777" w:rsidR="00E27D67" w:rsidRDefault="00000000">
      <w:pPr>
        <w:pStyle w:val="Zkladn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w:t>
      </w:r>
      <w:r>
        <w:lastRenderedPageBreak/>
        <w:t>Na tomto základe ďalej vymedzujeme hlavné pojmy, výskumnú medzeru, cieľ práce, výskumné otázky a hypotézy, ktoré vytvárajú prechod k metodickej časti.</w:t>
      </w:r>
    </w:p>
    <w:p w14:paraId="0AB8C7B5" w14:textId="77777777" w:rsidR="00E27D67" w:rsidRDefault="00000000">
      <w:pPr>
        <w:pStyle w:val="Nadpis3"/>
      </w:pPr>
      <w:bookmarkStart w:id="12" w:name="Xc2ede51baebe4324326c0e86735ef1a22b86076"/>
      <w:r>
        <w:t>1.1 Depresívna symptomatika ako klinický a výskumný problém</w:t>
      </w:r>
    </w:p>
    <w:p w14:paraId="6DD21A7B" w14:textId="77777777" w:rsidR="00E27D67" w:rsidRDefault="00000000">
      <w:pPr>
        <w:pStyle w:val="FirstParagraph"/>
      </w:pPr>
      <w:r>
        <w:t>World Health Organization (</w:t>
      </w:r>
      <w:hyperlink w:anchor="ref-who2025depression">
        <w:r>
          <w:rPr>
            <w:rStyle w:val="Hypertextovprepojenie"/>
          </w:rPr>
          <w:t>2025</w:t>
        </w:r>
      </w:hyperlink>
      <w:r>
        <w:t>) 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14:paraId="304ED593" w14:textId="77777777" w:rsidR="00E27D67" w:rsidRDefault="00000000">
      <w:pPr>
        <w:pStyle w:val="Zkladntext"/>
      </w:pPr>
      <w:r>
        <w:t>Kennedy (</w:t>
      </w:r>
      <w:hyperlink w:anchor="ref-kennedy2008coresymptoms">
        <w:r>
          <w:rPr>
            <w:rStyle w:val="Hypertextovprepojenie"/>
          </w:rPr>
          <w:t>2008</w:t>
        </w:r>
      </w:hyperlink>
      <w:r>
        <w:t>) pripomína, že depresívna nálada a anhedónia tvoria jadro veľkej depresívnej epizódy, no klinicky relevantný obraz depresie presahuje tieto dve osi. World Health Organization (</w:t>
      </w:r>
      <w:hyperlink w:anchor="ref-who2025depression">
        <w:r>
          <w:rPr>
            <w:rStyle w:val="Hypertextovprepojenie"/>
          </w:rPr>
          <w:t>2025</w:t>
        </w:r>
      </w:hyperlink>
      <w:r>
        <w:t>) dopĺňa trvanie najmenej dva týždne a Maj et al. (</w:t>
      </w:r>
      <w:hyperlink w:anchor="ref-maj2020depressioncharacterization">
        <w:r>
          <w:rPr>
            <w:rStyle w:val="Hypertextovprepojenie"/>
          </w:rPr>
          <w:t>2020</w:t>
        </w:r>
      </w:hyperlink>
      <w:r>
        <w:t>) 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14:paraId="5B6429AA" w14:textId="77777777" w:rsidR="00E27D67" w:rsidRDefault="00000000">
      <w:pPr>
        <w:pStyle w:val="Zkladntext"/>
      </w:pPr>
      <w:r>
        <w:t>Kroenke et al. (</w:t>
      </w:r>
      <w:hyperlink w:anchor="ref-kroenke2001phq9">
        <w:r>
          <w:rPr>
            <w:rStyle w:val="Hypertextovprepojenie"/>
          </w:rPr>
          <w:t>2001</w:t>
        </w:r>
      </w:hyperlink>
      <w:r>
        <w:t>) ukazujú, že PHQ-9 prepája deväť obsahových oblastí depresívnej symptomatiky so severity logikou krátkeho klinicky použiteľného nástroja. Kennedy (</w:t>
      </w:r>
      <w:hyperlink w:anchor="ref-kennedy2008coresymptoms">
        <w:r>
          <w:rPr>
            <w:rStyle w:val="Hypertextovprepojenie"/>
          </w:rPr>
          <w:t>2008</w:t>
        </w:r>
      </w:hyperlink>
      <w:r>
        <w:t>) 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seed scenárov a zároveň ako rámec odborného hodnotenia v ratingovom nástroji.</w:t>
      </w:r>
    </w:p>
    <w:p w14:paraId="2C9F409E" w14:textId="77777777" w:rsidR="00E27D67" w:rsidRDefault="00000000">
      <w:pPr>
        <w:pStyle w:val="Zkladntext"/>
      </w:pPr>
      <w:r>
        <w:t>Guidi et al. (</w:t>
      </w:r>
      <w:hyperlink w:anchor="ref-guidi2011clinicalinterviewdepression">
        <w:r>
          <w:rPr>
            <w:rStyle w:val="Hypertextovprepojenie"/>
          </w:rPr>
          <w:t>2010</w:t>
        </w:r>
      </w:hyperlink>
      <w:r>
        <w:t>) aj Maj et al. (</w:t>
      </w:r>
      <w:hyperlink w:anchor="ref-maj2020depressioncharacterization">
        <w:r>
          <w:rPr>
            <w:rStyle w:val="Hypertextovprepojenie"/>
          </w:rPr>
          <w:t>2020</w:t>
        </w:r>
      </w:hyperlink>
      <w:r>
        <w:t>) 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14:paraId="747EA96A" w14:textId="77777777" w:rsidR="00E27D67" w:rsidRDefault="00000000">
      <w:pPr>
        <w:pStyle w:val="Zkladntext"/>
      </w:pPr>
      <w:r>
        <w:t>“Differential Diagnosis of Major Depressive Disorder Versus Bipolar Disorder” (</w:t>
      </w:r>
      <w:hyperlink w:anchor="ref-mcintyre2019mddvsbipolar">
        <w:r>
          <w:rPr>
            <w:rStyle w:val="Hypertextovprepojenie"/>
          </w:rPr>
          <w:t>2019</w:t>
        </w:r>
      </w:hyperlink>
      <w:r>
        <w:t>) spolu s Hirschfeld (</w:t>
      </w:r>
      <w:hyperlink w:anchor="ref-hirschfeld2014bipolardifferential">
        <w:r>
          <w:rPr>
            <w:rStyle w:val="Hypertextovprepojenie"/>
          </w:rPr>
          <w:t>2014</w:t>
        </w:r>
      </w:hyperlink>
      <w:r>
        <w:t xml:space="preserve">) upozorňujú, že samotný depresívny symptomový profil ešte automaticky neuzatvára diferenciálnu diagnostiku. Depresívna prezentácia sa môže klinicky prekrývať napríklad aj s bipolárnou poruchou a bez cielenej anamnézy, sledovania </w:t>
      </w:r>
      <w:r>
        <w:lastRenderedPageBreak/>
        <w:t>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p w14:paraId="3A36344E" w14:textId="77777777" w:rsidR="00E27D67" w:rsidRDefault="00000000">
      <w:pPr>
        <w:pStyle w:val="Nadpis3"/>
      </w:pPr>
      <w:bookmarkStart w:id="13" w:name="Xa5a8eb65e96f488bffd077d524bd56327626700"/>
      <w:bookmarkEnd w:id="12"/>
      <w:r>
        <w:t>1.2 Klinický rozhovor a simulovaní pacienti v psychologickom a psychiatrickom vzdelávaní</w:t>
      </w:r>
    </w:p>
    <w:p w14:paraId="4C816449" w14:textId="77777777" w:rsidR="00E27D67" w:rsidRDefault="00000000">
      <w:pPr>
        <w:pStyle w:val="FirstParagraph"/>
      </w:pPr>
      <w:r>
        <w:t>Chaby et al. (</w:t>
      </w:r>
      <w:hyperlink w:anchor="ref-chaby2022embodiedvirtualpatients">
        <w:r>
          <w:rPr>
            <w:rStyle w:val="Hypertextovprepojenie"/>
          </w:rPr>
          <w:t>2022</w:t>
        </w:r>
      </w:hyperlink>
      <w:r>
        <w:t>) 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14:paraId="1AF11718" w14:textId="0DBB25ED" w:rsidR="00E27D67" w:rsidRDefault="00000000">
      <w:pPr>
        <w:pStyle w:val="Zkladntext"/>
      </w:pPr>
      <w:r>
        <w:t>Australian Postgraduate Psychology Simulation Education Working Group (APPESWG) (</w:t>
      </w:r>
      <w:hyperlink w:anchor="ref-appeswg2021newreality">
        <w:r>
          <w:rPr>
            <w:rStyle w:val="Hypertextovprepojenie"/>
          </w:rPr>
          <w:t>2021</w:t>
        </w:r>
      </w:hyperlink>
      <w:r>
        <w:t xml:space="preserve">) rámcuje </w:t>
      </w:r>
      <w:commentRangeStart w:id="14"/>
      <w:r>
        <w:t xml:space="preserve">placementy </w:t>
      </w:r>
      <w:commentRangeEnd w:id="14"/>
      <w:r w:rsidR="007F25DD">
        <w:rPr>
          <w:rStyle w:val="Odkaznakomentr"/>
          <w:sz w:val="24"/>
          <w:szCs w:val="24"/>
        </w:rPr>
        <w:commentReference w:id="14"/>
      </w:r>
      <w:r>
        <w:t xml:space="preserve">ako jadrovú súčasť profesionálneho psychologického tréningu a zároveň opisuje </w:t>
      </w:r>
      <w:del w:id="15" w:author="Bc. Ing. Pavol Bielik" w:date="2026-04-21T14:16:00Z" w16du:dateUtc="2026-04-21T12:16:00Z">
        <w:r w:rsidDel="007F25DD">
          <w:delText>simulation-based learning</w:delText>
        </w:r>
      </w:del>
      <w:ins w:id="16" w:author="Bc. Ing. Pavol Bielik" w:date="2026-04-21T14:16:00Z" w16du:dateUtc="2026-04-21T12:16:00Z">
        <w:r w:rsidR="007F25DD">
          <w:t>na simuláci</w:t>
        </w:r>
      </w:ins>
      <w:ins w:id="17" w:author="Bc. Ing. Pavol Bielik" w:date="2026-04-21T14:17:00Z" w16du:dateUtc="2026-04-21T12:17:00Z">
        <w:r w:rsidR="007F25DD">
          <w:t>í založené učenie</w:t>
        </w:r>
      </w:ins>
      <w:r>
        <w:t xml:space="preserve"> ako etablovaný most medzi teóriou a praxou. Rice et al. (</w:t>
      </w:r>
      <w:hyperlink w:anchor="ref-rice2022simulatedplacements">
        <w:r>
          <w:rPr>
            <w:rStyle w:val="Hypertextovprepojenie"/>
          </w:rPr>
          <w:t>2022</w:t>
        </w:r>
      </w:hyperlink>
      <w:r>
        <w:t xml:space="preserve">) túto líniu rozvíjajú tým, že </w:t>
      </w:r>
      <w:commentRangeStart w:id="18"/>
      <w:r>
        <w:t xml:space="preserve">simulated placements </w:t>
      </w:r>
      <w:commentRangeEnd w:id="18"/>
      <w:r w:rsidR="007F25DD">
        <w:rPr>
          <w:rStyle w:val="Odkaznakomentr"/>
          <w:sz w:val="24"/>
          <w:szCs w:val="24"/>
        </w:rPr>
        <w:commentReference w:id="18"/>
      </w:r>
      <w:r>
        <w:t>chápu ako legitímny doplnok profesionálneho tréningu, ktorý pomáha so štandardizáciou skúsenosti medzi študentmi, s ochranou klientov pri prvých pokusoch a s opakovanou zámernou praxou so spätnou väzbou.</w:t>
      </w:r>
    </w:p>
    <w:p w14:paraId="2E0FADA4" w14:textId="77777777" w:rsidR="00E27D67" w:rsidRDefault="00000000">
      <w:pPr>
        <w:pStyle w:val="Zkladntext"/>
      </w:pPr>
      <w:r>
        <w:t>Kononowicz et al. (</w:t>
      </w:r>
      <w:hyperlink w:anchor="ref-kononowicz2019virtualpatients">
        <w:r>
          <w:rPr>
            <w:rStyle w:val="Hypertextovprepojenie"/>
          </w:rPr>
          <w:t>2019</w:t>
        </w:r>
      </w:hyperlink>
      <w:r>
        <w:t>), Williams et al. (</w:t>
      </w:r>
      <w:hyperlink w:anchor="ref-williams2017simulationmentalhealth">
        <w:r>
          <w:rPr>
            <w:rStyle w:val="Hypertextovprepojenie"/>
          </w:rPr>
          <w:t>2017</w:t>
        </w:r>
      </w:hyperlink>
      <w:r>
        <w:t>) a Dawood et al. (</w:t>
      </w:r>
      <w:hyperlink w:anchor="ref-dawood2024standardizedpatient">
        <w:r>
          <w:rPr>
            <w:rStyle w:val="Hypertextovprepojenie"/>
          </w:rPr>
          <w:t>2024</w:t>
        </w:r>
      </w:hyperlink>
      <w:r>
        <w:t>) opisujú simulovaných pacientov a virtuálnych pacientov ako spôsob, ako vytvoriť realistické, no bezpečné a kontrolované prostredie pre nácvik klinickej komunikácie. Chaby et al. (</w:t>
      </w:r>
      <w:hyperlink w:anchor="ref-chaby2022embodiedvirtualpatients">
        <w:r>
          <w:rPr>
            <w:rStyle w:val="Hypertextovprepojenie"/>
          </w:rPr>
          <w:t>2022</w:t>
        </w:r>
      </w:hyperlink>
      <w:r>
        <w:t xml:space="preserve">) 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t>
      </w:r>
      <w:commentRangeStart w:id="19"/>
      <w:r>
        <w:t>Wizard-of-Oz postupoch alebo obmedzene flexibilných dialógových vetvách.</w:t>
      </w:r>
      <w:commentRangeEnd w:id="19"/>
      <w:r w:rsidR="007F25DD">
        <w:rPr>
          <w:rStyle w:val="Odkaznakomentr"/>
          <w:sz w:val="24"/>
          <w:szCs w:val="24"/>
        </w:rPr>
        <w:commentReference w:id="19"/>
      </w:r>
    </w:p>
    <w:p w14:paraId="2A852FB7" w14:textId="77777777" w:rsidR="00E27D67" w:rsidRDefault="00000000">
      <w:pPr>
        <w:pStyle w:val="Zkladntext"/>
      </w:pPr>
      <w:r>
        <w:t>Evans et al. (</w:t>
      </w:r>
      <w:hyperlink w:anchor="ref-evans2015vignettes">
        <w:r>
          <w:rPr>
            <w:rStyle w:val="Hypertextovprepojenie"/>
          </w:rPr>
          <w:t>2015</w:t>
        </w:r>
      </w:hyperlink>
      <w:r>
        <w:t>) ukazujú, že pri prípadových materiáloch treba odlišovať manipulované, kontrolované a kontextové prvky a nemá sa predstierať úplná identita medzi modelovým a reálnym svetom. Baguley et al. (</w:t>
      </w:r>
      <w:hyperlink w:anchor="ref-baguley2022vignettedata">
        <w:r>
          <w:rPr>
            <w:rStyle w:val="Hypertextovprepojenie"/>
          </w:rPr>
          <w:t>2022</w:t>
        </w:r>
      </w:hyperlink>
      <w:r>
        <w:t xml:space="preserve">) k tomu dopĺňajú, že aj analyticky záleží na tom, ako presne sú </w:t>
      </w:r>
      <w:commentRangeStart w:id="20"/>
      <w:r>
        <w:t xml:space="preserve">vignette </w:t>
      </w:r>
      <w:commentRangeEnd w:id="20"/>
      <w:r w:rsidR="00871044">
        <w:rPr>
          <w:rStyle w:val="Odkaznakomentr"/>
          <w:sz w:val="24"/>
          <w:szCs w:val="24"/>
        </w:rPr>
        <w:commentReference w:id="20"/>
      </w:r>
      <w:r>
        <w:t xml:space="preserve">alebo prípady rozdelené medzi hodnotiteľov. Vzdelávanie a výskum preto dlhodobo využívajú rôzne formy štandardizovaných prípadov, </w:t>
      </w:r>
      <w:commentRangeStart w:id="21"/>
      <w:r>
        <w:t xml:space="preserve">viniet </w:t>
      </w:r>
      <w:commentRangeEnd w:id="21"/>
      <w:r w:rsidR="00871044">
        <w:rPr>
          <w:rStyle w:val="Odkaznakomentr"/>
          <w:sz w:val="24"/>
          <w:szCs w:val="24"/>
        </w:rPr>
        <w:commentReference w:id="21"/>
      </w:r>
      <w:r>
        <w:t xml:space="preserve">a modelových scenárov, ktorých výhodou je kontrola obsahu a porovnateľnosť reakcií na rovnaký materiál. Zároveň však platí, že príliš silná štandardizácia môže viesť k zjednodušeniu a </w:t>
      </w:r>
      <w:r>
        <w:lastRenderedPageBreak/>
        <w:t>neprirodzenosti. Pre výučbové účely preto nestačí, ak text obsahuje iba „správne symptómy”; musí byť aj dostatočne prirodzený a konzistentný, ako upozorňujú Williams et al. (</w:t>
      </w:r>
      <w:hyperlink w:anchor="ref-williams2017simulationmentalhealth">
        <w:r>
          <w:rPr>
            <w:rStyle w:val="Hypertextovprepojenie"/>
          </w:rPr>
          <w:t>2017</w:t>
        </w:r>
      </w:hyperlink>
      <w:r>
        <w:t>) a Dawood et al. (</w:t>
      </w:r>
      <w:hyperlink w:anchor="ref-dawood2024standardizedpatient">
        <w:r>
          <w:rPr>
            <w:rStyle w:val="Hypertextovprepojenie"/>
          </w:rPr>
          <w:t>2024</w:t>
        </w:r>
      </w:hyperlink>
      <w:r>
        <w:t>).</w:t>
      </w:r>
    </w:p>
    <w:p w14:paraId="52844FBA" w14:textId="77777777" w:rsidR="00E27D67" w:rsidRDefault="00000000">
      <w:pPr>
        <w:pStyle w:val="Zkladntext"/>
      </w:pPr>
      <w:r>
        <w:t>Chaby et al. (</w:t>
      </w:r>
      <w:hyperlink w:anchor="ref-chaby2022embodiedvirtualpatients">
        <w:r>
          <w:rPr>
            <w:rStyle w:val="Hypertextovprepojenie"/>
          </w:rPr>
          <w:t>2022</w:t>
        </w:r>
      </w:hyperlink>
      <w:r>
        <w:t>), Ajluni (</w:t>
      </w:r>
      <w:hyperlink w:anchor="ref-ajluni2025psychiatriceducation">
        <w:r>
          <w:rPr>
            <w:rStyle w:val="Hypertextovprepojenie"/>
          </w:rPr>
          <w:t>2025</w:t>
        </w:r>
      </w:hyperlink>
      <w:r>
        <w:t>) a Li et al. (</w:t>
      </w:r>
      <w:hyperlink w:anchor="ref-li2024curefun">
        <w:r>
          <w:rPr>
            <w:rStyle w:val="Hypertextovprepojenie"/>
          </w:rPr>
          <w:t>2024</w:t>
        </w:r>
      </w:hyperlink>
      <w:r>
        <w:t>) 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14:paraId="38F38104" w14:textId="6FD94F5C" w:rsidR="00E27D67" w:rsidRDefault="00000000">
      <w:pPr>
        <w:pStyle w:val="Zkladntext"/>
      </w:pPr>
      <w:r>
        <w:t>Sheen et al. (</w:t>
      </w:r>
      <w:hyperlink w:anchor="ref-sheen2021simulationeducation">
        <w:r>
          <w:rPr>
            <w:rStyle w:val="Hypertextovprepojenie"/>
          </w:rPr>
          <w:t>2021</w:t>
        </w:r>
      </w:hyperlink>
      <w:r>
        <w:t>) ukazujú, že simulácia môže zvyšovať vnímanú pripravenosť aplikovať vedomosti do situácií bližších reálnej praxi, aj keď dôkazy o priamom zlepšení objektívneho výkonu treba čítať opatrne. Glatz et al. (</w:t>
      </w:r>
      <w:hyperlink w:anchor="ref-glatz2022simulationelements">
        <w:r>
          <w:rPr>
            <w:rStyle w:val="Hypertextovprepojenie"/>
          </w:rPr>
          <w:t>2022</w:t>
        </w:r>
      </w:hyperlink>
      <w:r>
        <w:t xml:space="preserve">) opisujú, že študenti na kurikule s väčším podielom </w:t>
      </w:r>
      <w:del w:id="22" w:author="Bc. Ing. Pavol Bielik" w:date="2026-04-21T14:24:00Z" w16du:dateUtc="2026-04-21T12:24:00Z">
        <w:r w:rsidDel="00871044">
          <w:delText>simulation-based</w:delText>
        </w:r>
      </w:del>
      <w:ins w:id="23" w:author="Bc. Ing. Pavol Bielik" w:date="2026-04-21T14:24:00Z" w16du:dateUtc="2026-04-21T12:24:00Z">
        <w:r w:rsidR="00871044">
          <w:t>na simulácií založ</w:t>
        </w:r>
      </w:ins>
      <w:ins w:id="24" w:author="Bc. Ing. Pavol Bielik" w:date="2026-04-21T14:25:00Z" w16du:dateUtc="2026-04-21T12:25:00Z">
        <w:r w:rsidR="00871044">
          <w:t>ených</w:t>
        </w:r>
      </w:ins>
      <w:r>
        <w:t xml:space="preserve"> prvkov počas </w:t>
      </w:r>
      <w:del w:id="25" w:author="Bc. Ing. Pavol Bielik" w:date="2026-04-21T14:25:00Z" w16du:dateUtc="2026-04-21T12:25:00Z">
        <w:r w:rsidDel="00871044">
          <w:delText xml:space="preserve">practica </w:delText>
        </w:r>
      </w:del>
      <w:ins w:id="26" w:author="Bc. Ing. Pavol Bielik" w:date="2026-04-21T14:25:00Z" w16du:dateUtc="2026-04-21T12:25:00Z">
        <w:r w:rsidR="00871044">
          <w:t>praxe</w:t>
        </w:r>
        <w:r w:rsidR="00871044">
          <w:t xml:space="preserve"> </w:t>
        </w:r>
      </w:ins>
      <w:r>
        <w:t xml:space="preserve">narástli vo vnímanej kompetencii výraznejšie než študenti staršieho kurikula, pričom lepší výkon na </w:t>
      </w:r>
      <w:commentRangeStart w:id="27"/>
      <w:r>
        <w:t xml:space="preserve">OSCE </w:t>
      </w:r>
      <w:commentRangeEnd w:id="27"/>
      <w:r w:rsidR="00871044">
        <w:rPr>
          <w:rStyle w:val="Odkaznakomentr"/>
          <w:sz w:val="24"/>
          <w:szCs w:val="24"/>
        </w:rPr>
        <w:commentReference w:id="27"/>
      </w:r>
      <w:r>
        <w:t>sa spájal s tým, že ich supervízori vnímali ako pripravenejších na practicum. Schmidt et al. (</w:t>
      </w:r>
      <w:hyperlink w:anchor="ref-schmidt2025client101">
        <w:r>
          <w:rPr>
            <w:rStyle w:val="Hypertextovprepojenie"/>
          </w:rPr>
          <w:t>2025</w:t>
        </w:r>
      </w:hyperlink>
      <w:r>
        <w:t>) zas pri virtual client chatbote ukazujú, že študenti aj praktici vnímajú takýto nástroj ako bezpečný priestor na budovanie confidence pred prvým kontaktom s reálnym klientom, hoci príliš compliantný a málo komplexný klient oslabuje tréningovú hodnotu nástroja. Morrison et al. (</w:t>
      </w:r>
      <w:hyperlink w:anchor="ref-morrison2025virtuallypsychologist">
        <w:r>
          <w:rPr>
            <w:rStyle w:val="Hypertextovprepojenie"/>
          </w:rPr>
          <w:t>2025</w:t>
        </w:r>
      </w:hyperlink>
      <w:r>
        <w:t xml:space="preserve">) preto chápu </w:t>
      </w:r>
      <w:del w:id="28" w:author="Bc. Ing. Pavol Bielik" w:date="2026-04-21T14:25:00Z" w16du:dateUtc="2026-04-21T12:25:00Z">
        <w:r w:rsidDel="00871044">
          <w:delText>virtual clients</w:delText>
        </w:r>
      </w:del>
      <w:ins w:id="29" w:author="Bc. Ing. Pavol Bielik" w:date="2026-04-21T14:26:00Z" w16du:dateUtc="2026-04-21T12:26:00Z">
        <w:r w:rsidR="00871044">
          <w:t>virtuálnych klientov</w:t>
        </w:r>
      </w:ins>
      <w:r>
        <w:t xml:space="preserve"> ako flexibilný, opakovateľný a kontrolovaný doplnok placement-based learning a Ajluni (</w:t>
      </w:r>
      <w:hyperlink w:anchor="ref-ajluni2025psychiatriceducation">
        <w:r>
          <w:rPr>
            <w:rStyle w:val="Hypertextovprepojenie"/>
          </w:rPr>
          <w:t>2025</w:t>
        </w:r>
      </w:hyperlink>
      <w:r>
        <w:t>) výslovne upozorňuje, že ich miesto je v pozícii doplnku, nie náhrady reálneho klinického kontaktu.</w:t>
      </w:r>
    </w:p>
    <w:p w14:paraId="70A94640" w14:textId="77777777" w:rsidR="00E27D67" w:rsidRDefault="00000000">
      <w:pPr>
        <w:pStyle w:val="Zkladntext"/>
      </w:pPr>
      <w:r>
        <w:t>Chaby et al. (</w:t>
      </w:r>
      <w:hyperlink w:anchor="ref-chaby2022embodiedvirtualpatients">
        <w:r>
          <w:rPr>
            <w:rStyle w:val="Hypertextovprepojenie"/>
          </w:rPr>
          <w:t>2022</w:t>
        </w:r>
      </w:hyperlink>
      <w:r>
        <w:t>) navyše explicitne pomenúvajú dve obmedzenia, ktoré pred-LLM virtual patient literatúru ako celok ťažia.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LLM-based simulácie spolu s expert-rated evaluáciou kvality výsledných rozhovorov.</w:t>
      </w:r>
    </w:p>
    <w:p w14:paraId="28F8F040" w14:textId="77777777" w:rsidR="00E27D67" w:rsidRDefault="00000000">
      <w:pPr>
        <w:pStyle w:val="Nadpis3"/>
      </w:pPr>
      <w:bookmarkStart w:id="30" w:name="Xb285f568a89ddc212d5fc0b1d7d8faca09a5a15"/>
      <w:bookmarkEnd w:id="13"/>
      <w:r>
        <w:t>1.3 Veľké jazykové modely a nová generácia simulovaných pacientov</w:t>
      </w:r>
    </w:p>
    <w:p w14:paraId="71258969" w14:textId="77777777" w:rsidR="00E27D67" w:rsidRDefault="00000000">
      <w:pPr>
        <w:pStyle w:val="FirstParagraph"/>
      </w:pPr>
      <w:r>
        <w:t>Meng et al. (</w:t>
      </w:r>
      <w:hyperlink w:anchor="ref-meng2024llmmedicine">
        <w:r>
          <w:rPr>
            <w:rStyle w:val="Hypertextovprepojenie"/>
          </w:rPr>
          <w:t>2024</w:t>
        </w:r>
      </w:hyperlink>
      <w:r>
        <w:t>), Yu et al. (</w:t>
      </w:r>
      <w:hyperlink w:anchor="ref-yu2025simulatedpatientsystems">
        <w:r>
          <w:rPr>
            <w:rStyle w:val="Hypertextovprepojenie"/>
          </w:rPr>
          <w:t>2025</w:t>
        </w:r>
      </w:hyperlink>
      <w:r>
        <w:t>), Obradovich et al. (</w:t>
      </w:r>
      <w:hyperlink w:anchor="ref-obradovich2024llmpsychiatry">
        <w:r>
          <w:rPr>
            <w:rStyle w:val="Hypertextovprepojenie"/>
          </w:rPr>
          <w:t>2024</w:t>
        </w:r>
      </w:hyperlink>
      <w:r>
        <w:t>) a Brügge et al. (</w:t>
      </w:r>
      <w:hyperlink w:anchor="ref-brugge2024patientsimulation">
        <w:r>
          <w:rPr>
            <w:rStyle w:val="Hypertextovprepojenie"/>
          </w:rPr>
          <w:t>2024</w:t>
        </w:r>
      </w:hyperlink>
      <w:r>
        <w:t>) 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 Li et al. (</w:t>
      </w:r>
      <w:hyperlink w:anchor="ref-li2024curefun">
        <w:r>
          <w:rPr>
            <w:rStyle w:val="Hypertextovprepojenie"/>
          </w:rPr>
          <w:t>2024</w:t>
        </w:r>
      </w:hyperlink>
      <w:r>
        <w:t>), Lee et al. (</w:t>
      </w:r>
      <w:hyperlink w:anchor="ref-lee2025adaptivevp">
        <w:r>
          <w:rPr>
            <w:rStyle w:val="Hypertextovprepojenie"/>
          </w:rPr>
          <w:t>2025</w:t>
        </w:r>
      </w:hyperlink>
      <w:r>
        <w:t>) a Ajluni (</w:t>
      </w:r>
      <w:hyperlink w:anchor="ref-ajluni2025psychiatriceducation">
        <w:r>
          <w:rPr>
            <w:rStyle w:val="Hypertextovprepojenie"/>
          </w:rPr>
          <w:t>2025</w:t>
        </w:r>
      </w:hyperlink>
      <w:r>
        <w:t>) preto vidia v LLM potenciál pre nácvik prirodzenej komunikácie, tvorbu opakovateľných tréningových scenárov a vývoj systémov, ktoré možno prispôsobiť rôznym úrovniam výcviku aj rôznym typom klinických situácií.</w:t>
      </w:r>
    </w:p>
    <w:p w14:paraId="481569E5" w14:textId="77777777" w:rsidR="00E27D67" w:rsidRDefault="00000000">
      <w:pPr>
        <w:pStyle w:val="Zkladntext"/>
      </w:pPr>
      <w:r>
        <w:t>V predkladanej práci však LLM nevystupujú ako klinický diagnostický alebo rozhodovací nástroj. Kim et al. (</w:t>
      </w:r>
      <w:hyperlink w:anchor="ref-kim2025mindvoyager">
        <w:r>
          <w:rPr>
            <w:rStyle w:val="Hypertextovprepojenie"/>
          </w:rPr>
          <w:t>2025</w:t>
        </w:r>
      </w:hyperlink>
      <w:r>
        <w:t xml:space="preserve">) túto hranicu formulujú mimoriadne explicitne, keď svoju prácu rámcujú ako evaluačný, nie klinicky nasadzovaný systém. Rovnakú opatrnosť nájdeme aj u </w:t>
      </w:r>
      <w:r>
        <w:lastRenderedPageBreak/>
        <w:t>Obradovich et al. (</w:t>
      </w:r>
      <w:hyperlink w:anchor="ref-obradovich2024llmpsychiatry">
        <w:r>
          <w:rPr>
            <w:rStyle w:val="Hypertextovprepojenie"/>
          </w:rPr>
          <w:t>2024</w:t>
        </w:r>
      </w:hyperlink>
      <w:r>
        <w:t>) a Ajluni (</w:t>
      </w:r>
      <w:hyperlink w:anchor="ref-ajluni2025psychiatriceducation">
        <w:r>
          <w:rPr>
            <w:rStyle w:val="Hypertextovprepojenie"/>
          </w:rPr>
          <w:t>2025</w:t>
        </w:r>
      </w:hyperlink>
      <w:r>
        <w:t>). Aj v tejto práci sú preto LLM skúmané výlučne ako zdroj simulovaného tréningového materiálu a ako objekt metodologickej evaluácie.</w:t>
      </w:r>
    </w:p>
    <w:p w14:paraId="788C4D7B" w14:textId="03DB613E" w:rsidR="00E27D67" w:rsidRDefault="00000000">
      <w:pPr>
        <w:pStyle w:val="Zkladntext"/>
      </w:pPr>
      <w:commentRangeStart w:id="31"/>
      <w:r>
        <w:t>Li et al. (</w:t>
      </w:r>
      <w:hyperlink w:anchor="ref-li2024curefun">
        <w:r>
          <w:rPr>
            <w:rStyle w:val="Hypertextovprepojenie"/>
          </w:rPr>
          <w:t>2024</w:t>
        </w:r>
      </w:hyperlink>
      <w:r>
        <w:t xml:space="preserve">) explicitne pomenúvajú dva typické nedostatky </w:t>
      </w:r>
      <w:del w:id="32" w:author="Bc. Ing. Pavol Bielik" w:date="2026-04-21T14:27:00Z" w16du:dateUtc="2026-04-21T12:27:00Z">
        <w:r w:rsidDel="00871044">
          <w:delText xml:space="preserve">plain </w:delText>
        </w:r>
      </w:del>
      <w:ins w:id="33" w:author="Bc. Ing. Pavol Bielik" w:date="2026-04-21T14:27:00Z" w16du:dateUtc="2026-04-21T12:27:00Z">
        <w:r w:rsidR="00871044">
          <w:t>neriadených</w:t>
        </w:r>
        <w:r w:rsidR="00871044">
          <w:t xml:space="preserve"> </w:t>
        </w:r>
      </w:ins>
      <w:r>
        <w:t xml:space="preserve">LLM v role simulovaného pacienta: halucinácie klinických detailov a takzvané </w:t>
      </w:r>
      <w:r>
        <w:rPr>
          <w:i/>
          <w:iCs/>
        </w:rPr>
        <w:t>role flipping</w:t>
      </w:r>
      <w:r>
        <w:t>,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 Wang et al. (</w:t>
      </w:r>
      <w:hyperlink w:anchor="ref-wang2024patientpsi">
        <w:r>
          <w:rPr>
            <w:rStyle w:val="Hypertextovprepojenie"/>
          </w:rPr>
          <w:t>2024</w:t>
        </w:r>
      </w:hyperlink>
      <w:r>
        <w:t>) 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 Lee et al. (</w:t>
      </w:r>
      <w:hyperlink w:anchor="ref-lee2025adaptivevp">
        <w:r>
          <w:rPr>
            <w:rStyle w:val="Hypertextovprepojenie"/>
          </w:rPr>
          <w:t>2025</w:t>
        </w:r>
      </w:hyperlink>
      <w:r>
        <w:t>) 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commentRangeEnd w:id="31"/>
      <w:r w:rsidR="0067327F">
        <w:rPr>
          <w:rStyle w:val="Odkaznakomentr"/>
          <w:sz w:val="24"/>
          <w:szCs w:val="24"/>
        </w:rPr>
        <w:commentReference w:id="31"/>
      </w:r>
    </w:p>
    <w:p w14:paraId="398558FA" w14:textId="77777777" w:rsidR="00E27D67" w:rsidRDefault="00000000">
      <w:pPr>
        <w:pStyle w:val="Zkladntext"/>
      </w:pPr>
      <w:r>
        <w:t>Wang et al. (</w:t>
      </w:r>
      <w:hyperlink w:anchor="ref-wang2024patientpsi">
        <w:r>
          <w:rPr>
            <w:rStyle w:val="Hypertextovprepojenie"/>
          </w:rPr>
          <w:t>2024</w:t>
        </w:r>
      </w:hyperlink>
      <w:r>
        <w:t xml:space="preserve">) zároveň ukazujú, že dôležitá nie je iba otázka, či simulovaný pacient odpovedá plynulo, ale aj </w:t>
      </w:r>
      <w:r>
        <w:rPr>
          <w:b/>
          <w:bCs/>
        </w:rPr>
        <w:t>ako</w:t>
      </w:r>
      <w:r>
        <w:t xml:space="preserve"> odpovedá a koľko informácií prezrádza spontánne. Kim et al. (</w:t>
      </w:r>
      <w:hyperlink w:anchor="ref-kim2025mindvoyager">
        <w:r>
          <w:rPr>
            <w:rStyle w:val="Hypertextovprepojenie"/>
          </w:rPr>
          <w:t>2025</w:t>
        </w:r>
      </w:hyperlink>
      <w:r>
        <w:t>) 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14:paraId="4BB33ADF" w14:textId="77777777" w:rsidR="00E27D67" w:rsidRDefault="00000000">
      <w:pPr>
        <w:pStyle w:val="Zkladntext"/>
      </w:pPr>
      <w:r>
        <w:t>Roustan &amp; Bastardot (</w:t>
      </w:r>
      <w:hyperlink w:anchor="ref-roustan2025cliniciansguide">
        <w:r>
          <w:rPr>
            <w:rStyle w:val="Hypertextovprepojenie"/>
          </w:rPr>
          <w:t>2025</w:t>
        </w:r>
      </w:hyperlink>
      <w:r>
        <w:t>) a Asgari et al. (</w:t>
      </w:r>
      <w:hyperlink w:anchor="ref-asgari2025hallucinationframework">
        <w:r>
          <w:rPr>
            <w:rStyle w:val="Hypertextovprepojenie"/>
          </w:rPr>
          <w:t>2025</w:t>
        </w:r>
      </w:hyperlink>
      <w:r>
        <w:t xml:space="preserve">) navyše pomáhajú odlíšiť dva typy kvality výstupu LLM simulácie. Prvým je </w:t>
      </w:r>
      <w:r>
        <w:rPr>
          <w:b/>
          <w:bCs/>
        </w:rPr>
        <w:t>povrchová jazyková kvalita</w:t>
      </w:r>
      <w:r>
        <w:t xml:space="preserve">, teda to, či text znie prirodzene, plynulo a bez zjavne strojových formulácií. Druhým je </w:t>
      </w:r>
      <w:r>
        <w:rPr>
          <w:b/>
          <w:bCs/>
        </w:rPr>
        <w:t>klinická obsahová kvalita</w:t>
      </w:r>
      <w:r>
        <w:t>,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p w14:paraId="35E664DD" w14:textId="77777777" w:rsidR="00E27D67" w:rsidRDefault="00000000">
      <w:pPr>
        <w:pStyle w:val="Nadpis3"/>
      </w:pPr>
      <w:bookmarkStart w:id="34" w:name="X77ea875f9511ca2d67667646913be280d3d5e25"/>
      <w:bookmarkEnd w:id="30"/>
      <w:r>
        <w:t>1.4 Potreba expertnej evaluácie kvality AI-generovaných interview</w:t>
      </w:r>
    </w:p>
    <w:p w14:paraId="62B842AE" w14:textId="77777777" w:rsidR="00E27D67" w:rsidRDefault="00000000">
      <w:pPr>
        <w:pStyle w:val="FirstParagraph"/>
      </w:pPr>
      <w:r>
        <w:t>Li et al. (</w:t>
      </w:r>
      <w:hyperlink w:anchor="ref-li2024curefun">
        <w:r>
          <w:rPr>
            <w:rStyle w:val="Hypertextovprepojenie"/>
          </w:rPr>
          <w:t>2024</w:t>
        </w:r>
      </w:hyperlink>
      <w:r>
        <w:t>), Wang et al. (</w:t>
      </w:r>
      <w:hyperlink w:anchor="ref-wang2024patientpsi">
        <w:r>
          <w:rPr>
            <w:rStyle w:val="Hypertextovprepojenie"/>
          </w:rPr>
          <w:t>2024</w:t>
        </w:r>
      </w:hyperlink>
      <w:r>
        <w:t>), Lee et al. (</w:t>
      </w:r>
      <w:hyperlink w:anchor="ref-lee2025adaptivevp">
        <w:r>
          <w:rPr>
            <w:rStyle w:val="Hypertextovprepojenie"/>
          </w:rPr>
          <w:t>2025</w:t>
        </w:r>
      </w:hyperlink>
      <w:r>
        <w:t>) a Kim et al. (</w:t>
      </w:r>
      <w:hyperlink w:anchor="ref-kim2025mindvoyager">
        <w:r>
          <w:rPr>
            <w:rStyle w:val="Hypertextovprepojenie"/>
          </w:rPr>
          <w:t>2025</w:t>
        </w:r>
      </w:hyperlink>
      <w:r>
        <w:t xml:space="preserve">) 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w:t>
      </w:r>
      <w:r>
        <w:lastRenderedPageBreak/>
        <w:t xml:space="preserve">Zároveň z týchto prác vyplýva, že doterajší výskum sa sústreďuje najmä na vývoj tréningových systémov, adaptívnych frameworkov alebo evaluáciu terapeutickej strany interakcie, kým systematické porovnanie kvality samotných pacientskych interview textov pri kontrolovanej manipulácii vlastností generovania zostáva menej rozpracované. Toto tvrdenie je </w:t>
      </w:r>
      <w:commentRangeStart w:id="35"/>
      <w:r>
        <w:t xml:space="preserve">inferenciou </w:t>
      </w:r>
      <w:commentRangeEnd w:id="35"/>
      <w:r w:rsidR="0067327F">
        <w:rPr>
          <w:rStyle w:val="Odkaznakomentr"/>
          <w:sz w:val="24"/>
          <w:szCs w:val="24"/>
        </w:rPr>
        <w:commentReference w:id="35"/>
      </w:r>
      <w:r>
        <w:t>vyplývajúcou zo zamerania uvedených kľúčových prác.</w:t>
      </w:r>
    </w:p>
    <w:p w14:paraId="51E30997" w14:textId="6B3E530F" w:rsidR="00E27D67" w:rsidRDefault="00000000">
      <w:pPr>
        <w:pStyle w:val="Zkladntext"/>
      </w:pPr>
      <w:r>
        <w:t xml:space="preserve">Preto sa v tejto práci zameriavame na </w:t>
      </w:r>
      <w:r>
        <w:rPr>
          <w:b/>
          <w:bCs/>
        </w:rPr>
        <w:t xml:space="preserve">odborné hodnotenie </w:t>
      </w:r>
      <w:commentRangeStart w:id="36"/>
      <w:r>
        <w:rPr>
          <w:b/>
          <w:bCs/>
        </w:rPr>
        <w:t>transkriptov</w:t>
      </w:r>
      <w:commentRangeEnd w:id="36"/>
      <w:r w:rsidR="0067327F">
        <w:rPr>
          <w:rStyle w:val="Odkaznakomentr"/>
          <w:sz w:val="24"/>
          <w:szCs w:val="24"/>
        </w:rPr>
        <w:commentReference w:id="36"/>
      </w:r>
      <w:r>
        <w:t xml:space="preserve">, teda na situáciu, v ktorej odborní hodnotitelia neposudzujú celý tréningový systém, ale kvalitu konkrétnych AI-generovaných rozhovorov. Takéto hodnotenie umožňuje odlíšiť niekoľko vrstiev kvality. Prvou je </w:t>
      </w:r>
      <w:r>
        <w:rPr>
          <w:b/>
          <w:bCs/>
        </w:rPr>
        <w:t>klinická vierohodnosť</w:t>
      </w:r>
      <w:r>
        <w:t xml:space="preserve">, teda do akej miery rozhovor pôsobí ako reálna komunikácia s človekom s depresívnou symptomatikou. Druhou je </w:t>
      </w:r>
      <w:r>
        <w:rPr>
          <w:b/>
          <w:bCs/>
        </w:rPr>
        <w:t>jazyková a interakčná prirodzenosť</w:t>
      </w:r>
      <w:r>
        <w:t xml:space="preserve">, teda či odpovede nepôsobia mechanicky, </w:t>
      </w:r>
      <w:del w:id="37" w:author="Bc. Ing. Pavol Bielik" w:date="2026-04-21T14:33:00Z" w16du:dateUtc="2026-04-21T12:33:00Z">
        <w:r w:rsidDel="0067327F">
          <w:delText xml:space="preserve">klišéovito </w:delText>
        </w:r>
      </w:del>
      <w:ins w:id="38" w:author="Bc. Ing. Pavol Bielik" w:date="2026-04-21T14:33:00Z" w16du:dateUtc="2026-04-21T12:33:00Z">
        <w:r w:rsidR="0067327F">
          <w:t>ako kliš</w:t>
        </w:r>
      </w:ins>
      <w:ins w:id="39" w:author="Bc. Ing. Pavol Bielik" w:date="2026-04-21T14:34:00Z" w16du:dateUtc="2026-04-21T12:34:00Z">
        <w:r w:rsidR="0067327F">
          <w:t>é</w:t>
        </w:r>
      </w:ins>
      <w:ins w:id="40" w:author="Bc. Ing. Pavol Bielik" w:date="2026-04-21T14:33:00Z" w16du:dateUtc="2026-04-21T12:33:00Z">
        <w:r w:rsidR="0067327F">
          <w:t xml:space="preserve"> </w:t>
        </w:r>
      </w:ins>
      <w:r>
        <w:t xml:space="preserve">alebo neprirodzene. Treťou je </w:t>
      </w:r>
      <w:r>
        <w:rPr>
          <w:b/>
          <w:bCs/>
        </w:rPr>
        <w:t>vnútorná konzistentnosť</w:t>
      </w:r>
      <w:r>
        <w:t xml:space="preserve">, teda či rozhovor drží stabilnú líniu a neobsahuje zjavné rozpory. Štvrtou je </w:t>
      </w:r>
      <w:r>
        <w:rPr>
          <w:b/>
          <w:bCs/>
        </w:rPr>
        <w:t>symptomatická primeranosť</w:t>
      </w:r>
      <w:r>
        <w:t xml:space="preserve">, teda miera súladu s cieľovým klinickým scenárom. Piatou je </w:t>
      </w:r>
      <w:r>
        <w:rPr>
          <w:b/>
          <w:bCs/>
        </w:rPr>
        <w:t>tréningová alebo výučbová použiteľnosť</w:t>
      </w:r>
      <w:r>
        <w:t xml:space="preserve">, teda otázka, či by takýto rozhovor bol odborníkom vnímaný ako vhodný materiál na nácvik, supervíziu alebo výuku. Šiestou je prítomnosť </w:t>
      </w:r>
      <w:r>
        <w:rPr>
          <w:b/>
          <w:bCs/>
        </w:rPr>
        <w:t>varovných signálov</w:t>
      </w:r>
      <w:r>
        <w:t>, teda prvkov, ktoré znižujú dôveryhodnosť alebo bezpečnosť využitia daného rozhovoru.</w:t>
      </w:r>
    </w:p>
    <w:p w14:paraId="0DF3D3C7" w14:textId="77777777" w:rsidR="00E27D67" w:rsidRDefault="00000000">
      <w:pPr>
        <w:pStyle w:val="Zkladntext"/>
      </w:pPr>
      <w:r>
        <w:t>Terwee et al. (</w:t>
      </w:r>
      <w:hyperlink w:anchor="Xb1380ca2da1dde24ecde6fa049e981ea2d3ad7e">
        <w:r>
          <w:rPr>
            <w:rStyle w:val="Hypertextovprepojenie"/>
          </w:rPr>
          <w:t>2018</w:t>
        </w:r>
      </w:hyperlink>
      <w:r>
        <w:t>) ukazujú, že obsahová validita stojí na relevancii, úplnosti a zrozumiteľnosti položiek vzhľadom na cieľový konštrukt a kontext použitia. Hoci COSMIN metodológia vznikla primárne pre hodnotenie meracích nástrojov, jej logika je užitočná aj tu: odborné hodnotenie interview by malo pokrývať nielen všeobecný dojem, ale aj kľúčové klinické domény, mieru defektov a použiteľnosť výsledného textu.</w:t>
      </w:r>
    </w:p>
    <w:p w14:paraId="5E103EAD" w14:textId="1BD1470C" w:rsidR="00E27D67" w:rsidRDefault="00000000">
      <w:pPr>
        <w:pStyle w:val="Zkladntext"/>
      </w:pPr>
      <w:r>
        <w:t>Boateng et al. (</w:t>
      </w:r>
      <w:hyperlink w:anchor="ref-boateng2018scaledevelopment">
        <w:r>
          <w:rPr>
            <w:rStyle w:val="Hypertextovprepojenie"/>
          </w:rPr>
          <w:t>2018</w:t>
        </w:r>
      </w:hyperlink>
      <w:r>
        <w:t>) spolu s Terwee et al. (</w:t>
      </w:r>
      <w:hyperlink w:anchor="Xb1380ca2da1dde24ecde6fa049e981ea2d3ad7e">
        <w:r>
          <w:rPr>
            <w:rStyle w:val="Hypertextovprepojenie"/>
          </w:rPr>
          <w:t>2018</w:t>
        </w:r>
      </w:hyperlink>
      <w:r>
        <w:t>) zároveň odlišujú fázu item development</w:t>
      </w:r>
      <w:ins w:id="41" w:author="Bc. Ing. Pavol Bielik" w:date="2026-04-21T14:34:00Z" w16du:dateUtc="2026-04-21T12:34:00Z">
        <w:r w:rsidR="0067327F">
          <w:t xml:space="preserve"> (vývoj nástroja)</w:t>
        </w:r>
      </w:ins>
      <w:r>
        <w:t xml:space="preserve"> a obsahovej validity od neskoršej fázy scale evaluation</w:t>
      </w:r>
      <w:ins w:id="42" w:author="Bc. Ing. Pavol Bielik" w:date="2026-04-21T14:34:00Z" w16du:dateUtc="2026-04-21T12:34:00Z">
        <w:r w:rsidR="0067327F">
          <w:t xml:space="preserve"> (vyhodnotenie škály)</w:t>
        </w:r>
      </w:ins>
      <w:r>
        <w:t xml:space="preserve">, v ktorej sa sleduje vnútorná konzistencia a ďalšie psychometrické vlastnosti nástroja. V tejto práci preto rozlišujeme medzi </w:t>
      </w:r>
      <w:r>
        <w:rPr>
          <w:b/>
          <w:bCs/>
        </w:rPr>
        <w:t>obsahovou obhajobou domén nástroja</w:t>
      </w:r>
      <w:r>
        <w:t xml:space="preserve"> a </w:t>
      </w:r>
      <w:r>
        <w:rPr>
          <w:b/>
          <w:bCs/>
        </w:rPr>
        <w:t>ich neskorším psychometrickým správaním v dátach</w:t>
      </w:r>
      <w:r>
        <w:t>.</w:t>
      </w:r>
    </w:p>
    <w:p w14:paraId="30415455" w14:textId="77777777" w:rsidR="00E27D67" w:rsidRDefault="00000000">
      <w:pPr>
        <w:pStyle w:val="Zkladntext"/>
      </w:pPr>
      <w:r>
        <w:t>Wang et al. (</w:t>
      </w:r>
      <w:hyperlink w:anchor="ref-wang2024patientpsi">
        <w:r>
          <w:rPr>
            <w:rStyle w:val="Hypertextovprepojenie"/>
          </w:rPr>
          <w:t>2024</w:t>
        </w:r>
      </w:hyperlink>
      <w:r>
        <w:t xml:space="preserve">) priamo pomenúvajú, že hodnotenie simulovaného terapeutického dialógu je kognitívne náročný proces, ktorý vyžaduje odbornú prípravu a klinickú skúsenosť, a preto sa nedá rozumne </w:t>
      </w:r>
      <w:commentRangeStart w:id="43"/>
      <w:r>
        <w:t>crowdsourcovať</w:t>
      </w:r>
      <w:commentRangeEnd w:id="43"/>
      <w:r w:rsidR="0067327F">
        <w:rPr>
          <w:rStyle w:val="Odkaznakomentr"/>
          <w:sz w:val="24"/>
          <w:szCs w:val="24"/>
        </w:rPr>
        <w:commentReference w:id="43"/>
      </w:r>
      <w:r>
        <w:t>. V ich štúdii preto hodnotilo 20 praktizujúcich profesionálov v duševnom zdraví a 13 stážistov. Lee et al. (</w:t>
      </w:r>
      <w:hyperlink w:anchor="ref-lee2025adaptivevp">
        <w:r>
          <w:rPr>
            <w:rStyle w:val="Hypertextovprepojenie"/>
          </w:rPr>
          <w:t>2025</w:t>
        </w:r>
      </w:hyperlink>
      <w:r>
        <w:t>) použili podobne malú a zámerne expertnú vzorku 28 sestier so skúsenosťou z praxe. Tieto práce ukazujú, že expert-rated evaluácia LLM simulovaných pacientov sa v komunite reálne robí na menších, ale klinicky kompetentných vzorkách, a že táto voľba nie je metodologickou slabinou, ale dôsledkom toho, kto má požadovanú odbornú prípravu na zmysluplné hodnotenie. Li et al. (</w:t>
      </w:r>
      <w:hyperlink w:anchor="ref-li2024curefun">
        <w:r>
          <w:rPr>
            <w:rStyle w:val="Hypertextovprepojenie"/>
          </w:rPr>
          <w:t>2024</w:t>
        </w:r>
      </w:hyperlink>
      <w:r>
        <w:t xml:space="preserve">) síce ako čiastočnú alternatívu ukazujú vysokú koreláciu medzi </w:t>
      </w:r>
      <w:commentRangeStart w:id="44"/>
      <w:r>
        <w:t>LLM-as-judge automatickým skórovaním</w:t>
      </w:r>
      <w:commentRangeEnd w:id="44"/>
      <w:r w:rsidR="0067327F">
        <w:rPr>
          <w:rStyle w:val="Odkaznakomentr"/>
          <w:sz w:val="24"/>
          <w:szCs w:val="24"/>
        </w:rPr>
        <w:commentReference w:id="44"/>
      </w:r>
      <w:r>
        <w:t xml:space="preserve"> a expertným ratingom, no aj pri tejto úrovni zhody ostáva expertný rating v kľúčových klinických rozhodnutiach primárnym zdrojom.</w:t>
      </w:r>
    </w:p>
    <w:p w14:paraId="554D006B" w14:textId="1123277D" w:rsidR="00E27D67" w:rsidRDefault="00000000">
      <w:pPr>
        <w:pStyle w:val="Zkladntext"/>
      </w:pPr>
      <w:r>
        <w:t xml:space="preserve">Hodnotenie AI-generovaných </w:t>
      </w:r>
      <w:del w:id="45" w:author="Bc. Ing. Pavol Bielik" w:date="2026-04-21T14:37:00Z" w16du:dateUtc="2026-04-21T12:37:00Z">
        <w:r w:rsidDel="0067327F">
          <w:delText xml:space="preserve">interview </w:delText>
        </w:r>
      </w:del>
      <w:ins w:id="46" w:author="Bc. Ing. Pavol Bielik" w:date="2026-04-21T14:37:00Z" w16du:dateUtc="2026-04-21T12:37:00Z">
        <w:r w:rsidR="0067327F">
          <w:t>rozhovorov</w:t>
        </w:r>
        <w:r w:rsidR="0067327F">
          <w:t xml:space="preserve"> </w:t>
        </w:r>
      </w:ins>
      <w:r>
        <w:t>v tejto práci preto kombinuje tri vrstvy:</w:t>
      </w:r>
    </w:p>
    <w:p w14:paraId="0615E3EA" w14:textId="77777777" w:rsidR="00E27D67" w:rsidRDefault="00000000">
      <w:pPr>
        <w:pStyle w:val="Compact"/>
        <w:numPr>
          <w:ilvl w:val="0"/>
          <w:numId w:val="2"/>
        </w:numPr>
      </w:pPr>
      <w:r>
        <w:rPr>
          <w:b/>
          <w:bCs/>
        </w:rPr>
        <w:lastRenderedPageBreak/>
        <w:t>primárna kvalitatívna vrstva</w:t>
      </w:r>
      <w:r>
        <w:t>, zahŕňajúca klinickú vierohodnosť, prirodzenosť jazyka, vnútornú konzistentnosť, súlad s obrazom depresívnej symptomatiky a tréningovú použiteľnosť; v ratingovom nástroji zodpovedajú položky G1 až G5,</w:t>
      </w:r>
    </w:p>
    <w:p w14:paraId="10D52FB9" w14:textId="77777777" w:rsidR="00E27D67" w:rsidRDefault="00000000">
      <w:pPr>
        <w:pStyle w:val="Compact"/>
        <w:numPr>
          <w:ilvl w:val="0"/>
          <w:numId w:val="2"/>
        </w:numPr>
      </w:pPr>
      <w:r>
        <w:rPr>
          <w:b/>
          <w:bCs/>
        </w:rPr>
        <w:t>vrstva symptomatickej a anchorovej fidelity</w:t>
      </w:r>
      <w:r>
        <w:t>, ktorá kombinuje transcript-level PHQ-9 symptom metadata A1 až A9 s expertnými odhadmi závažnosti S1 a funkčného dopadu S2 a porovnáva ich s vopred definovanými seed kotvami,</w:t>
      </w:r>
    </w:p>
    <w:p w14:paraId="5D948A05" w14:textId="77777777" w:rsidR="00E27D67" w:rsidRDefault="00000000">
      <w:pPr>
        <w:pStyle w:val="Compact"/>
        <w:numPr>
          <w:ilvl w:val="0"/>
          <w:numId w:val="2"/>
        </w:numPr>
      </w:pPr>
      <w:r>
        <w:rPr>
          <w:b/>
          <w:bCs/>
        </w:rPr>
        <w:t>vrstva kontroly kvality a defektov</w:t>
      </w:r>
      <w:r>
        <w:t>, reprezentovaná položkami R1 až R5, ktorá zachytáva kontradikcie, klišé, nesúlad symptomatiky a kontextu, podozrenie na inú psychopatológiu a neprimeranú expresivitu.</w:t>
      </w:r>
    </w:p>
    <w:p w14:paraId="267FDC67" w14:textId="77777777" w:rsidR="00E27D67" w:rsidRDefault="00000000">
      <w:pPr>
        <w:pStyle w:val="Nadpis3"/>
      </w:pPr>
      <w:bookmarkStart w:id="47" w:name="pojmový-rámec-skúmaných-premenných"/>
      <w:bookmarkEnd w:id="34"/>
      <w:r>
        <w:t>1.5 Pojmový rámec skúmaných premenných</w:t>
      </w:r>
    </w:p>
    <w:p w14:paraId="12371531" w14:textId="77777777" w:rsidR="00E27D67" w:rsidRDefault="00000000">
      <w:pPr>
        <w:pStyle w:val="FirstParagraph"/>
      </w:pPr>
      <w:r>
        <w:t>Boateng et al. (</w:t>
      </w:r>
      <w:hyperlink w:anchor="ref-boateng2018scaledevelopment">
        <w:r>
          <w:rPr>
            <w:rStyle w:val="Hypertextovprepojenie"/>
          </w:rPr>
          <w:t>2018</w:t>
        </w:r>
      </w:hyperlink>
      <w:r>
        <w:t>) a Terwee et al. (</w:t>
      </w:r>
      <w:hyperlink w:anchor="Xb1380ca2da1dde24ecde6fa049e981ea2d3ad7e">
        <w:r>
          <w:rPr>
            <w:rStyle w:val="Hypertextovprepojenie"/>
          </w:rPr>
          <w:t>2018</w:t>
        </w:r>
      </w:hyperlink>
      <w:r>
        <w:t xml:space="preserve">) pripomínajú, že pri novom nástroji treba jasne oddeliť manipulačné faktory od výstupných premenných, ktoré má expert hodnotiť. V tejto práci preto predpokladáme, že kvalita AI-generovaného interview závisí nielen od základnej schopnosti modelu viesť rozhovor, ale aj od toho, </w:t>
      </w:r>
      <w:r>
        <w:rPr>
          <w:b/>
          <w:bCs/>
        </w:rPr>
        <w:t>ako je generovanie usmernené</w:t>
      </w:r>
      <w:r>
        <w:t xml:space="preserve"> a </w:t>
      </w:r>
      <w:r>
        <w:rPr>
          <w:b/>
          <w:bCs/>
        </w:rPr>
        <w:t>aký spôsob odpovedania je simulovanému pacientovi priradený</w:t>
      </w:r>
      <w:r>
        <w:t>. Z tohto dôvodu pracujeme s dvoma kľúčovými teoretickými premennými, ktoré sú v metóde operacionalizované ako dva faktory vo faktorovom experimente založenom na odbornom hodnotení.</w:t>
      </w:r>
    </w:p>
    <w:p w14:paraId="6634ADFF" w14:textId="77777777" w:rsidR="00E27D67" w:rsidRDefault="00000000">
      <w:pPr>
        <w:pStyle w:val="Zkladntext"/>
      </w:pPr>
      <w:commentRangeStart w:id="48"/>
      <w:r>
        <w:t xml:space="preserve">Prvou premennou je </w:t>
      </w:r>
      <w:r>
        <w:rPr>
          <w:b/>
          <w:bCs/>
        </w:rPr>
        <w:t>prítomnosť štruktúrujúceho klinického usmernenia</w:t>
      </w:r>
      <w:r>
        <w:t>.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 guardrail 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 Li et al. (</w:t>
      </w:r>
      <w:hyperlink w:anchor="ref-li2024curefun">
        <w:r>
          <w:rPr>
            <w:rStyle w:val="Hypertextovprepojenie"/>
          </w:rPr>
          <w:t>2024</w:t>
        </w:r>
      </w:hyperlink>
      <w:r>
        <w:t>), Wang et al. (</w:t>
      </w:r>
      <w:hyperlink w:anchor="ref-wang2024patientpsi">
        <w:r>
          <w:rPr>
            <w:rStyle w:val="Hypertextovprepojenie"/>
          </w:rPr>
          <w:t>2024</w:t>
        </w:r>
      </w:hyperlink>
      <w:r>
        <w:t>) a Lee et al. (</w:t>
      </w:r>
      <w:hyperlink w:anchor="ref-lee2025adaptivevp">
        <w:r>
          <w:rPr>
            <w:rStyle w:val="Hypertextovprepojenie"/>
          </w:rPr>
          <w:t>2025</w:t>
        </w:r>
      </w:hyperlink>
      <w:r>
        <w:t>) ukazujú príbuznú logiku v troch rôznych architektúrach: CureFun riadi LLM správanie explicitným postupom, PATIENT-ψ vedie pacienta CBT kognitívnym modelom a Adaptive-VP kombinuje klinicky ukotvené scenáre s úpravou odpovedí podľa kontextu interakcie.</w:t>
      </w:r>
      <w:commentRangeEnd w:id="48"/>
      <w:r w:rsidR="0067327F">
        <w:rPr>
          <w:rStyle w:val="Odkaznakomentr"/>
          <w:sz w:val="24"/>
          <w:szCs w:val="24"/>
        </w:rPr>
        <w:commentReference w:id="48"/>
      </w:r>
    </w:p>
    <w:p w14:paraId="0E040E7E" w14:textId="77777777" w:rsidR="00E27D67" w:rsidRDefault="00000000">
      <w:pPr>
        <w:pStyle w:val="Zkladntext"/>
      </w:pPr>
      <w:r>
        <w:t xml:space="preserve">Druhou premennou je </w:t>
      </w:r>
      <w:r>
        <w:rPr>
          <w:b/>
          <w:bCs/>
        </w:rPr>
        <w:t>štýl odpovedania simulovaného pacienta</w:t>
      </w:r>
      <w:r>
        <w:t>.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14:paraId="4CACBF1B" w14:textId="77777777" w:rsidR="00E27D67" w:rsidRDefault="00000000">
      <w:pPr>
        <w:pStyle w:val="Zkladntext"/>
      </w:pPr>
      <w:r>
        <w:t>Teoretickú oporu pre význam takejto premennej poskytujú najmä Kim et al. (</w:t>
      </w:r>
      <w:hyperlink w:anchor="ref-kim2025mindvoyager">
        <w:r>
          <w:rPr>
            <w:rStyle w:val="Hypertextovprepojenie"/>
          </w:rPr>
          <w:t>2025</w:t>
        </w:r>
      </w:hyperlink>
      <w:r>
        <w:t xml:space="preserve">), ktorí komunikačnú variabilitu klienta rozdeľujú na dve nezávislé osi: </w:t>
      </w:r>
      <w:commentRangeStart w:id="49"/>
      <w:r>
        <w:rPr>
          <w:i/>
          <w:iCs/>
        </w:rPr>
        <w:t>openness</w:t>
      </w:r>
      <w:r>
        <w:t xml:space="preserve"> a </w:t>
      </w:r>
      <w:r>
        <w:rPr>
          <w:i/>
          <w:iCs/>
        </w:rPr>
        <w:t>metacognition</w:t>
      </w:r>
      <w:r>
        <w:t xml:space="preserve">. </w:t>
      </w:r>
      <w:commentRangeEnd w:id="49"/>
      <w:r w:rsidR="0067327F">
        <w:rPr>
          <w:rStyle w:val="Odkaznakomentr"/>
          <w:sz w:val="24"/>
          <w:szCs w:val="24"/>
        </w:rPr>
        <w:lastRenderedPageBreak/>
        <w:commentReference w:id="49"/>
      </w:r>
      <w:r>
        <w:t xml:space="preserve">Klient s vysokou otvorenosťou aktívne odkrýva svoje skúsenosti a zapája sa do exploračnej fázy, zatiaľ čo klient s nízkou otvorenosťou ostáva opatrný a zdieľa zdráhavo; podobne klient s rozvinutou metakogníciou vie svoje stavy artikulovať, kým klient s nízkou metakogníciou má problém ich rozpoznať alebo verbalizovať. V architektúre MindVoyager je tento dvojrozmerný rámec implementovaný cez dva prepojené komponenty — </w:t>
      </w:r>
      <w:commentRangeStart w:id="50"/>
      <w:r>
        <w:rPr>
          <w:i/>
          <w:iCs/>
        </w:rPr>
        <w:t>cognitive diagram</w:t>
      </w:r>
      <w:r>
        <w:t xml:space="preserve"> a </w:t>
      </w:r>
      <w:r>
        <w:rPr>
          <w:i/>
          <w:iCs/>
        </w:rPr>
        <w:t>cognition mediator</w:t>
      </w:r>
      <w:r>
        <w:t xml:space="preserve"> </w:t>
      </w:r>
      <w:commentRangeEnd w:id="50"/>
      <w:r w:rsidR="0067327F">
        <w:rPr>
          <w:rStyle w:val="Odkaznakomentr"/>
          <w:sz w:val="24"/>
          <w:szCs w:val="24"/>
        </w:rPr>
        <w:commentReference w:id="50"/>
      </w:r>
      <w:r>
        <w:t>— takže klient nezdieľa všetko naraz a postupné odhaľovanie informácií je riadené samostatným modulom. Tí istí autori zároveň empiricky ukazujú, že samotný prompt engineering nestačí na vernú simuláciu uzavretého klienta: aj keď bol LLM klient explicitne inštruovaný správať sa s nízkou otvorenosťou a nízkou metakogníciou,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14:paraId="1A2C45A7" w14:textId="77777777" w:rsidR="00E27D67" w:rsidRDefault="00000000">
      <w:pPr>
        <w:pStyle w:val="Zkladntext"/>
      </w:pPr>
      <w:r>
        <w:t xml:space="preserve">Za kľúčové výstupné premenné považujeme </w:t>
      </w:r>
      <w:r>
        <w:rPr>
          <w:b/>
          <w:bCs/>
        </w:rPr>
        <w:t>klinickú vierohodnosť</w:t>
      </w:r>
      <w:r>
        <w:t xml:space="preserve">, </w:t>
      </w:r>
      <w:r>
        <w:rPr>
          <w:b/>
          <w:bCs/>
        </w:rPr>
        <w:t>prirodzenosť a plynulosť</w:t>
      </w:r>
      <w:r>
        <w:t xml:space="preserve">, </w:t>
      </w:r>
      <w:r>
        <w:rPr>
          <w:b/>
          <w:bCs/>
        </w:rPr>
        <w:t>vnútornú konzistentnosť</w:t>
      </w:r>
      <w:r>
        <w:t xml:space="preserve">, </w:t>
      </w:r>
      <w:r>
        <w:rPr>
          <w:b/>
          <w:bCs/>
        </w:rPr>
        <w:t>symptomatickú primeranosť</w:t>
      </w:r>
      <w:r>
        <w:t xml:space="preserve">, </w:t>
      </w:r>
      <w:r>
        <w:rPr>
          <w:b/>
          <w:bCs/>
        </w:rPr>
        <w:t>výskyt varovných signálov</w:t>
      </w:r>
      <w:r>
        <w:t xml:space="preserve"> a </w:t>
      </w:r>
      <w:r>
        <w:rPr>
          <w:b/>
          <w:bCs/>
        </w:rPr>
        <w:t>celkovú tréningovú použiteľnosť interview</w:t>
      </w:r>
      <w:r>
        <w:t>.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14:paraId="2F78DF27" w14:textId="45002E25" w:rsidR="00E27D67" w:rsidRDefault="00000000">
      <w:pPr>
        <w:pStyle w:val="Zkladntext"/>
      </w:pPr>
      <w:r>
        <w:t xml:space="preserve">V dátovej štruktúre sú tieto výstupné premenné zachytené dvojako. V ľudskom ratingovom nástroji sú priamo prítomné položky G1 až G5, S1, S2 a R1 až R5. Popri tom dataset obsahuje aj transcript-level PHQ-9 symptom metadata A1 až A9, ktoré nevznikajú ako expertné hodnotenie, ale ako súčasť self-report vrstvy pripojenej k simulovanému participantovi v </w:t>
      </w:r>
      <w:commentRangeStart w:id="51"/>
      <w:r>
        <w:t xml:space="preserve">Sim Lab / Chat Lab </w:t>
      </w:r>
      <w:del w:id="52" w:author="Bc. Ing. Pavol Bielik" w:date="2026-04-21T14:40:00Z" w16du:dateUtc="2026-04-21T12:40:00Z">
        <w:r w:rsidDel="006030EF">
          <w:delText>bundle</w:delText>
        </w:r>
      </w:del>
      <w:ins w:id="53" w:author="Bc. Ing. Pavol Bielik" w:date="2026-04-21T14:40:00Z" w16du:dateUtc="2026-04-21T12:40:00Z">
        <w:r w:rsidR="006030EF">
          <w:t>nástroji</w:t>
        </w:r>
      </w:ins>
      <w:commentRangeEnd w:id="51"/>
      <w:r w:rsidR="006030EF">
        <w:rPr>
          <w:rStyle w:val="Odkaznakomentr"/>
          <w:sz w:val="24"/>
          <w:szCs w:val="24"/>
        </w:rPr>
        <w:commentReference w:id="51"/>
      </w:r>
      <w:r>
        <w:t>. Na úrovni analýzy pracujeme aj s kompozitmi indexu klinickej vierohodnosti, vytvoreného z položiek G1, G3 a G4, a indexu defektov, vytvoreného z položiek R1 až R5.</w:t>
      </w:r>
    </w:p>
    <w:p w14:paraId="4B159995" w14:textId="77777777" w:rsidR="00E27D67" w:rsidRDefault="00000000">
      <w:pPr>
        <w:pStyle w:val="Nadpis3"/>
      </w:pPr>
      <w:bookmarkStart w:id="54" w:name="výskumná-medzera-a-prínos-práce"/>
      <w:bookmarkEnd w:id="47"/>
      <w:r>
        <w:t>1.6 Výskumná medzera a prínos práce</w:t>
      </w:r>
    </w:p>
    <w:p w14:paraId="16B1CEBC" w14:textId="77777777" w:rsidR="00E27D67" w:rsidRDefault="00000000">
      <w:pPr>
        <w:pStyle w:val="FirstParagraph"/>
      </w:pPr>
      <w:r>
        <w:t>Li et al. (</w:t>
      </w:r>
      <w:hyperlink w:anchor="ref-li2024curefun">
        <w:r>
          <w:rPr>
            <w:rStyle w:val="Hypertextovprepojenie"/>
          </w:rPr>
          <w:t>2024</w:t>
        </w:r>
      </w:hyperlink>
      <w:r>
        <w:t>), Wang et al. (</w:t>
      </w:r>
      <w:hyperlink w:anchor="ref-wang2024patientpsi">
        <w:r>
          <w:rPr>
            <w:rStyle w:val="Hypertextovprepojenie"/>
          </w:rPr>
          <w:t>2024</w:t>
        </w:r>
      </w:hyperlink>
      <w:r>
        <w:t>), Lee et al. (</w:t>
      </w:r>
      <w:hyperlink w:anchor="ref-lee2025adaptivevp">
        <w:r>
          <w:rPr>
            <w:rStyle w:val="Hypertextovprepojenie"/>
          </w:rPr>
          <w:t>2025</w:t>
        </w:r>
      </w:hyperlink>
      <w:r>
        <w:t>), Ajluni (</w:t>
      </w:r>
      <w:hyperlink w:anchor="ref-ajluni2025psychiatriceducation">
        <w:r>
          <w:rPr>
            <w:rStyle w:val="Hypertextovprepojenie"/>
          </w:rPr>
          <w:t>2025</w:t>
        </w:r>
      </w:hyperlink>
      <w:r>
        <w:t>), Schmidt et al. (</w:t>
      </w:r>
      <w:hyperlink w:anchor="ref-schmidt2025client101">
        <w:r>
          <w:rPr>
            <w:rStyle w:val="Hypertextovprepojenie"/>
          </w:rPr>
          <w:t>2025</w:t>
        </w:r>
      </w:hyperlink>
      <w:r>
        <w:t>) a Morrison et al. (</w:t>
      </w:r>
      <w:hyperlink w:anchor="ref-morrison2025virtuallypsychologist">
        <w:r>
          <w:rPr>
            <w:rStyle w:val="Hypertextovprepojenie"/>
          </w:rPr>
          <w:t>2025</w:t>
        </w:r>
      </w:hyperlink>
      <w:r>
        <w:t>) 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 Kim et al. (</w:t>
      </w:r>
      <w:hyperlink w:anchor="ref-kim2025mindvoyager">
        <w:r>
          <w:rPr>
            <w:rStyle w:val="Hypertextovprepojenie"/>
          </w:rPr>
          <w:t>2025</w:t>
        </w:r>
      </w:hyperlink>
      <w:r>
        <w:t>) napríklad cielia na evaluáciu terapeutických modelov, kým Li et al. (</w:t>
      </w:r>
      <w:hyperlink w:anchor="ref-li2024curefun">
        <w:r>
          <w:rPr>
            <w:rStyle w:val="Hypertextovprepojenie"/>
          </w:rPr>
          <w:t>2024</w:t>
        </w:r>
      </w:hyperlink>
      <w:r>
        <w:t>) a Lee et al. (</w:t>
      </w:r>
      <w:hyperlink w:anchor="ref-lee2025adaptivevp">
        <w:r>
          <w:rPr>
            <w:rStyle w:val="Hypertextovprepojenie"/>
          </w:rPr>
          <w:t>2025</w:t>
        </w:r>
      </w:hyperlink>
      <w:r>
        <w:t xml:space="preserve">) viac riešia tréningový framework a kvalitu interakcie. Menej preskúmaná však zostáva otázka, ako odborníci posudzujú </w:t>
      </w:r>
      <w:r>
        <w:rPr>
          <w:b/>
          <w:bCs/>
        </w:rPr>
        <w:t>samotné AI-generované interview texty</w:t>
      </w:r>
      <w:r>
        <w:t xml:space="preserve">, ak sú vytvárané v kontrolovanom faktorovom dizajne a ak systematicky </w:t>
      </w:r>
      <w:r>
        <w:lastRenderedPageBreak/>
        <w:t>obmieňame vlastnosti generovania na strane simulovaného pacienta. Toto tvrdenie predstavuje inferenciu vyplývajúcu zo zamerania dostupných kľúčových prác.</w:t>
      </w:r>
    </w:p>
    <w:p w14:paraId="3E54C176" w14:textId="77777777" w:rsidR="00E27D67" w:rsidRDefault="00000000">
      <w:pPr>
        <w:pStyle w:val="Zkladntext"/>
      </w:pPr>
      <w:r>
        <w:t>Williams et al. (</w:t>
      </w:r>
      <w:hyperlink w:anchor="ref-williams2017simulationmentalhealth">
        <w:r>
          <w:rPr>
            <w:rStyle w:val="Hypertextovprepojenie"/>
          </w:rPr>
          <w:t>2017</w:t>
        </w:r>
      </w:hyperlink>
      <w:r>
        <w:t>), Australian Postgraduate Psychology Simulation Education Working Group (APPESWG) (</w:t>
      </w:r>
      <w:hyperlink w:anchor="ref-appeswg2021newreality">
        <w:r>
          <w:rPr>
            <w:rStyle w:val="Hypertextovprepojenie"/>
          </w:rPr>
          <w:t>2021</w:t>
        </w:r>
      </w:hyperlink>
      <w:r>
        <w:t>), Rice et al. (</w:t>
      </w:r>
      <w:hyperlink w:anchor="ref-rice2022simulatedplacements">
        <w:r>
          <w:rPr>
            <w:rStyle w:val="Hypertextovprepojenie"/>
          </w:rPr>
          <w:t>2022</w:t>
        </w:r>
      </w:hyperlink>
      <w:r>
        <w:t>) a Chaby et al. (</w:t>
      </w:r>
      <w:hyperlink w:anchor="ref-chaby2022embodiedvirtualpatients">
        <w:r>
          <w:rPr>
            <w:rStyle w:val="Hypertextovprepojenie"/>
          </w:rPr>
          <w:t>2022</w:t>
        </w:r>
      </w:hyperlink>
      <w:r>
        <w:t>) pomerne presvedčivo ukazujú, že štandardizované prípady, simulated placements a virtuálni klienti môžu byť vo výučbe užitočné. Meng et al. (</w:t>
      </w:r>
      <w:hyperlink w:anchor="ref-meng2024llmmedicine">
        <w:r>
          <w:rPr>
            <w:rStyle w:val="Hypertextovprepojenie"/>
          </w:rPr>
          <w:t>2024</w:t>
        </w:r>
      </w:hyperlink>
      <w:r>
        <w:t>), Yu et al. (</w:t>
      </w:r>
      <w:hyperlink w:anchor="ref-yu2025simulatedpatientsystems">
        <w:r>
          <w:rPr>
            <w:rStyle w:val="Hypertextovprepojenie"/>
          </w:rPr>
          <w:t>2025</w:t>
        </w:r>
      </w:hyperlink>
      <w:r>
        <w:t>), Li et al. (</w:t>
      </w:r>
      <w:hyperlink w:anchor="ref-li2024curefun">
        <w:r>
          <w:rPr>
            <w:rStyle w:val="Hypertextovprepojenie"/>
          </w:rPr>
          <w:t>2024</w:t>
        </w:r>
      </w:hyperlink>
      <w:r>
        <w:t>) a Wang et al. (</w:t>
      </w:r>
      <w:hyperlink w:anchor="ref-wang2024patientpsi">
        <w:r>
          <w:rPr>
            <w:rStyle w:val="Hypertextovprepojenie"/>
          </w:rPr>
          <w:t>2024</w:t>
        </w:r>
      </w:hyperlink>
      <w:r>
        <w:t xml:space="preserve">) zároveň ukazujú, že veľké jazykové modely dokážu generovať plynulý a klinicky ukotviteľný text. Podstatne menej však vieme o tom, ako odborníci hodnotia </w:t>
      </w:r>
      <w:r>
        <w:rPr>
          <w:b/>
          <w:bCs/>
        </w:rPr>
        <w:t>klinickú kvalitu kontrolovane generovaných, symptomaticky anchorovaných AI rozhovorov</w:t>
      </w:r>
      <w:r>
        <w:t xml:space="preserve"> a či sa táto kvalita mení v závislosti od konkrétneho nastavenia generovania. Z pedagogického hľadiska ide o zásadnú otázku, pretože skôr než možno skúmať </w:t>
      </w:r>
      <w:commentRangeStart w:id="55"/>
      <w:r>
        <w:t xml:space="preserve">learning outcomes </w:t>
      </w:r>
      <w:commentRangeEnd w:id="55"/>
      <w:r w:rsidR="006030EF">
        <w:rPr>
          <w:rStyle w:val="Odkaznakomentr"/>
          <w:sz w:val="24"/>
          <w:szCs w:val="24"/>
        </w:rPr>
        <w:commentReference w:id="55"/>
      </w:r>
      <w:r>
        <w:t>takýchto simulácií, treba vedieť, či samotný materiál vôbec pôsobí dostatočne vierohodne, konzistentne a bezpečne na to, aby bol zmysluplným podkladom pre tréning.</w:t>
      </w:r>
    </w:p>
    <w:p w14:paraId="548EAA6D" w14:textId="77777777" w:rsidR="00E27D67" w:rsidRDefault="00000000">
      <w:pPr>
        <w:pStyle w:val="Zkladntext"/>
      </w:pPr>
      <w:r>
        <w:t xml:space="preserve">Predkladaná práca chce túto medzeru čiastočne zaplniť tým, že sa sústreďuje na expertne hodnotené transkripty AI-generovaných simulovaných klinických interview o depresívnej symptomatike. Jej prínos možno vymedziť v štyroch rovinách. Po prvé, prináša </w:t>
      </w:r>
      <w:r>
        <w:rPr>
          <w:b/>
          <w:bCs/>
        </w:rPr>
        <w:t>metodologický príspevok</w:t>
      </w:r>
      <w:r>
        <w:t xml:space="preserve"> v podobe kontrolovaného porovnávania variantov generovania toho istého typu prípadu. Po druhé, prináša </w:t>
      </w:r>
      <w:r>
        <w:rPr>
          <w:b/>
          <w:bCs/>
        </w:rPr>
        <w:t>obsahový príspevok</w:t>
      </w:r>
      <w:r>
        <w:t xml:space="preserve"> v tom, že skúma nielen všeobecnú klinickú vierohodnosť, ale aj symptomatickú primeranosť a výskyt defektov. Po tretie, prináša </w:t>
      </w:r>
      <w:r>
        <w:rPr>
          <w:b/>
          <w:bCs/>
        </w:rPr>
        <w:t>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 </w:t>
      </w:r>
      <w:r>
        <w:rPr>
          <w:b/>
          <w:bCs/>
        </w:rPr>
        <w:t>aplikačný presah v podobe simulačného rámca</w:t>
      </w:r>
      <w:r>
        <w:t>, keďže výsledkom práce nie je iba jednorazový súbor transkriptov,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p w14:paraId="002CFA48" w14:textId="77777777" w:rsidR="00E27D67" w:rsidRDefault="00000000">
      <w:pPr>
        <w:pStyle w:val="Nadpis3"/>
      </w:pPr>
      <w:bookmarkStart w:id="56" w:name="cieľ-výskumu-výskumné-otázky-a-hypotézy"/>
      <w:bookmarkEnd w:id="54"/>
      <w:r>
        <w:t>1.7 Cieľ výskumu, výskumné otázky a hypotézy</w:t>
      </w:r>
    </w:p>
    <w:p w14:paraId="588A5819" w14:textId="77777777" w:rsidR="00E27D67" w:rsidRDefault="00000000">
      <w:pPr>
        <w:pStyle w:val="Nadpis4"/>
      </w:pPr>
      <w:bookmarkStart w:id="57" w:name="cieľ-výskumu"/>
      <w:r>
        <w:t>Cieľ výskumu</w:t>
      </w:r>
    </w:p>
    <w:p w14:paraId="4E629CE9" w14:textId="77777777" w:rsidR="00E27D67" w:rsidRDefault="00000000">
      <w:pPr>
        <w:pStyle w:val="FirstParagraph"/>
      </w:pPr>
      <w:r>
        <w:t>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14:paraId="382A791A" w14:textId="77777777" w:rsidR="00E27D67" w:rsidRDefault="00000000">
      <w:pPr>
        <w:pStyle w:val="Zkladntext"/>
      </w:pPr>
      <w:r>
        <w:t>V nadväznosti na hlavný cieľ sledujeme aj niekoľko parciálnych cieľov:</w:t>
      </w:r>
    </w:p>
    <w:p w14:paraId="5074A7D8" w14:textId="77777777" w:rsidR="00E27D67" w:rsidRDefault="00000000">
      <w:pPr>
        <w:pStyle w:val="Compact"/>
        <w:numPr>
          <w:ilvl w:val="0"/>
          <w:numId w:val="3"/>
        </w:numPr>
      </w:pPr>
      <w:r>
        <w:lastRenderedPageBreak/>
        <w:t>opísať úroveň kvality AI-generovaných interview na úrovni globálnych odborných hodnotení G1 až G5,</w:t>
      </w:r>
    </w:p>
    <w:p w14:paraId="2657FBA9" w14:textId="77777777" w:rsidR="00E27D67" w:rsidRDefault="00000000">
      <w:pPr>
        <w:pStyle w:val="Compact"/>
        <w:numPr>
          <w:ilvl w:val="0"/>
          <w:numId w:val="3"/>
        </w:numPr>
      </w:pPr>
      <w:r>
        <w:t>preskúmať, či prítomnosť štruktúrujúceho klinického usmernenia súvisí s vyššou klinickou vierohodnosťou, prirodzenejším a konzistentnejším priebehom rozhovoru a vyššou tréningovou použiteľnosťou,</w:t>
      </w:r>
    </w:p>
    <w:p w14:paraId="185E5558" w14:textId="77777777" w:rsidR="00E27D67" w:rsidRDefault="00000000">
      <w:pPr>
        <w:pStyle w:val="Compact"/>
        <w:numPr>
          <w:ilvl w:val="0"/>
          <w:numId w:val="3"/>
        </w:numPr>
      </w:pPr>
      <w:r>
        <w:t>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14:paraId="75FCC75D" w14:textId="77777777" w:rsidR="00E27D67" w:rsidRDefault="00000000">
      <w:pPr>
        <w:pStyle w:val="Compact"/>
        <w:numPr>
          <w:ilvl w:val="0"/>
          <w:numId w:val="3"/>
        </w:numPr>
      </w:pPr>
      <w:r>
        <w:t>preskúmať vzťah medzi štýlom odpovedania simulovaného pacienta na úrovniach P1, P2 a P3 a odborným hodnotením kvality interview,</w:t>
      </w:r>
    </w:p>
    <w:p w14:paraId="7D79360A" w14:textId="77777777" w:rsidR="00E27D67" w:rsidRDefault="00000000">
      <w:pPr>
        <w:pStyle w:val="Compact"/>
        <w:numPr>
          <w:ilvl w:val="0"/>
          <w:numId w:val="3"/>
        </w:numPr>
      </w:pPr>
      <w:r>
        <w:t>overiť, či sa účinok štruktúrujúceho klinického usmernenia mení v závislosti od štýlu odpovedania simulovaného pacienta,</w:t>
      </w:r>
    </w:p>
    <w:p w14:paraId="2E1B1632" w14:textId="77777777" w:rsidR="00E27D67" w:rsidRDefault="00000000">
      <w:pPr>
        <w:pStyle w:val="Compact"/>
        <w:numPr>
          <w:ilvl w:val="0"/>
          <w:numId w:val="3"/>
        </w:numPr>
      </w:pPr>
      <w:r>
        <w:t>zistiť mieru zhody medzi odbornými hodnotiteľmi,</w:t>
      </w:r>
    </w:p>
    <w:p w14:paraId="602F39AE" w14:textId="77777777" w:rsidR="00E27D67" w:rsidRDefault="00000000">
      <w:pPr>
        <w:pStyle w:val="Compact"/>
        <w:numPr>
          <w:ilvl w:val="0"/>
          <w:numId w:val="3"/>
        </w:numPr>
      </w:pPr>
      <w:r>
        <w:t>exploračne preskúmať, ako hodnotitelia odhadujú pôvod rozhovoru a aké typy komentárov sa v ich otvorených odpovediach objavujú najčastejšie.</w:t>
      </w:r>
    </w:p>
    <w:p w14:paraId="0EC4A6EC" w14:textId="77777777" w:rsidR="00E27D67" w:rsidRDefault="00000000">
      <w:pPr>
        <w:pStyle w:val="Nadpis4"/>
      </w:pPr>
      <w:bookmarkStart w:id="58" w:name="výskumné-otázky-a-hypotézy"/>
      <w:bookmarkEnd w:id="57"/>
      <w:r>
        <w:t>Výskumné otázky a hypotézy</w:t>
      </w:r>
    </w:p>
    <w:p w14:paraId="294475FD" w14:textId="77777777" w:rsidR="00E27D67" w:rsidRDefault="00000000">
      <w:pPr>
        <w:pStyle w:val="FirstParagraph"/>
      </w:pPr>
      <w:r>
        <w:t>Na základe formulovaného cieľa a uvedených teoretických a empirických východísk formulujeme nasledujúce výskumné otázky a hypotézy.</w:t>
      </w:r>
    </w:p>
    <w:p w14:paraId="426F44F9" w14:textId="77777777" w:rsidR="00E27D67" w:rsidRDefault="00000000">
      <w:pPr>
        <w:pStyle w:val="Zkladntext"/>
      </w:pPr>
      <w:r>
        <w:rPr>
          <w:b/>
          <w:bCs/>
        </w:rPr>
        <w:t>Blok A — globálna kvalita interview a symptomatická primeranosť</w:t>
      </w:r>
    </w:p>
    <w:p w14:paraId="41B5EB09" w14:textId="77777777" w:rsidR="00E27D67" w:rsidRDefault="00000000">
      <w:pPr>
        <w:pStyle w:val="Zkladntext"/>
      </w:pPr>
      <w:r>
        <w:rPr>
          <w:b/>
          <w:bCs/>
        </w:rPr>
        <w:t>VO1.</w:t>
      </w:r>
      <w:r>
        <w:t xml:space="preserve"> Ako odborní hodnotitelia celkovo hodnotia klinickú vierohodnosť, prirodzenosť, vnútornú konzistentnosť a tréningovú použiteľnosť AI-generovaných simulovaných klinických interview o depresívnej symptomatike?</w:t>
      </w:r>
    </w:p>
    <w:p w14:paraId="7B06854B" w14:textId="77777777" w:rsidR="00E27D67" w:rsidRDefault="00000000">
      <w:pPr>
        <w:pStyle w:val="Zkladntext"/>
      </w:pPr>
      <w:r>
        <w:rPr>
          <w:b/>
          <w:bCs/>
        </w:rPr>
        <w:t>VO2.</w:t>
      </w:r>
      <w:r>
        <w:t xml:space="preserve"> Do akej miery sú AI-generované simulované klinické interview symptomaticky primerané vzhľadom na cieľový seed scenár, z ktorého vychádzajú?</w:t>
      </w:r>
    </w:p>
    <w:p w14:paraId="443483F5" w14:textId="77777777" w:rsidR="00E27D67" w:rsidRDefault="00000000">
      <w:pPr>
        <w:pStyle w:val="Zkladntext"/>
      </w:pPr>
      <w:r>
        <w:t>Li et al. (</w:t>
      </w:r>
      <w:hyperlink w:anchor="ref-li2024curefun">
        <w:r>
          <w:rPr>
            <w:rStyle w:val="Hypertextovprepojenie"/>
          </w:rPr>
          <w:t>2024</w:t>
        </w:r>
      </w:hyperlink>
      <w:r>
        <w:t>), Wang et al. (</w:t>
      </w:r>
      <w:hyperlink w:anchor="ref-wang2024patientpsi">
        <w:r>
          <w:rPr>
            <w:rStyle w:val="Hypertextovprepojenie"/>
          </w:rPr>
          <w:t>2024</w:t>
        </w:r>
      </w:hyperlink>
      <w:r>
        <w:t>) a Lee et al. (</w:t>
      </w:r>
      <w:hyperlink w:anchor="ref-lee2025adaptivevp">
        <w:r>
          <w:rPr>
            <w:rStyle w:val="Hypertextovprepojenie"/>
          </w:rPr>
          <w:t>2025</w:t>
        </w:r>
      </w:hyperlink>
      <w:r>
        <w:t>) 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14:paraId="2DB735A2" w14:textId="77777777" w:rsidR="00E27D67" w:rsidRDefault="00000000">
      <w:pPr>
        <w:pStyle w:val="Zkladntext"/>
      </w:pPr>
      <w:r>
        <w:rPr>
          <w:b/>
          <w:bCs/>
        </w:rPr>
        <w:t>H1.</w:t>
      </w:r>
      <w:r>
        <w:t xml:space="preserve"> 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14:paraId="68914358" w14:textId="77777777" w:rsidR="00E27D67" w:rsidRDefault="00000000">
      <w:pPr>
        <w:pStyle w:val="Zkladntext"/>
      </w:pPr>
      <w:r>
        <w:rPr>
          <w:b/>
          <w:bCs/>
        </w:rPr>
        <w:t>H2.</w:t>
      </w:r>
      <w:r>
        <w:t xml:space="preserve"> Interview vytvorené so štruktúrujúcim klinickým usmernením budú odbornými hodnotiteľmi posudzované ako prirodzenejšie a vnútorne konzistentnejšie než interview vytvorené bez tohto usmernenia, najmä na položke G2.</w:t>
      </w:r>
    </w:p>
    <w:p w14:paraId="27D1695A" w14:textId="77777777" w:rsidR="00E27D67" w:rsidRDefault="00000000">
      <w:pPr>
        <w:pStyle w:val="Zkladntext"/>
      </w:pPr>
      <w:r>
        <w:rPr>
          <w:b/>
          <w:bCs/>
        </w:rPr>
        <w:lastRenderedPageBreak/>
        <w:t>H3.</w:t>
      </w:r>
      <w:r>
        <w:t xml:space="preserve"> Interview vytvorené so štruktúrujúcim klinickým usmernením budú obsahovať menej varovných signálov a iných problematických prvkov než interview vytvorené bez tohto usmernenia, a to na úrovni indexu defektov aj jednotlivých položiek R1 až R5.</w:t>
      </w:r>
    </w:p>
    <w:p w14:paraId="27C36821" w14:textId="77777777" w:rsidR="00E27D67" w:rsidRDefault="00000000">
      <w:pPr>
        <w:pStyle w:val="Zkladntext"/>
      </w:pPr>
      <w:r>
        <w:rPr>
          <w:b/>
          <w:bCs/>
        </w:rPr>
        <w:t>H4.</w:t>
      </w:r>
      <w:r>
        <w:t xml:space="preserve"> Interview vytvorené so štruktúrujúcim klinickým usmernením budú symptomaticky primeranejšie vzhľadom na cieľový seed scenár než interview bez tohto usmernenia. Tento predpoklad bude primárne posudzovaný cez nižšiu priemernú absolútnu chybu transcript-level domén A1 až A9 voči seed kotvám; expertné odhady závažnosti a funkčného dopadu budú túto líniu dopĺňať ako samostatná ľudská vrstva aj cez priame </w:t>
      </w:r>
      <w:r>
        <w:rPr>
          <w:rStyle w:val="VerbatimChar"/>
        </w:rPr>
        <w:t>S1/S2</w:t>
      </w:r>
      <w:r>
        <w:t xml:space="preserve"> error ukazovatele.</w:t>
      </w:r>
    </w:p>
    <w:p w14:paraId="0E7E89F1" w14:textId="77777777" w:rsidR="00E27D67" w:rsidRDefault="00000000">
      <w:pPr>
        <w:pStyle w:val="Zkladntext"/>
      </w:pPr>
      <w:r>
        <w:rPr>
          <w:b/>
          <w:bCs/>
        </w:rPr>
        <w:t>H5.</w:t>
      </w:r>
      <w:r>
        <w:t xml:space="preserve"> Interview vytvorené so štruktúrujúcim klinickým usmernením budú odbornými hodnotiteľmi posudzované ako použiteľnejšie na tréningové alebo výučbové účely než interview bez tohto usmernenia, a to na úrovni položky G5.</w:t>
      </w:r>
    </w:p>
    <w:p w14:paraId="277E8EC3" w14:textId="77777777" w:rsidR="00E27D67" w:rsidRDefault="00000000">
      <w:pPr>
        <w:pStyle w:val="Zkladntext"/>
      </w:pPr>
      <w:r>
        <w:rPr>
          <w:b/>
          <w:bCs/>
        </w:rPr>
        <w:t>Blok B — štýl odpovedania simulovaného pacienta</w:t>
      </w:r>
    </w:p>
    <w:p w14:paraId="3D3788C3" w14:textId="77777777" w:rsidR="00E27D67" w:rsidRDefault="00000000">
      <w:pPr>
        <w:pStyle w:val="Zkladntext"/>
      </w:pPr>
      <w:r>
        <w:rPr>
          <w:b/>
          <w:bCs/>
        </w:rPr>
        <w:t>VO3.</w:t>
      </w:r>
      <w:r>
        <w:t xml:space="preserve"> Aký vzťah má štýl odpovedania simulovaného pacienta ku klinickej vierohodnosti, prirodzenosti, vnútornej konzistentnosti a tréningovej použiteľnosti interview?</w:t>
      </w:r>
    </w:p>
    <w:p w14:paraId="168663FA" w14:textId="77777777" w:rsidR="00E27D67" w:rsidRDefault="00000000">
      <w:pPr>
        <w:pStyle w:val="Zkladntext"/>
      </w:pPr>
      <w:r>
        <w:rPr>
          <w:b/>
          <w:bCs/>
        </w:rPr>
        <w:t>VO4.</w:t>
      </w:r>
      <w:r>
        <w:t xml:space="preserve"> Aký vzťah má štýl odpovedania simulovaného pacienta k symptomatickej primeranosti interview a k výskytu varovných signálov?</w:t>
      </w:r>
    </w:p>
    <w:p w14:paraId="3CB63E12" w14:textId="77777777" w:rsidR="00E27D67" w:rsidRDefault="00000000">
      <w:pPr>
        <w:pStyle w:val="Zkladntext"/>
      </w:pPr>
      <w:r>
        <w:rPr>
          <w:b/>
          <w:bCs/>
        </w:rPr>
        <w:t>H6.</w:t>
      </w:r>
      <w:r>
        <w:t xml:space="preserve"> Interview s vyváženým alebo rozvinutým štýlom odpovedania simulovaného pacienta (P2 alebo P3) budú odbornými hodnotiteľmi posudzované ako klinicky vierohodnejšie než interview so zdržanlivým štýlom odpovedania (P1).</w:t>
      </w:r>
    </w:p>
    <w:p w14:paraId="3678009F" w14:textId="77777777" w:rsidR="00E27D67" w:rsidRDefault="00000000">
      <w:pPr>
        <w:pStyle w:val="Zkladntext"/>
      </w:pPr>
      <w:r>
        <w:rPr>
          <w:b/>
          <w:bCs/>
        </w:rPr>
        <w:t>H7.</w:t>
      </w:r>
      <w:r>
        <w:t xml:space="preserve"> Interview s rozvinutejším štýlom odpovedania (P3) budú odbornými hodnotiteľmi posudzované ako prirodzenejšie a tréningovo použiteľnejšie než interview so zdržanlivejším štýlom odpovedania (P1, P2), najmä na položkách G2 a G5.</w:t>
      </w:r>
    </w:p>
    <w:p w14:paraId="34BCA390" w14:textId="77777777" w:rsidR="00E27D67" w:rsidRDefault="00000000">
      <w:pPr>
        <w:pStyle w:val="Zkladntext"/>
      </w:pPr>
      <w:r>
        <w:rPr>
          <w:b/>
          <w:bCs/>
        </w:rPr>
        <w:t>H8.</w:t>
      </w:r>
      <w:r>
        <w:t xml:space="preserve"> Interview s rozvinutejším štýlom odpovedania (P3) budú poskytovať symptomaticky bohatší a presnejší obraz prípadu než interview so zdržanlivejším štýlom (P1), teda budú mať nižšiu priemernú absolútnu chybu v symptomatických doménach.</w:t>
      </w:r>
    </w:p>
    <w:p w14:paraId="43DB8FF2" w14:textId="77777777" w:rsidR="00E27D67" w:rsidRDefault="00000000">
      <w:pPr>
        <w:pStyle w:val="Zkladntext"/>
      </w:pPr>
      <w:r>
        <w:t>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14:paraId="592E1F70" w14:textId="77777777" w:rsidR="00E27D67" w:rsidRDefault="00000000">
      <w:pPr>
        <w:pStyle w:val="Zkladntext"/>
      </w:pPr>
      <w:r>
        <w:rPr>
          <w:b/>
          <w:bCs/>
        </w:rPr>
        <w:t>Blok C — interakcia, zhoda a doplnkové výstupy</w:t>
      </w:r>
    </w:p>
    <w:p w14:paraId="5978F470" w14:textId="77777777" w:rsidR="00E27D67" w:rsidRDefault="00000000">
      <w:pPr>
        <w:pStyle w:val="Zkladntext"/>
      </w:pPr>
      <w:r>
        <w:rPr>
          <w:b/>
          <w:bCs/>
        </w:rPr>
        <w:t>VO5.</w:t>
      </w:r>
      <w:r>
        <w:t xml:space="preserve"> Existuje interakčný efekt medzi prítomnosťou štruktúrujúceho klinického usmernenia a štýlom odpovedania simulovaného pacienta vo vzťahu ku kvalite interview?</w:t>
      </w:r>
    </w:p>
    <w:p w14:paraId="104643FB" w14:textId="77777777" w:rsidR="00E27D67" w:rsidRDefault="00000000">
      <w:pPr>
        <w:pStyle w:val="Zkladntext"/>
      </w:pPr>
      <w:r>
        <w:rPr>
          <w:b/>
          <w:bCs/>
        </w:rPr>
        <w:t>H9.</w:t>
      </w:r>
      <w:r>
        <w:t xml:space="preserve"> 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w:t>
      </w:r>
      <w:r>
        <w:lastRenderedPageBreak/>
        <w:t>prospech kombinácie so štruktúrujúcim klinickým usmernením a s rozvinutým štýlom odpovedania.</w:t>
      </w:r>
    </w:p>
    <w:p w14:paraId="72AABF1C" w14:textId="77777777" w:rsidR="00E27D67" w:rsidRDefault="00000000">
      <w:pPr>
        <w:pStyle w:val="Zkladntext"/>
      </w:pPr>
      <w:r>
        <w:rPr>
          <w:b/>
          <w:bCs/>
        </w:rPr>
        <w:t>VO6.</w:t>
      </w:r>
      <w:r>
        <w:t xml:space="preserve"> Aká je miera zhody medzi odbornými hodnotiteľmi pri posudzovaní kvality interview?</w:t>
      </w:r>
    </w:p>
    <w:p w14:paraId="1B728797" w14:textId="77777777" w:rsidR="00E27D67" w:rsidRDefault="00000000">
      <w:pPr>
        <w:pStyle w:val="Zkladntext"/>
      </w:pPr>
      <w:r>
        <w:rPr>
          <w:b/>
          <w:bCs/>
        </w:rPr>
        <w:t>VO7.</w:t>
      </w:r>
      <w:r>
        <w:t xml:space="preserve"> Ako často odborní hodnotitelia odhadujú, že rozhovor je AI-generovaný, ľudsky simulovaný, reálny alebo nejednoznačný, a s akou istotou tieto odhady robia?</w:t>
      </w:r>
    </w:p>
    <w:p w14:paraId="13C86D6C" w14:textId="77777777" w:rsidR="00E27D67" w:rsidRDefault="00000000">
      <w:pPr>
        <w:pStyle w:val="Zkladntext"/>
      </w:pPr>
      <w:r>
        <w:rPr>
          <w:b/>
          <w:bCs/>
        </w:rPr>
        <w:t>VO8.</w:t>
      </w:r>
      <w:r>
        <w:t xml:space="preserve"> Aké typy pozitívnych a negatívnych komentárov sa v otvorených odpovediach odborných hodnotiteľov objavujú najčastejšie?</w:t>
      </w:r>
    </w:p>
    <w:p w14:paraId="0B1A793E" w14:textId="77777777" w:rsidR="00E27D67" w:rsidRDefault="00000000">
      <w:pPr>
        <w:pStyle w:val="Zkladntext"/>
      </w:pPr>
      <w:r>
        <w:t>Pre VO6 neformulujeme samostatnú hypotézu, pretože ide o merací blok zameraný na mieru zhody hodnotiteľov. VO7 a VO8 majú exploračný charakter, a preto k nim samostatné hypotézy nevytvárame.</w:t>
      </w:r>
    </w:p>
    <w:p w14:paraId="11A9EB0F" w14:textId="77777777" w:rsidR="00E27D67" w:rsidRDefault="00000000">
      <w:pPr>
        <w:pStyle w:val="Nadpis3"/>
      </w:pPr>
      <w:bookmarkStart w:id="59" w:name="prechod-k-metodickej-časti"/>
      <w:bookmarkEnd w:id="56"/>
      <w:bookmarkEnd w:id="58"/>
      <w:r>
        <w:t>1.8 Prechod k metodickej časti</w:t>
      </w:r>
    </w:p>
    <w:p w14:paraId="3EAB6661" w14:textId="77777777" w:rsidR="00E27D67" w:rsidRDefault="00000000">
      <w:pPr>
        <w:pStyle w:val="FirstParagraph"/>
      </w:pPr>
      <w:r>
        <w:t>Úvodná časť práce ukázala, že problematika AI-generovaných simulovaných interview s depresívnou symptomatikou si vyžaduje metodologicky ukotvené hodnotenie, ktoré kombinuje jazykovú, klinickú a experimentálnu perspektívu. V nasledujúcej kapitole preto uvádzame výskumný dizajn, výber hodnotiteľov, opis stimulusového materiálu, ratingového nástroja a analytických postupov, ktorými overujeme hypotézy H1 až H9 a odpovedáme na výskumné otázky VO1 až VO8.</w:t>
      </w:r>
    </w:p>
    <w:p w14:paraId="50837F76" w14:textId="77777777" w:rsidR="00E27D67" w:rsidRDefault="00000000">
      <w:pPr>
        <w:pStyle w:val="Nadpis1"/>
      </w:pPr>
      <w:bookmarkStart w:id="60" w:name="method-metóda"/>
      <w:bookmarkEnd w:id="7"/>
      <w:bookmarkEnd w:id="8"/>
      <w:bookmarkEnd w:id="59"/>
      <w:r>
        <w:t>30 Method / Metóda</w:t>
      </w:r>
    </w:p>
    <w:p w14:paraId="5FBDC51B" w14:textId="77777777" w:rsidR="00E27D67" w:rsidRDefault="00000000">
      <w:pPr>
        <w:pStyle w:val="Nadpis2"/>
      </w:pPr>
      <w:bookmarkStart w:id="61" w:name="metóda"/>
      <w:r>
        <w:t>2 Metóda</w:t>
      </w:r>
    </w:p>
    <w:p w14:paraId="0E3F8496" w14:textId="77777777" w:rsidR="00E27D67" w:rsidRDefault="00000000">
      <w:pPr>
        <w:pStyle w:val="Nadpis3"/>
      </w:pPr>
      <w:bookmarkStart w:id="62" w:name="charakter-výskumu-a-výskumný-dizajn"/>
      <w:r>
        <w:t>2.1 Charakter výskumu a výskumný dizajn</w:t>
      </w:r>
    </w:p>
    <w:p w14:paraId="35CE37EC" w14:textId="77777777" w:rsidR="00E27D67" w:rsidRDefault="00000000">
      <w:pPr>
        <w:pStyle w:val="FirstParagraph"/>
      </w:pPr>
      <w:r>
        <w:t xml:space="preserve">Predkladaný výskum má charakter </w:t>
      </w:r>
      <w:r>
        <w:rPr>
          <w:b/>
          <w:bCs/>
        </w:rPr>
        <w:t>pilotnej kvantitatívnej metodologickej štúdie</w:t>
      </w:r>
      <w:r>
        <w:t xml:space="preserve"> zameranej na odborné hodnotenie kvality AI-generovaných simulovaných klinických interview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14:paraId="434432E0" w14:textId="77777777" w:rsidR="00E27D67" w:rsidRDefault="00000000">
      <w:pPr>
        <w:pStyle w:val="Zkladntext"/>
      </w:pPr>
      <w:r>
        <w:t xml:space="preserve">Výskum bol navrhnutý ako </w:t>
      </w:r>
      <w:r>
        <w:rPr>
          <w:b/>
          <w:bCs/>
        </w:rPr>
        <w:t>faktorový experiment v rámci odborného hodnotenia transkriptov</w:t>
      </w:r>
      <w:r>
        <w:t xml:space="preserve">, v ktorom boli systematicky obmieňané dve nezávislé premenné. Prvou bola </w:t>
      </w:r>
      <w:r>
        <w:rPr>
          <w:b/>
          <w:bCs/>
        </w:rPr>
        <w:t>prítomnosť štruktúrujúceho klinického usmernenia</w:t>
      </w:r>
      <w:r>
        <w:t xml:space="preserve"> s dvoma úrovňami: bez usmernenia a so štruktúrujúcim klinickým usmernením. Druhou bol </w:t>
      </w:r>
      <w:r>
        <w:rPr>
          <w:b/>
          <w:bCs/>
        </w:rPr>
        <w:t>štýl odpovedania simulovaného pacienta</w:t>
      </w:r>
      <w:r>
        <w:t xml:space="preserve"> s tromi úrovňami: P1, P2 a P3. Kombináciou týchto faktorov vzniklo šesť finálnych experimentálnych variantov. Každý variant bol aplikovaný na 12 vopred pripravených a </w:t>
      </w:r>
      <w:r>
        <w:lastRenderedPageBreak/>
        <w:t xml:space="preserve">klinicky ukotvených seed scenárov, čím vznikol súbor </w:t>
      </w:r>
      <w:r>
        <w:rPr>
          <w:b/>
          <w:bCs/>
        </w:rPr>
        <w:t>72 transkriptov</w:t>
      </w:r>
      <w:r>
        <w:t xml:space="preserve"> určených na odborné hodnotenie. Klinická variabilita medzi rozhovormi bola teda nesená najmä seed scenármi, zatiaľ čo experimentálna variabilita bola cielene reprezentovaná dvoma manipulovanými faktormi generovania.</w:t>
      </w:r>
    </w:p>
    <w:p w14:paraId="2A60828F" w14:textId="77777777" w:rsidR="00E27D67" w:rsidRDefault="00000000">
      <w:pPr>
        <w:pStyle w:val="Zkladntext"/>
      </w:pPr>
      <w:r>
        <w:t xml:space="preserve">V praktickom zmysle tento dizajn tvorí jadro </w:t>
      </w:r>
      <w:r>
        <w:rPr>
          <w:b/>
          <w:bCs/>
        </w:rPr>
        <w:t>simulačného rámca</w:t>
      </w:r>
      <w:r>
        <w:t xml:space="preserve"> skúmaného v práci. Jeho vstupnú vrstvu tvoria klinicky ukotvené seed scenáre, manipulačnú vrstvu prítomnosť štruktúrujúceho klinického usmernenia a štýl odpovedania simulovaného pacienta, evaluačnú vrstvu odborné hodnotenie transkriptov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14:paraId="537D70DB" w14:textId="7C85BD87" w:rsidR="00E27D67" w:rsidRDefault="00000000">
      <w:pPr>
        <w:pStyle w:val="Zkladntext"/>
      </w:pPr>
      <w:r>
        <w:t xml:space="preserve">Z pohľadu klasifikácie výskumného dizajnu ide o </w:t>
      </w:r>
      <w:r>
        <w:rPr>
          <w:b/>
          <w:bCs/>
        </w:rPr>
        <w:t>komparačný faktorový dizajn s opakovaným odborným hodnotením textových stimulov</w:t>
      </w:r>
      <w:r>
        <w:t xml:space="preserve">. Hlavnou úlohou nie je zisťovať vzťahy medzi prirodzene sa vyskytujúcimi psychologickými premennými u participantov, ale porovnávať kvalitu výstupov vytvorených v rôznych experimentálnych podmienkach. Jadrom výskumného problému je preto rozdiel medzi experimentálnymi variantmi a ich vplyv na viaceré výstupné premenné. </w:t>
      </w:r>
      <w:del w:id="63" w:author="Bc. Ing. Pavol Bielik" w:date="2026-04-21T15:20:00Z" w16du:dateUtc="2026-04-21T13:20:00Z">
        <w:r w:rsidDel="0090049B">
          <w:delText>Takáto logika je v súlade s lokálnym sprievodcom záverečných prác, ktorý uvádza, že pri komparačnom výskume sú komparačné otázky a hypotézy hlavným vyjadrením výskumného problému.</w:delText>
        </w:r>
      </w:del>
    </w:p>
    <w:p w14:paraId="0E5F5149" w14:textId="77777777" w:rsidR="00E27D67" w:rsidRDefault="00000000">
      <w:pPr>
        <w:pStyle w:val="Zkladntext"/>
      </w:pPr>
      <w:r>
        <w:t>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 Sim (</w:t>
      </w:r>
      <w:hyperlink w:anchor="ref-sim2019ShouldTreatmentEffects">
        <w:r>
          <w:rPr>
            <w:rStyle w:val="Hypertextovprepojenie"/>
          </w:rPr>
          <w:t>2019</w:t>
        </w:r>
      </w:hyperlink>
      <w:r>
        <w:t>) a Soukup (</w:t>
      </w:r>
      <w:hyperlink w:anchor="ref-soukup2013SubstantiveSignificanceIts">
        <w:r>
          <w:rPr>
            <w:rStyle w:val="Hypertextovprepojenie"/>
          </w:rPr>
          <w:t>2013</w:t>
        </w:r>
      </w:hyperlink>
      <w:r>
        <w:t>), táto opatrnosť sa potom premieta najmä do spôsobu interpretácie výsledkov, kde bude dôraz kladený nielen na štatistickú významnosť, ale aj na smer a veľkosť efektov.</w:t>
      </w:r>
    </w:p>
    <w:p w14:paraId="79BE1B2F" w14:textId="77777777" w:rsidR="00E27D67" w:rsidRDefault="00000000">
      <w:pPr>
        <w:pStyle w:val="Zkladntext"/>
      </w:pPr>
      <w:r>
        <w:t>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p w14:paraId="0D25C6B9" w14:textId="77777777" w:rsidR="00E27D67" w:rsidRDefault="00000000">
      <w:pPr>
        <w:pStyle w:val="Nadpis3"/>
      </w:pPr>
      <w:bookmarkStart w:id="64" w:name="X0a61e5c5aadfecd8865d9702016aa4f2dffbf32"/>
      <w:bookmarkEnd w:id="62"/>
      <w:r>
        <w:t>2.2 Základný súbor, výskumný súbor a jednotka analýzy</w:t>
      </w:r>
    </w:p>
    <w:p w14:paraId="7D456937" w14:textId="77777777" w:rsidR="00E27D67" w:rsidRDefault="00000000">
      <w:pPr>
        <w:pStyle w:val="Nadpis4"/>
      </w:pPr>
      <w:bookmarkStart w:id="65" w:name="základný-súbor"/>
      <w:r>
        <w:t>2.2.1 Základný súbor</w:t>
      </w:r>
    </w:p>
    <w:p w14:paraId="6AE26428" w14:textId="77777777" w:rsidR="00E27D67" w:rsidRDefault="00000000">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interview, výber participantov mal charakter </w:t>
      </w:r>
      <w:r>
        <w:rPr>
          <w:b/>
          <w:bCs/>
        </w:rPr>
        <w:t>účelového výberu</w:t>
      </w:r>
      <w:r>
        <w:t xml:space="preserve">. </w:t>
      </w:r>
      <w:r>
        <w:lastRenderedPageBreak/>
        <w:t>Takýto postup je v danej metodologickej situácii opodstatnený, pretože podmienkou zaradenia nebola bežná populačná príslušnosť, ale odborná kompetencia posúdiť kvalitu klinického rozhovoru.</w:t>
      </w:r>
    </w:p>
    <w:p w14:paraId="0A293212" w14:textId="77777777" w:rsidR="00E27D67" w:rsidRDefault="00000000">
      <w:pPr>
        <w:pStyle w:val="Nadpis4"/>
      </w:pPr>
      <w:bookmarkStart w:id="66" w:name="výskumný-súbor"/>
      <w:bookmarkEnd w:id="65"/>
      <w:r>
        <w:t>2.2.2 Výskumný súbor</w:t>
      </w:r>
    </w:p>
    <w:p w14:paraId="6972806D" w14:textId="77777777" w:rsidR="00E27D67" w:rsidRDefault="00000000">
      <w:pPr>
        <w:pStyle w:val="FirstParagraph"/>
      </w:pPr>
      <w:r>
        <w:t xml:space="preserve">Výskumný súbor tvorili </w:t>
      </w:r>
      <w:r>
        <w:rPr>
          <w:b/>
          <w:bCs/>
        </w:rPr>
        <w:t>odborní hodnotitelia</w:t>
      </w:r>
      <w:r>
        <w:t xml:space="preserve"> 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transkriptov. Exklúznym kritériom bola absencia relevantnej odbornej skúsenosti alebo nedokončené hodnotenie v rozsahu znemožňujúcom jeho analytické použitie.</w:t>
      </w:r>
    </w:p>
    <w:p w14:paraId="68B5D606" w14:textId="77777777" w:rsidR="00E27D67" w:rsidRDefault="00000000">
      <w:pPr>
        <w:pStyle w:val="Zkladntext"/>
      </w:pPr>
      <w:r>
        <w:t xml:space="preserve">Počet zaradených hodnotiteľov bol </w:t>
      </w:r>
      <w:r>
        <w:rPr>
          <w:b/>
          <w:bCs/>
        </w:rPr>
        <w:t>6</w:t>
      </w:r>
      <w:r>
        <w:t xml:space="preserve">. Všetci zaradení hodnotitelia sa identifikovali ako psychológovia; podľa exportovaných metadát dvaja uviedli špecializáciu v klinickej psychológii a štyria v psychoterapii. Dĺžka praxe bola v exporte zachytená pásmami od </w:t>
      </w:r>
      <w:r>
        <w:rPr>
          <w:rStyle w:val="VerbatimChar"/>
        </w:rPr>
        <w:t>0-2</w:t>
      </w:r>
      <w:r>
        <w:t xml:space="preserve"> do </w:t>
      </w:r>
      <w:r>
        <w:rPr>
          <w:rStyle w:val="VerbatimChar"/>
        </w:rPr>
        <w:t>16+</w:t>
      </w:r>
      <w:r>
        <w:t xml:space="preserve"> rokov a kontakt s depresívnou symptomatikou bol uvádzaný ako týždenný alebo denný. Tieto charakteristiky sú metodicky relevantné, pretože môžu ovplyvňovať prísnosť alebo spôsob expertného hodnotenia.</w:t>
      </w:r>
    </w:p>
    <w:p w14:paraId="22E08AC2" w14:textId="77777777" w:rsidR="00E27D67" w:rsidRDefault="00000000">
      <w:pPr>
        <w:pStyle w:val="Nadpis4"/>
      </w:pPr>
      <w:bookmarkStart w:id="67" w:name="jednotka-analýzy"/>
      <w:bookmarkEnd w:id="66"/>
      <w:r>
        <w:t>2.2.3 Jednotka analýzy</w:t>
      </w:r>
    </w:p>
    <w:p w14:paraId="1B380181" w14:textId="1D8833BA" w:rsidR="00E27D67" w:rsidRDefault="00000000">
      <w:pPr>
        <w:pStyle w:val="FirstParagraph"/>
      </w:pPr>
      <w:r>
        <w:t xml:space="preserve">Jednotkou analýzy nebol samotný hodnotiteľ ani samotný transkript, ale </w:t>
      </w:r>
      <w:r>
        <w:rPr>
          <w:b/>
          <w:bCs/>
        </w:rPr>
        <w:t>jedno hodnotenie jedného transkriptu jedným hodnotiteľom</w:t>
      </w:r>
      <w:del w:id="68" w:author="Bc. Ing. Pavol Bielik" w:date="2026-04-21T15:22:00Z" w16du:dateUtc="2026-04-21T13:22:00Z">
        <w:r w:rsidDel="0090049B">
          <w:delText>. Dataset preto vznikol v dlhom formáte, v ktorom jeden riadok reprezentuje jedno expertné hodnotenie</w:delText>
        </w:r>
      </w:del>
      <w:r>
        <w:t>. Tento prístup umožňuje súčasne zohľadniť variabilitu medzi transkriptmi, seedmi a hodnotiteľmi a je metodicky vhodný pre následné mixed-effects modelovanie. V praktickej rovine to znamená, že analýza nepracuje len s priemerom „na transkript”, ale s každým jednotlivým ratingom ako s pozorovaním, ktoré je zároveň vnorené do hodnotiteľa aj do stimulového materiálu. Tento dizajn je silnejší než jednoduché agregovanie, pretože uchováva viac informácie o variabilite expertnej evaluácie.</w:t>
      </w:r>
    </w:p>
    <w:p w14:paraId="4E9E8136" w14:textId="77777777" w:rsidR="00E27D67" w:rsidRDefault="00000000">
      <w:pPr>
        <w:pStyle w:val="Nadpis3"/>
      </w:pPr>
      <w:bookmarkStart w:id="69" w:name="výskumný-materiál"/>
      <w:bookmarkEnd w:id="64"/>
      <w:bookmarkEnd w:id="67"/>
      <w:r>
        <w:t>2.3 Výskumný materiál</w:t>
      </w:r>
    </w:p>
    <w:p w14:paraId="31CFDC2B" w14:textId="77777777" w:rsidR="00E27D67" w:rsidRDefault="00000000">
      <w:pPr>
        <w:pStyle w:val="FirstParagraph"/>
      </w:pPr>
      <w:r>
        <w:t xml:space="preserve">Stimulusový materiál pozostával zo </w:t>
      </w:r>
      <w:r>
        <w:rPr>
          <w:b/>
          <w:bCs/>
        </w:rPr>
        <w:t xml:space="preserve">72 textových </w:t>
      </w:r>
      <w:commentRangeStart w:id="70"/>
      <w:r>
        <w:rPr>
          <w:b/>
          <w:bCs/>
        </w:rPr>
        <w:t>transkriptov</w:t>
      </w:r>
      <w:r>
        <w:t xml:space="preserve"> </w:t>
      </w:r>
      <w:commentRangeEnd w:id="70"/>
      <w:r w:rsidR="0090049B">
        <w:rPr>
          <w:rStyle w:val="Odkaznakomentr"/>
          <w:sz w:val="24"/>
          <w:szCs w:val="24"/>
        </w:rPr>
        <w:commentReference w:id="70"/>
      </w:r>
      <w:r>
        <w:t xml:space="preserve">simulovaných interview. Tieto rozhovory boli generované na základe </w:t>
      </w:r>
      <w:r>
        <w:rPr>
          <w:b/>
          <w:bCs/>
        </w:rPr>
        <w:t>12 fixných seed scenárov</w:t>
      </w:r>
      <w:r>
        <w:t xml:space="preserve"> (S01 až S12), ktoré predstavovali klinicky ukotvené modelové profily depresívnej symptomatiky. Seedy obsahovali demografický a kontextový rámec, symptomatické kotvy pre oblasti A1 až A9, pravidlá postupného odhaľovania ťažkostí, štýlové nastavenia a bezpečnostné limity odpovedí. Takto definované seedy zabezpečovali, že jednotlivé transkripty neboli iba voľne generované texty, ale simulácie opreté o vopred pripravený klinický rámec, ktorý je v práci opísaný v Úvode (časť 1.1) a previazaný so symptomatickými doménami A1 až A9 podľa logiky PHQ-9 formulovanej Kroenke et al. (</w:t>
      </w:r>
      <w:hyperlink w:anchor="ref-kroenke2001phq9">
        <w:r>
          <w:rPr>
            <w:rStyle w:val="Hypertextovprepojenie"/>
          </w:rPr>
          <w:t>2001</w:t>
        </w:r>
      </w:hyperlink>
      <w:r>
        <w:t>) a jadrových symptómov opísaných Kennedy (</w:t>
      </w:r>
      <w:hyperlink w:anchor="ref-kennedy2008coresymptoms">
        <w:r>
          <w:rPr>
            <w:rStyle w:val="Hypertextovprepojenie"/>
          </w:rPr>
          <w:t>2008</w:t>
        </w:r>
      </w:hyperlink>
      <w:r>
        <w:t>).</w:t>
      </w:r>
    </w:p>
    <w:p w14:paraId="0E3E3883" w14:textId="77777777" w:rsidR="00E27D67" w:rsidRDefault="00000000">
      <w:pPr>
        <w:pStyle w:val="Zkladntext"/>
      </w:pPr>
      <w:r>
        <w:t xml:space="preserve">Finálny experimentálny preset pozostával zo šiestich variantov definovaných ako G0/G1 × R1/R2/R3 v dátovom exporte, kde G0/G1 označovalo neprítomnosť alebo prítomnosť </w:t>
      </w:r>
      <w:r>
        <w:lastRenderedPageBreak/>
        <w:t>štruktúrujúceho klinického usmernenia a R1/R2/R3 predstavovalo tri úrovne štýlu odpovedania simulovaného pacienta. Aby sa exportné označenie profilu nebilo s defektovými položkami R1 až R5, v hlavnom texte práce tento faktor autorizačne prepisujeme ako P1/P2/P3. V psychologickom jazyku teda pracujeme s týmto mapovaním:</w:t>
      </w:r>
    </w:p>
    <w:p w14:paraId="040AB9BC" w14:textId="77777777" w:rsidR="00E27D67" w:rsidRDefault="00000000">
      <w:pPr>
        <w:pStyle w:val="Compact"/>
        <w:numPr>
          <w:ilvl w:val="0"/>
          <w:numId w:val="4"/>
        </w:numPr>
      </w:pPr>
      <w:r>
        <w:t>G0 = bez štruktúrujúceho klinického usmernenia,</w:t>
      </w:r>
    </w:p>
    <w:p w14:paraId="2A8400FE" w14:textId="77777777" w:rsidR="00E27D67" w:rsidRDefault="00000000">
      <w:pPr>
        <w:pStyle w:val="Compact"/>
        <w:numPr>
          <w:ilvl w:val="0"/>
          <w:numId w:val="4"/>
        </w:numPr>
      </w:pPr>
      <w:r>
        <w:t>G1 = so štruktúrujúcim klinickým usmernením,</w:t>
      </w:r>
    </w:p>
    <w:p w14:paraId="2526E3BF" w14:textId="77777777" w:rsidR="00E27D67" w:rsidRDefault="00000000">
      <w:pPr>
        <w:pStyle w:val="Compact"/>
        <w:numPr>
          <w:ilvl w:val="0"/>
          <w:numId w:val="4"/>
        </w:numPr>
      </w:pPr>
      <w:r>
        <w:t>R1 / P1 = zdržanlivý štýl odpovedania simulovaného pacienta,</w:t>
      </w:r>
    </w:p>
    <w:p w14:paraId="5FFBD733" w14:textId="77777777" w:rsidR="00E27D67" w:rsidRDefault="00000000">
      <w:pPr>
        <w:pStyle w:val="Compact"/>
        <w:numPr>
          <w:ilvl w:val="0"/>
          <w:numId w:val="4"/>
        </w:numPr>
      </w:pPr>
      <w:r>
        <w:t>R2 / P2 = vyvážený štýl odpovedania simulovaného pacienta,</w:t>
      </w:r>
    </w:p>
    <w:p w14:paraId="5B7B9DF0" w14:textId="77777777" w:rsidR="00E27D67" w:rsidRDefault="00000000">
      <w:pPr>
        <w:pStyle w:val="Compact"/>
        <w:numPr>
          <w:ilvl w:val="0"/>
          <w:numId w:val="4"/>
        </w:numPr>
      </w:pPr>
      <w:r>
        <w:t>R3 / P3 = rozvinutý štýl odpovedania simulovaného pacienta.</w:t>
      </w:r>
    </w:p>
    <w:p w14:paraId="3066D4EF" w14:textId="77777777" w:rsidR="00E27D67" w:rsidRDefault="00000000">
      <w:pPr>
        <w:pStyle w:val="FirstParagraph"/>
      </w:pPr>
      <w:r>
        <w:t xml:space="preserve">Pri finálnom balíku transkriptov bola variabilita nastavená ako </w:t>
      </w:r>
      <w:r>
        <w:rPr>
          <w:b/>
          <w:bCs/>
        </w:rPr>
        <w:t>uzamknutá</w:t>
      </w:r>
      <w:r>
        <w:t xml:space="preserve">, aby sa minimalizoval nekontrolovaný drift a aby sa v hodnotení testovali primárne práve experimentálne manipulované vlastnosti generovania. Mimo zámerne menených faktorov sa výskum snažil zachovať čo najvyššiu štandardizáciu (rovnaký interview protokol, rovnaký počet </w:t>
      </w:r>
      <w:commentRangeStart w:id="71"/>
      <w:r>
        <w:t>turnov</w:t>
      </w:r>
      <w:commentRangeEnd w:id="71"/>
      <w:r w:rsidR="0090049B">
        <w:rPr>
          <w:rStyle w:val="Odkaznakomentr"/>
          <w:sz w:val="24"/>
          <w:szCs w:val="24"/>
        </w:rPr>
        <w:commentReference w:id="71"/>
      </w:r>
      <w:r>
        <w:t>, rovnaký formát exportu, rovnaké nastavenie modelových parametrov mimo dvoch sledovaných faktorov).</w:t>
      </w:r>
    </w:p>
    <w:p w14:paraId="74039902" w14:textId="77777777" w:rsidR="00E27D67" w:rsidRDefault="00000000">
      <w:pPr>
        <w:pStyle w:val="Zkladntext"/>
      </w:pPr>
      <w:r>
        <w:t xml:space="preserve">Výhodou takto pripraveného materiálu bolo, že umožňoval súčasne sledovať dve úrovne variability. Prvou bola </w:t>
      </w:r>
      <w:r>
        <w:rPr>
          <w:b/>
          <w:bCs/>
        </w:rPr>
        <w:t>klinická variabilita medzi seed scenármi</w:t>
      </w:r>
      <w:r>
        <w:t xml:space="preserve">, teda odlišnosti medzi rôznymi modelovými prípadmi depresívnej symptomatiky. Druhou bola </w:t>
      </w:r>
      <w:r>
        <w:rPr>
          <w:b/>
          <w:bCs/>
        </w:rPr>
        <w:t>experimentálna variabilita</w:t>
      </w:r>
      <w:r>
        <w:t xml:space="preserve"> 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p w14:paraId="4911C6CE" w14:textId="77777777" w:rsidR="00E27D67" w:rsidRDefault="00000000">
      <w:pPr>
        <w:pStyle w:val="Nadpis3"/>
      </w:pPr>
      <w:bookmarkStart w:id="72" w:name="hodnotiaci-nástroj"/>
      <w:bookmarkEnd w:id="69"/>
      <w:r>
        <w:t>2.4 Hodnotiaci nástroj</w:t>
      </w:r>
    </w:p>
    <w:p w14:paraId="4A04A806" w14:textId="77777777" w:rsidR="00E27D67" w:rsidRDefault="00000000">
      <w:pPr>
        <w:pStyle w:val="FirstParagraph"/>
      </w:pPr>
      <w:r>
        <w:t xml:space="preserve">Na zber hodnotení bol použitý </w:t>
      </w:r>
      <w:r>
        <w:rPr>
          <w:b/>
          <w:bCs/>
        </w:rPr>
        <w:t>autorsky zostavený ratingový dotazník</w:t>
      </w:r>
      <w:r>
        <w:t xml:space="preserve"> implementovaný v internom survey engine. Nástroj obsahoval tri hlavné bloky položiek, jednu nominálnu položku odhadovaného pôvodu rozhovoru a jednu otvorenú textovú položku.</w:t>
      </w:r>
    </w:p>
    <w:p w14:paraId="2FAECA31" w14:textId="77777777" w:rsidR="00E27D67" w:rsidRDefault="00000000">
      <w:pPr>
        <w:pStyle w:val="Nadpis4"/>
      </w:pPr>
      <w:bookmarkStart w:id="73" w:name="štruktúra-blokov"/>
      <w:r>
        <w:t>2.4.1 Štruktúra blokov</w:t>
      </w:r>
    </w:p>
    <w:p w14:paraId="5F8F95BC" w14:textId="77777777" w:rsidR="00E27D67" w:rsidRDefault="00000000">
      <w:pPr>
        <w:pStyle w:val="FirstParagraph"/>
      </w:pPr>
      <w:r>
        <w:rPr>
          <w:b/>
          <w:bCs/>
        </w:rPr>
        <w:t>Prvý blok – primárne kvalitatívne outcome-y G1 až G5</w:t>
      </w:r>
      <w:r>
        <w:t xml:space="preserve"> zachytáva globálne expertné hodnotenie rozhovoru. Hodnotiteľ posudzuje interview ako celok, teda nie jednotlivý symptomatický detail, ale odborný dojem z textu:</w:t>
      </w:r>
    </w:p>
    <w:p w14:paraId="227048A2" w14:textId="77777777" w:rsidR="00E27D67" w:rsidRDefault="00000000">
      <w:pPr>
        <w:pStyle w:val="Compact"/>
        <w:numPr>
          <w:ilvl w:val="0"/>
          <w:numId w:val="5"/>
        </w:numPr>
      </w:pPr>
      <w:r>
        <w:t>G1 = klinická vierohodnosť rozhovoru,</w:t>
      </w:r>
    </w:p>
    <w:p w14:paraId="489F2194" w14:textId="77777777" w:rsidR="00E27D67" w:rsidRDefault="00000000">
      <w:pPr>
        <w:pStyle w:val="Compact"/>
        <w:numPr>
          <w:ilvl w:val="0"/>
          <w:numId w:val="5"/>
        </w:numPr>
      </w:pPr>
      <w:r>
        <w:t>G2 = prirodzenosť jazyka a plynulosť odpovedí,</w:t>
      </w:r>
    </w:p>
    <w:p w14:paraId="1BD8037C" w14:textId="77777777" w:rsidR="00E27D67" w:rsidRDefault="00000000">
      <w:pPr>
        <w:pStyle w:val="Compact"/>
        <w:numPr>
          <w:ilvl w:val="0"/>
          <w:numId w:val="5"/>
        </w:numPr>
      </w:pPr>
      <w:r>
        <w:t>G3 = vnútorná konzistentnosť rozhovoru,</w:t>
      </w:r>
    </w:p>
    <w:p w14:paraId="490A61EC" w14:textId="77777777" w:rsidR="00E27D67" w:rsidRDefault="00000000">
      <w:pPr>
        <w:pStyle w:val="Compact"/>
        <w:numPr>
          <w:ilvl w:val="0"/>
          <w:numId w:val="5"/>
        </w:numPr>
      </w:pPr>
      <w:r>
        <w:t>G4 = súlad rozhovoru s obrazom depresívnej symptomatiky,</w:t>
      </w:r>
    </w:p>
    <w:p w14:paraId="2E5B6537" w14:textId="77777777" w:rsidR="00E27D67" w:rsidRDefault="00000000">
      <w:pPr>
        <w:pStyle w:val="Compact"/>
        <w:numPr>
          <w:ilvl w:val="0"/>
          <w:numId w:val="5"/>
        </w:numPr>
      </w:pPr>
      <w:r>
        <w:t>G5 = použiteľnosť rozhovoru na tréningové alebo výučbové účely.</w:t>
      </w:r>
    </w:p>
    <w:p w14:paraId="0346B797" w14:textId="77777777" w:rsidR="00E27D67" w:rsidRDefault="00000000">
      <w:pPr>
        <w:pStyle w:val="FirstParagraph"/>
      </w:pPr>
      <w:r>
        <w:rPr>
          <w:b/>
          <w:bCs/>
        </w:rPr>
        <w:lastRenderedPageBreak/>
        <w:t>Druhý blok – globálne odhady závažnosti a funkčného dopadu S1 a S2</w:t>
      </w:r>
      <w:r>
        <w:t xml:space="preserve"> zachytáva expertný úsudok hodnotiteľa o tom, aký celkový stupeň depresívnej závažnosti a aký funkčný dopad rozhovor implikuje. Položka S1 reprezentuje odhad celkovej závažnosti a položka S2 odhad funkčného dopadu na bežné fungovanie.</w:t>
      </w:r>
    </w:p>
    <w:p w14:paraId="4AFDCFB5" w14:textId="77777777" w:rsidR="00E27D67" w:rsidRDefault="00000000">
      <w:pPr>
        <w:pStyle w:val="Zkladntext"/>
      </w:pPr>
      <w:r>
        <w:rPr>
          <w:b/>
          <w:bCs/>
        </w:rPr>
        <w:t>Transcript-level symptom metadata A1 až A9</w:t>
      </w:r>
      <w:r>
        <w:t xml:space="preserve"> nepredstavujú dodatočné ľudské ratingy od ratera. Ide o štruktúrované PHQ-9 symptom score polia importované zo Sim Lab / Chat Lab bundle, teda o self-report vrstvu pripojenú k danému simulovanému participantovi a transkriptu. Položky A1 až A9 zodpovedajú deviatim obsahovým oblastiam depresívnej symptomatiky zavedeným v Úvode (1.1) a previazaným s logikou PHQ-9, ktorú operacionalizovali Kroenke et al. (</w:t>
      </w:r>
      <w:hyperlink w:anchor="ref-kroenke2001phq9">
        <w:r>
          <w:rPr>
            <w:rStyle w:val="Hypertextovprepojenie"/>
          </w:rPr>
          <w:t>2001</w:t>
        </w:r>
      </w:hyperlink>
      <w:r>
        <w:t>). V analýze preto slúžia prednostne ako transcript-level symptom profil a ako podklad pre porovnanie s vopred definovanými seed anchor hodnotami, nie ako psychometrická súčasť expertného ratingového nástroja.</w:t>
      </w:r>
    </w:p>
    <w:p w14:paraId="061620E9" w14:textId="77777777" w:rsidR="00E27D67" w:rsidRDefault="00000000">
      <w:pPr>
        <w:pStyle w:val="Zkladntext"/>
      </w:pPr>
      <w:r>
        <w:rPr>
          <w:b/>
          <w:bCs/>
        </w:rPr>
        <w:t>Tretí blok – položky kontroly kvality a defektov R1 až R5</w:t>
      </w:r>
      <w:r>
        <w:t xml:space="preserve"> zachytávajú kvalitatívne defekty, ktoré síce nemusia byť „symptómami” v pravom slova zmysle, ale môžu zásadne znižovať použiteľnosť rozhovoru v metodologickom alebo pedagogickom kontexte:</w:t>
      </w:r>
    </w:p>
    <w:p w14:paraId="19F94012" w14:textId="77777777" w:rsidR="00E27D67" w:rsidRDefault="00000000">
      <w:pPr>
        <w:pStyle w:val="Compact"/>
        <w:numPr>
          <w:ilvl w:val="0"/>
          <w:numId w:val="6"/>
        </w:numPr>
      </w:pPr>
      <w:r>
        <w:t>R1 = prítomnosť kontradikcií alebo zjavnej nekonzistentnosti,</w:t>
      </w:r>
    </w:p>
    <w:p w14:paraId="0A1BB993" w14:textId="77777777" w:rsidR="00E27D67" w:rsidRDefault="00000000">
      <w:pPr>
        <w:pStyle w:val="Compact"/>
        <w:numPr>
          <w:ilvl w:val="0"/>
          <w:numId w:val="6"/>
        </w:numPr>
      </w:pPr>
      <w:r>
        <w:t>R2 = prítomnosť klišéovitých alebo stereotypných formulácií,</w:t>
      </w:r>
    </w:p>
    <w:p w14:paraId="64AAF75E" w14:textId="77777777" w:rsidR="00E27D67" w:rsidRDefault="00000000">
      <w:pPr>
        <w:pStyle w:val="Compact"/>
        <w:numPr>
          <w:ilvl w:val="0"/>
          <w:numId w:val="6"/>
        </w:numPr>
      </w:pPr>
      <w:r>
        <w:t>R3 = kontextový nesúlad alebo odpovede mimo zamýšľaného klinického rámca,</w:t>
      </w:r>
    </w:p>
    <w:p w14:paraId="0DE0CF7B" w14:textId="77777777" w:rsidR="00E27D67" w:rsidRDefault="00000000">
      <w:pPr>
        <w:pStyle w:val="Compact"/>
        <w:numPr>
          <w:ilvl w:val="0"/>
          <w:numId w:val="6"/>
        </w:numPr>
      </w:pPr>
      <w:r>
        <w:t>R4 = podozrenie na inú primárnu psychopatológiu, než je cieľový seed profil,</w:t>
      </w:r>
    </w:p>
    <w:p w14:paraId="04845E9B" w14:textId="77777777" w:rsidR="00E27D67" w:rsidRDefault="00000000">
      <w:pPr>
        <w:pStyle w:val="Compact"/>
        <w:numPr>
          <w:ilvl w:val="0"/>
          <w:numId w:val="6"/>
        </w:numPr>
      </w:pPr>
      <w:r>
        <w:t>R5 = neprimeraná dramatizácia alebo neautentické zveličovanie.</w:t>
      </w:r>
    </w:p>
    <w:p w14:paraId="652E0745" w14:textId="77777777" w:rsidR="00E27D67" w:rsidRDefault="00000000">
      <w:pPr>
        <w:pStyle w:val="FirstParagraph"/>
      </w:pPr>
      <w:r>
        <w:t>Súčasťou nástroja bola aj nominálna položka odhadovaného pôvodu rozhovoru (s možnosťami: AI-generovaný, ľudsky simulovaný, reálny participant, neviem odhadnúť), položka zachytávajúca istotu tohto odhadu a otvorená textová položka určená na slobodný kvalitatívny komentár hodnotiteľa.</w:t>
      </w:r>
    </w:p>
    <w:p w14:paraId="31D9CD4A" w14:textId="77777777" w:rsidR="00E27D67" w:rsidRDefault="00000000">
      <w:pPr>
        <w:pStyle w:val="Nadpis4"/>
      </w:pPr>
      <w:bookmarkStart w:id="74" w:name="odpoveďové-formáty"/>
      <w:bookmarkEnd w:id="73"/>
      <w:r>
        <w:t>2.4.2 Odpoveďové formáty</w:t>
      </w:r>
    </w:p>
    <w:p w14:paraId="79A6CE96" w14:textId="77777777" w:rsidR="0090049B" w:rsidRDefault="00000000">
      <w:pPr>
        <w:pStyle w:val="FirstParagraph"/>
        <w:rPr>
          <w:ins w:id="75" w:author="Bc. Ing. Pavol Bielik" w:date="2026-04-21T15:25:00Z" w16du:dateUtc="2026-04-21T13:25:00Z"/>
        </w:rPr>
      </w:pPr>
      <w:r>
        <w:t xml:space="preserve">Položky G1 až G5, S1, S2, položky R1 až R5 a položka zachytávajúca istotu odhadu pôvodu boli koncipované ako </w:t>
      </w:r>
      <w:r>
        <w:rPr>
          <w:b/>
          <w:bCs/>
        </w:rPr>
        <w:t>5-bodové škály</w:t>
      </w:r>
      <w:r>
        <w:t xml:space="preserve"> a v analýze sú chápané ako ordinálne premenné. </w:t>
      </w:r>
    </w:p>
    <w:p w14:paraId="0BA566F4" w14:textId="515D0C1E" w:rsidR="00E27D67" w:rsidRDefault="00000000">
      <w:pPr>
        <w:pStyle w:val="FirstParagraph"/>
      </w:pPr>
      <w:r>
        <w:t xml:space="preserve">Naproti tomu A1 až A9 nie sú súčasťou ľudského ratingového formulára, ale importované transcript-level PHQ-9 symptom skóre na </w:t>
      </w:r>
      <w:r>
        <w:rPr>
          <w:b/>
          <w:bCs/>
        </w:rPr>
        <w:t>škále 0–3</w:t>
      </w:r>
      <w:r>
        <w:t>. Toto rozlíšenie je metodicky dôležité: expertná evaluácia a transcript-level symptom metadata sa v práci používajú spoločne, ale nepredstavujú jednu a tú istú meraciu vrstvu.</w:t>
      </w:r>
    </w:p>
    <w:p w14:paraId="636B54A9" w14:textId="77777777" w:rsidR="00E27D67" w:rsidRDefault="00000000">
      <w:pPr>
        <w:pStyle w:val="Zkladntext"/>
      </w:pPr>
      <w:r>
        <w:t>Takéto členenie dátovej štruktúry umožnilo oddeliť jadro expertného hodnotenia rozhovoru od transcript-level symptom profilu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p w14:paraId="279BD62D" w14:textId="77777777" w:rsidR="00E27D67" w:rsidRDefault="00000000">
      <w:pPr>
        <w:pStyle w:val="Nadpis4"/>
      </w:pPr>
      <w:bookmarkStart w:id="76" w:name="status-psychometrických-vlastností"/>
      <w:bookmarkEnd w:id="74"/>
      <w:r>
        <w:lastRenderedPageBreak/>
        <w:t>2.4.3 Status psychometrických vlastností</w:t>
      </w:r>
    </w:p>
    <w:p w14:paraId="20743CB7" w14:textId="77777777" w:rsidR="00E27D67" w:rsidRDefault="00000000">
      <w:pPr>
        <w:pStyle w:val="FirstParagraph"/>
      </w:pPr>
      <w:r>
        <w:t>Keďže ide o autorský nástroj, v literatúre nie sú k dispozícii jeho predchádzajúce psychometrické charakteristiky. Z tohto dôvodu sa analýza vnútornej konzistencie a interrater reliability stáva súčasťou overovania nástroja v konkrétnom výskumnom kontexte. Takýto postup je v súlade s lokálnym sprievodcom záverečných prác aj s odporúčaniami COSMIN metodológie pre obsahovú validitu a vnútornú konzistenciu pri novo zostavených ratingových nástrojoch, ktoré rozpracovali Terwee et al. (</w:t>
      </w:r>
      <w:hyperlink w:anchor="Xb1380ca2da1dde24ecde6fa049e981ea2d3ad7e">
        <w:r>
          <w:rPr>
            <w:rStyle w:val="Hypertextovprepojenie"/>
          </w:rPr>
          <w:t>2018</w:t>
        </w:r>
      </w:hyperlink>
      <w:r>
        <w:t>) a Boateng et al. (</w:t>
      </w:r>
      <w:hyperlink w:anchor="ref-boateng2018scaledevelopment">
        <w:r>
          <w:rPr>
            <w:rStyle w:val="Hypertextovprepojenie"/>
          </w:rPr>
          <w:t>2018</w:t>
        </w:r>
      </w:hyperlink>
      <w:r>
        <w:t>). Pri reporte vnútornej konzistencie a interrater reliability sa preto v kapitole Výsledky vychádza priamo z aktuálneho výskumu.</w:t>
      </w:r>
    </w:p>
    <w:p w14:paraId="2649ED15" w14:textId="77777777" w:rsidR="00E27D67" w:rsidRDefault="00000000">
      <w:pPr>
        <w:pStyle w:val="Nadpis4"/>
      </w:pPr>
      <w:bookmarkStart w:id="77" w:name="Xfcf5c6720b224f9f3f1fa70ab4cc583613d40f0"/>
      <w:bookmarkEnd w:id="76"/>
      <w:r>
        <w:t>2.4.4 Predbežná expertná obsahová kontrola položiek a seed scenárov</w:t>
      </w:r>
    </w:p>
    <w:p w14:paraId="7D1905BC" w14:textId="77777777" w:rsidR="00E27D67" w:rsidRDefault="00000000">
      <w:pPr>
        <w:pStyle w:val="FirstParagraph"/>
      </w:pPr>
      <w:r>
        <w:t xml:space="preserve">Popri neskoršej analýze vnútornej konzistencie a zhody medzi hodnotiteľmi bola do pracovného workflowu zaradená aj </w:t>
      </w:r>
      <w:r>
        <w:rPr>
          <w:b/>
          <w:bCs/>
        </w:rPr>
        <w:t>predbežná expertná obsahová kontrola</w:t>
      </w:r>
      <w:r>
        <w:t xml:space="preserve"> autorského ratingového dotazníka a seed scenárov. V tejto vrstve experti neposudzovali hotové transkripty, ale samotné položky nástroja a klinicky ukotvené seed scenáre ešte pred ich finálnym použitím v hlavnom hodnotení. Pri položkách sa sledovala ich relevancia, zrozumiteľnosť a potrebnosť pre finálny nástroj; pri seed scenároch klinická plausibilita, primeranosť symptomatických anchorov, jasnosť, dostatok informácií pre generovanie rozhovoru, nestereotypnosť a použiteľnosť pre výskumný alebo výučbový kontext.</w:t>
      </w:r>
    </w:p>
    <w:p w14:paraId="43FDE599" w14:textId="77777777" w:rsidR="00E27D67" w:rsidRDefault="00000000">
      <w:pPr>
        <w:pStyle w:val="Zkladntext"/>
      </w:pPr>
      <w:r>
        <w:t xml:space="preserve">V aktuálnom stave táto vrstva zahŕňala </w:t>
      </w:r>
      <w:r>
        <w:rPr>
          <w:b/>
          <w:bCs/>
        </w:rPr>
        <w:t>šesť expertov</w:t>
      </w:r>
      <w:r>
        <w:t>. Každý expert hodnotil 12 položiek ratingového nástroja na troch kritériách (relevancia, zrozumiteľnosť, potrebnosť) a 12 seed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seed nastavenia a zdokumentovať odporúčané redakčné úpravy pred hlavným hodnotením transkriptov, čo zodpovedá logike obsahovej kalibrácie a expertného konsenzu opisovanej v prácach Polit et al. (</w:t>
      </w:r>
      <w:hyperlink w:anchor="ref-polit2007cvi">
        <w:r>
          <w:rPr>
            <w:rStyle w:val="Hypertextovprepojenie"/>
          </w:rPr>
          <w:t>2007</w:t>
        </w:r>
      </w:hyperlink>
      <w:r>
        <w:t>), Hasson et al. (</w:t>
      </w:r>
      <w:hyperlink w:anchor="ref-hasson2000delphi">
        <w:r>
          <w:rPr>
            <w:rStyle w:val="Hypertextovprepojenie"/>
          </w:rPr>
          <w:t>2000</w:t>
        </w:r>
      </w:hyperlink>
      <w:r>
        <w:t>), Boateng et al. (</w:t>
      </w:r>
      <w:hyperlink w:anchor="ref-boateng2018scaledevelopment">
        <w:r>
          <w:rPr>
            <w:rStyle w:val="Hypertextovprepojenie"/>
          </w:rPr>
          <w:t>2018</w:t>
        </w:r>
      </w:hyperlink>
      <w:r>
        <w:t>) a Rutherford-Hemming (</w:t>
      </w:r>
      <w:hyperlink w:anchor="ref-rutherfordhemming2015simulationcvi">
        <w:r>
          <w:rPr>
            <w:rStyle w:val="Hypertextovprepojenie"/>
          </w:rPr>
          <w:t>2015</w:t>
        </w:r>
      </w:hyperlink>
      <w:r>
        <w:t xml:space="preserve">). Pri položkách dotazníka možno pomocne uviesť aj item-level proporcie hodnotení </w:t>
      </w:r>
      <w:r>
        <w:rPr>
          <w:rStyle w:val="VerbatimChar"/>
        </w:rPr>
        <w:t>3-4</w:t>
      </w:r>
      <w:r>
        <w:t>, tie však budú vzhľadom na veľkosť panelu interpretované opatrne a vždy spolu s kvalitatívnymi komentármi expertov, ako odporúčajú aj Terwee et al. (</w:t>
      </w:r>
      <w:hyperlink w:anchor="Xb1380ca2da1dde24ecde6fa049e981ea2d3ad7e">
        <w:r>
          <w:rPr>
            <w:rStyle w:val="Hypertextovprepojenie"/>
          </w:rPr>
          <w:t>2018</w:t>
        </w:r>
      </w:hyperlink>
      <w:r>
        <w:t>) a Polit et al. (</w:t>
      </w:r>
      <w:hyperlink w:anchor="ref-polit2007cvi">
        <w:r>
          <w:rPr>
            <w:rStyle w:val="Hypertextovprepojenie"/>
          </w:rPr>
          <w:t>2007</w:t>
        </w:r>
      </w:hyperlink>
      <w:r>
        <w:t>).</w:t>
      </w:r>
    </w:p>
    <w:p w14:paraId="7E5DF26C" w14:textId="77777777" w:rsidR="00E27D67" w:rsidRDefault="00000000">
      <w:pPr>
        <w:pStyle w:val="Nadpis3"/>
      </w:pPr>
      <w:bookmarkStart w:id="78" w:name="X49473526ff4e821f0a75eb61389792cab6d2f84"/>
      <w:bookmarkEnd w:id="72"/>
      <w:bookmarkEnd w:id="77"/>
      <w:r>
        <w:t>2.5 Operacionalizácia teoretických pojmov a empirické premenné</w:t>
      </w:r>
    </w:p>
    <w:p w14:paraId="752A2340" w14:textId="77777777" w:rsidR="00E27D67" w:rsidRDefault="00000000">
      <w:pPr>
        <w:pStyle w:val="FirstParagraph"/>
      </w:pPr>
      <w:r>
        <w:t xml:space="preserve">V Úvode (časti 1.5 a 1.7) boli zavedené tri kľúčové teoretické konštrukty: </w:t>
      </w:r>
      <w:r>
        <w:rPr>
          <w:b/>
          <w:bCs/>
        </w:rPr>
        <w:t>prítomnosť štruktúrujúceho klinického usmernenia</w:t>
      </w:r>
      <w:r>
        <w:t xml:space="preserve">, </w:t>
      </w:r>
      <w:r>
        <w:rPr>
          <w:b/>
          <w:bCs/>
        </w:rPr>
        <w:t>štýl odpovedania simulovaného pacienta</w:t>
      </w:r>
      <w:r>
        <w:t xml:space="preserve"> a </w:t>
      </w:r>
      <w:r>
        <w:rPr>
          <w:b/>
          <w:bCs/>
        </w:rPr>
        <w:t>kvalita simulovaného interview</w:t>
      </w:r>
      <w:r>
        <w:t>. V tejto časti opisujeme ich empirické zachytenie v ratingovom nástroji a v odvodených ukazovateľoch.</w:t>
      </w:r>
    </w:p>
    <w:p w14:paraId="6C973E6A" w14:textId="77777777" w:rsidR="00E27D67" w:rsidRDefault="00000000">
      <w:pPr>
        <w:pStyle w:val="Nadpis4"/>
      </w:pPr>
      <w:bookmarkStart w:id="79" w:name="nezávislé-premenné"/>
      <w:r>
        <w:t>2.5.1 Nezávislé premenné</w:t>
      </w:r>
    </w:p>
    <w:p w14:paraId="01426591" w14:textId="77777777" w:rsidR="00E27D67" w:rsidRDefault="00000000">
      <w:pPr>
        <w:pStyle w:val="FirstParagraph"/>
      </w:pPr>
      <w:r>
        <w:rPr>
          <w:b/>
          <w:bCs/>
        </w:rPr>
        <w:t>Prítomnosť štruktúrujúceho klinického usmernenia</w:t>
      </w:r>
      <w:r>
        <w:t xml:space="preserve"> bola operacionalizovaná ako binárna nezávislá premenná s dvoma úrovňami:</w:t>
      </w:r>
    </w:p>
    <w:p w14:paraId="6B3F254B" w14:textId="77777777" w:rsidR="00E27D67" w:rsidRDefault="00000000">
      <w:pPr>
        <w:pStyle w:val="Compact"/>
        <w:numPr>
          <w:ilvl w:val="0"/>
          <w:numId w:val="7"/>
        </w:numPr>
      </w:pPr>
      <w:r>
        <w:lastRenderedPageBreak/>
        <w:t>G0 = bez štruktúrujúceho klinického usmernenia,</w:t>
      </w:r>
    </w:p>
    <w:p w14:paraId="7086A23C" w14:textId="77777777" w:rsidR="00E27D67" w:rsidRDefault="00000000">
      <w:pPr>
        <w:pStyle w:val="Compact"/>
        <w:numPr>
          <w:ilvl w:val="0"/>
          <w:numId w:val="7"/>
        </w:numPr>
      </w:pPr>
      <w:r>
        <w:t>G1 = so štruktúrujúcim klinickým usmernením.</w:t>
      </w:r>
    </w:p>
    <w:p w14:paraId="780AC411" w14:textId="77777777" w:rsidR="00E27D67" w:rsidRDefault="00000000">
      <w:pPr>
        <w:pStyle w:val="FirstParagraph"/>
      </w:pPr>
      <w:r>
        <w:t>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 Li et al. (</w:t>
      </w:r>
      <w:hyperlink w:anchor="ref-li2024curefun">
        <w:r>
          <w:rPr>
            <w:rStyle w:val="Hypertextovprepojenie"/>
          </w:rPr>
          <w:t>2024</w:t>
        </w:r>
      </w:hyperlink>
      <w:r>
        <w:t>), Wang et al. (</w:t>
      </w:r>
      <w:hyperlink w:anchor="ref-wang2024patientpsi">
        <w:r>
          <w:rPr>
            <w:rStyle w:val="Hypertextovprepojenie"/>
          </w:rPr>
          <w:t>2024</w:t>
        </w:r>
      </w:hyperlink>
      <w:r>
        <w:t>) a Lee et al. (</w:t>
      </w:r>
      <w:hyperlink w:anchor="ref-lee2025adaptivevp">
        <w:r>
          <w:rPr>
            <w:rStyle w:val="Hypertextovprepojenie"/>
          </w:rPr>
          <w:t>2025</w:t>
        </w:r>
      </w:hyperlink>
      <w:r>
        <w:t>) opisujú explicitné štruktúrujúce mechanizmy na riadenie modelového správania.</w:t>
      </w:r>
    </w:p>
    <w:p w14:paraId="5010AC26" w14:textId="77777777" w:rsidR="00E27D67" w:rsidRDefault="00000000">
      <w:pPr>
        <w:pStyle w:val="Zkladntext"/>
      </w:pPr>
      <w:r>
        <w:rPr>
          <w:b/>
          <w:bCs/>
        </w:rPr>
        <w:t>Štýl odpovedania simulovaného pacienta</w:t>
      </w:r>
      <w:r>
        <w:t xml:space="preserve"> bol operacionalizovaný ako trojúrovňová kategoriálna nezávislá premenná. V exporte je uložený v poli </w:t>
      </w:r>
      <w:r>
        <w:rPr>
          <w:rStyle w:val="VerbatimChar"/>
        </w:rPr>
        <w:t>profile</w:t>
      </w:r>
      <w:r>
        <w:t xml:space="preserve"> s kódmi R1 až R3; v texte práce používame autorizačné označenie P1 až P3:</w:t>
      </w:r>
    </w:p>
    <w:p w14:paraId="2AA8FDE8" w14:textId="77777777" w:rsidR="00E27D67" w:rsidRDefault="00000000">
      <w:pPr>
        <w:pStyle w:val="Compact"/>
        <w:numPr>
          <w:ilvl w:val="0"/>
          <w:numId w:val="8"/>
        </w:numPr>
      </w:pPr>
      <w:r>
        <w:t>P1 = zdržanlivý štýl odpovedania,</w:t>
      </w:r>
    </w:p>
    <w:p w14:paraId="3021676D" w14:textId="77777777" w:rsidR="00E27D67" w:rsidRDefault="00000000">
      <w:pPr>
        <w:pStyle w:val="Compact"/>
        <w:numPr>
          <w:ilvl w:val="0"/>
          <w:numId w:val="8"/>
        </w:numPr>
      </w:pPr>
      <w:r>
        <w:t>P2 = vyvážený štýl odpovedania,</w:t>
      </w:r>
    </w:p>
    <w:p w14:paraId="0C8998A4" w14:textId="77777777" w:rsidR="00E27D67" w:rsidRDefault="00000000">
      <w:pPr>
        <w:pStyle w:val="Compact"/>
        <w:numPr>
          <w:ilvl w:val="0"/>
          <w:numId w:val="8"/>
        </w:numPr>
      </w:pPr>
      <w:r>
        <w:t>P3 = rozvinutý štýl odpovedania.</w:t>
      </w:r>
    </w:p>
    <w:p w14:paraId="15B18F77" w14:textId="77777777" w:rsidR="00E27D67" w:rsidRDefault="00000000">
      <w:pPr>
        <w:pStyle w:val="FirstParagraph"/>
      </w:pPr>
      <w:r>
        <w:t>Táto premenná reprezentuje rozdiely v miere otvorenosti, stručnosti, spontánnej elaborácie a detailnosti odpovedí v rozhovore. Ide o zámerné zjednodušenie kontinua otvorenosti sebazdieľania, ktoré v literatúre LLM klientov modeluje napríklad Kim et al. (</w:t>
      </w:r>
      <w:hyperlink w:anchor="ref-kim2025mindvoyager">
        <w:r>
          <w:rPr>
            <w:rStyle w:val="Hypertextovprepojenie"/>
          </w:rPr>
          <w:t>2025</w:t>
        </w:r>
      </w:hyperlink>
      <w:r>
        <w:t>) cez metakogníciu a kontrolu otvorenosti sebazdieľania.</w:t>
      </w:r>
    </w:p>
    <w:p w14:paraId="57D9916F" w14:textId="77777777" w:rsidR="00E27D67" w:rsidRDefault="00000000">
      <w:pPr>
        <w:pStyle w:val="Nadpis4"/>
      </w:pPr>
      <w:bookmarkStart w:id="80" w:name="blokovacie-a-náhodné-faktory"/>
      <w:bookmarkEnd w:id="79"/>
      <w:r>
        <w:t>2.5.2 Blokovacie a náhodné faktory</w:t>
      </w:r>
    </w:p>
    <w:p w14:paraId="50AD3AEC" w14:textId="77777777" w:rsidR="00E27D67" w:rsidRDefault="00000000">
      <w:pPr>
        <w:pStyle w:val="FirstParagraph"/>
      </w:pPr>
      <w:r>
        <w:rPr>
          <w:b/>
          <w:bCs/>
        </w:rPr>
        <w:t>Seed scenár</w:t>
      </w:r>
      <w:r>
        <w:t xml:space="preserve"> predstavoval </w:t>
      </w:r>
      <w:commentRangeStart w:id="81"/>
      <w:r>
        <w:t xml:space="preserve">blokovací faktor, </w:t>
      </w:r>
      <w:commentRangeEnd w:id="81"/>
      <w:r w:rsidR="0090049B">
        <w:rPr>
          <w:rStyle w:val="Odkaznakomentr"/>
          <w:sz w:val="24"/>
          <w:szCs w:val="24"/>
        </w:rPr>
        <w:commentReference w:id="81"/>
      </w:r>
      <w:r>
        <w:t>ktorý zachytával klinický základ modelového prípadu. Seed scenár nebol predmetom hypotetického záujmu ako nezávislá premenná v psychologickom zmysle, ale metodicky slúžil na zachytenie systematickej variability medzi prípadmi.</w:t>
      </w:r>
    </w:p>
    <w:p w14:paraId="20BA4348" w14:textId="77777777" w:rsidR="00E27D67" w:rsidRDefault="00000000">
      <w:pPr>
        <w:pStyle w:val="Zkladntext"/>
      </w:pPr>
      <w:r>
        <w:rPr>
          <w:b/>
          <w:bCs/>
        </w:rPr>
        <w:t>Identita hodnotiteľa</w:t>
      </w:r>
      <w:r>
        <w:t xml:space="preserve"> predstavovala ďalší zdroj variability, ktorý bolo potrebné zohľadniť na úrovni modelovania. Rozdiely medzi hodnotiteľmi mohli vyplývať z profesijného zázemia, prísnosti ratingu, skúsenosti či preferovaného klinického štýlu, a preto boli v inferenčných modeloch zohľadňované ako náhodný efekt.</w:t>
      </w:r>
    </w:p>
    <w:p w14:paraId="24B3E8F1" w14:textId="77777777" w:rsidR="00E27D67" w:rsidRDefault="00000000">
      <w:pPr>
        <w:pStyle w:val="Nadpis4"/>
      </w:pPr>
      <w:bookmarkStart w:id="82" w:name="primárne-závislé-premenné"/>
      <w:bookmarkEnd w:id="80"/>
      <w:r>
        <w:t>2.5.3 Primárne závislé premenné</w:t>
      </w:r>
    </w:p>
    <w:p w14:paraId="24FC197A" w14:textId="77777777" w:rsidR="00E27D67" w:rsidRDefault="00000000">
      <w:pPr>
        <w:pStyle w:val="FirstParagraph"/>
      </w:pPr>
      <w:r>
        <w:t xml:space="preserve">Primárne závislé premenné tvorili položky G1 až G5 z prvého bloku ratingového nástroja. Na </w:t>
      </w:r>
      <w:r>
        <w:rPr>
          <w:b/>
          <w:bCs/>
        </w:rPr>
        <w:t>deskriptívnej úrovni</w:t>
      </w:r>
      <w:r>
        <w:t xml:space="preserve"> budú tieto položky reportované ako ordinálne ukazovatele prostredníctvom frekvencií, mediánov a interkvartilových rozpätí. Na </w:t>
      </w:r>
      <w:r>
        <w:rPr>
          <w:b/>
          <w:bCs/>
        </w:rPr>
        <w:t>inferenčnej úrovni</w:t>
      </w:r>
      <w:r>
        <w:t xml:space="preserve"> budú položky G2 a G5 vystupovať ako samostatné ordinálne outcome-y modelované pomocou ordinal mixed models; položky G1, G3 a G4 budú slúžiť prednostne ako obsahová opora kompozitu klinickej vierohodnosti a len sekundárne ako položkové spresnenie hlavného výsledku.</w:t>
      </w:r>
    </w:p>
    <w:p w14:paraId="766A3270" w14:textId="77777777" w:rsidR="00E27D67" w:rsidRDefault="00000000">
      <w:pPr>
        <w:pStyle w:val="Zkladntext"/>
      </w:pPr>
      <w:r>
        <w:t xml:space="preserve">Okrem jednotlivých položiek bol vytvorený kompozitný ukazovateľ </w:t>
      </w:r>
      <w:r>
        <w:rPr>
          <w:b/>
          <w:bCs/>
        </w:rPr>
        <w:t>indexu klinickej vierohodnosti</w:t>
      </w:r>
      <w:r>
        <w:t xml:space="preserve">, vypočítaný ako priemer položiek G1, G3 a G4, keďže tieto tri položky podľa </w:t>
      </w:r>
      <w:r>
        <w:lastRenderedPageBreak/>
        <w:t>projektovej logiky a obsahovej validity konceptuálne najtesnejšie reprezentujú jadro klinickej vierohodnosti simulovaného interview.</w:t>
      </w:r>
    </w:p>
    <w:p w14:paraId="631DD9B6" w14:textId="77777777" w:rsidR="00E27D67" w:rsidRDefault="00000000">
      <w:pPr>
        <w:pStyle w:val="Zkladntext"/>
      </w:pPr>
      <w:r>
        <w:t>Index klinickej vierohodnosti bol vypočítaný ako: (G1 + G3 + G4) / 3.</w:t>
      </w:r>
    </w:p>
    <w:p w14:paraId="0B361208" w14:textId="0B9A8BFD" w:rsidR="00E27D67" w:rsidRDefault="00000000">
      <w:pPr>
        <w:pStyle w:val="Zkladn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w:t>
      </w:r>
      <w:del w:id="83" w:author="Bc. Ing. Pavol Bielik" w:date="2026-04-21T15:27:00Z" w16du:dateUtc="2026-04-21T13:27:00Z">
        <w:r w:rsidDel="0090049B">
          <w:delText xml:space="preserve">outcome </w:delText>
        </w:r>
      </w:del>
      <w:ins w:id="84" w:author="Bc. Ing. Pavol Bielik" w:date="2026-04-21T15:27:00Z" w16du:dateUtc="2026-04-21T13:27:00Z">
        <w:r w:rsidR="0090049B">
          <w:t>výstup</w:t>
        </w:r>
        <w:r w:rsidR="0090049B">
          <w:t xml:space="preserve"> </w:t>
        </w:r>
      </w:ins>
      <w:r>
        <w:t>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p w14:paraId="345E7A80" w14:textId="77777777" w:rsidR="00E27D67" w:rsidRDefault="00000000">
      <w:pPr>
        <w:pStyle w:val="Nadpis4"/>
      </w:pPr>
      <w:bookmarkStart w:id="85" w:name="X7b27f972de17ff11782626c389ead28bd2e00b4"/>
      <w:bookmarkEnd w:id="82"/>
      <w:r>
        <w:t>2.5.4 Sekundárne premenné a error-based ukazovatele</w:t>
      </w:r>
    </w:p>
    <w:p w14:paraId="278E3FD1" w14:textId="77777777" w:rsidR="00E27D67" w:rsidRDefault="00000000">
      <w:pPr>
        <w:pStyle w:val="FirstParagraph"/>
      </w:pPr>
      <w:r>
        <w:t>Sekundárnu vrstvu premenných tvorili dve navzájom odlišné, ale obsahovo prepojené časti. Prvou sú položky A1 až A9, ktoré predstavujú transcript-level PHQ-9 symptom metadata importované zo self-report vrstvy simulovaného participant profilu. Druhou sú položky S1 a S2, ktoré predstavujú expertný odhad celkovej závažnosti a funkčného dopadu.</w:t>
      </w:r>
    </w:p>
    <w:p w14:paraId="1732FB10" w14:textId="77777777" w:rsidR="00E27D67" w:rsidRDefault="00000000">
      <w:pPr>
        <w:pStyle w:val="Zkladntext"/>
      </w:pPr>
      <w:r>
        <w:t xml:space="preserve">Na </w:t>
      </w:r>
      <w:r>
        <w:rPr>
          <w:b/>
          <w:bCs/>
        </w:rPr>
        <w:t>deskriptívnej úrovni</w:t>
      </w:r>
      <w:r>
        <w:t xml:space="preserve"> budú A1 až A9 reportované oddelene od ľudských ratingov ako transcript-level ukazovatele; pri každej doméne je možné uviesť priemer, smerodajnú odchýlku, medián aj interkvartilové rozpätie podľa potreby. Položky S1 a S2 ostávajú ordinálnymi ľudskými ratingmi a budú deskriptívne sumarizované cez frekvencie, mediány a interkvartilové rozpätia. Na </w:t>
      </w:r>
      <w:r>
        <w:rPr>
          <w:b/>
          <w:bCs/>
        </w:rPr>
        <w:t>inferenčnej úrovni</w:t>
      </w:r>
      <w:r>
        <w:t xml:space="preserve"> však jadro tejto vetvy netvoria jednotlivé doménové položky A1 až A9 ani samotné ordinálne ratingy S1 a S2, ale odvodené error-based ukazovatele, ktoré už majú jasný empirický význam vzhľadom na seed anchor profil.</w:t>
      </w:r>
    </w:p>
    <w:p w14:paraId="19D648E4" w14:textId="77777777" w:rsidR="00E27D67" w:rsidRDefault="00000000">
      <w:pPr>
        <w:pStyle w:val="Zkladntext"/>
      </w:pPr>
      <w:r>
        <w:t xml:space="preserve">Keďže pre každý seed boli vopred definované anchor hodnoty, bolo možné odvodiť aj </w:t>
      </w:r>
      <w:r>
        <w:rPr>
          <w:b/>
          <w:bCs/>
        </w:rPr>
        <w:t>chybové ukazovatele</w:t>
      </w:r>
      <w:r>
        <w:t xml:space="preserve"> vyjadrujúce mieru zhody rozhovoru s cieľovým profilom. Pri A1 až A9 ide o transcript-level zhodu medzi importovaným PHQ-9 profilom a seed anchorom. Pri S1 a S2 ide o expertne hodnotené severity a functional impact položky; keďže seed anchors aj ľudské ratingy používajú rovnakú </w:t>
      </w:r>
      <w:r>
        <w:rPr>
          <w:rStyle w:val="VerbatimChar"/>
        </w:rPr>
        <w:t>1-5</w:t>
      </w:r>
      <w:r>
        <w:t xml:space="preserve"> škálu, error-based ukazovatele sa rátajú priamo bez dodatočnej harmonizácie.</w:t>
      </w:r>
    </w:p>
    <w:p w14:paraId="4CB70F85" w14:textId="77777777" w:rsidR="00E27D67" w:rsidRDefault="00000000">
      <w:pPr>
        <w:pStyle w:val="Compact"/>
        <w:numPr>
          <w:ilvl w:val="0"/>
          <w:numId w:val="9"/>
        </w:numPr>
      </w:pPr>
      <w:r>
        <w:t>priemerná absolútna chyba v symptomatických doménach = (|A1 − anchor(A1)| + |A2 − anchor(A2)| + … + |A9 − anchor(A9)|) / 9,</w:t>
      </w:r>
    </w:p>
    <w:p w14:paraId="25DB401A" w14:textId="77777777" w:rsidR="00E27D67" w:rsidRDefault="00000000">
      <w:pPr>
        <w:pStyle w:val="Compact"/>
        <w:numPr>
          <w:ilvl w:val="0"/>
          <w:numId w:val="9"/>
        </w:numPr>
      </w:pPr>
      <w:r>
        <w:t>chyba odhadu závažnosti = absolútna odchýlka expert ratingu S1 od anchor hodnoty S1,</w:t>
      </w:r>
    </w:p>
    <w:p w14:paraId="6736F6AA" w14:textId="77777777" w:rsidR="00E27D67" w:rsidRDefault="00000000">
      <w:pPr>
        <w:pStyle w:val="Compact"/>
        <w:numPr>
          <w:ilvl w:val="0"/>
          <w:numId w:val="9"/>
        </w:numPr>
      </w:pPr>
      <w:r>
        <w:t>chyba odhadu funkčného dopadu = absolútna odchýlka expert ratingu S2 od anchor hodnoty S2.</w:t>
      </w:r>
    </w:p>
    <w:p w14:paraId="42A1D410" w14:textId="0F905006" w:rsidR="00E27D67" w:rsidRDefault="00000000">
      <w:pPr>
        <w:pStyle w:val="FirstParagraph"/>
      </w:pPr>
      <w:r>
        <w:t xml:space="preserve">Nižšia hodnota týchto ukazovateľov znamená vyššiu presnosť zhody rozhovoru s cieľovým seed scenárom. Priemerná absolútna chyba v symptomatických doménach slúži prednostne ako transcript-level fidelity ukazovateľ a bude reportovaná ako priemer a smerodajná odchýlka, prípadne doplnkovo medián a interkvartilové rozpätie. Rovnako budú reportované aj </w:t>
      </w:r>
      <w:commentRangeStart w:id="86"/>
      <w:r>
        <w:rPr>
          <w:rStyle w:val="VerbatimChar"/>
        </w:rPr>
        <w:t>severity_error</w:t>
      </w:r>
      <w:r>
        <w:t xml:space="preserve"> a </w:t>
      </w:r>
      <w:r>
        <w:rPr>
          <w:rStyle w:val="VerbatimChar"/>
        </w:rPr>
        <w:t>impact_error</w:t>
      </w:r>
      <w:commentRangeEnd w:id="86"/>
      <w:r w:rsidR="0090049B">
        <w:rPr>
          <w:rStyle w:val="Odkaznakomentr"/>
          <w:sz w:val="24"/>
          <w:szCs w:val="24"/>
        </w:rPr>
        <w:commentReference w:id="86"/>
      </w:r>
      <w:r>
        <w:t xml:space="preserve">, ktoré sa v inferenčnej časti </w:t>
      </w:r>
      <w:r>
        <w:lastRenderedPageBreak/>
        <w:t xml:space="preserve">používajú ako sekundárne približne intervalové </w:t>
      </w:r>
      <w:del w:id="87" w:author="Bc. Ing. Pavol Bielik" w:date="2026-04-21T15:30:00Z" w16du:dateUtc="2026-04-21T13:30:00Z">
        <w:r w:rsidDel="0090049B">
          <w:delText>outcome-y</w:delText>
        </w:r>
      </w:del>
      <w:ins w:id="88" w:author="Bc. Ing. Pavol Bielik" w:date="2026-04-21T15:30:00Z" w16du:dateUtc="2026-04-21T13:30:00Z">
        <w:r w:rsidR="0090049B">
          <w:t>výstupy</w:t>
        </w:r>
      </w:ins>
      <w:r>
        <w:t>. Expertne hodnotené severity a functional impact položky zároveň ostávajú v texte viditeľné aj ako samostatná ordinálna ľudská vrstva. V kombinácii s indexom klinickej vierohodnosti tak možno odlíšiť „vyzerá dobre na povrchu” od „zodpovedá zamýšľanému klinickému obrazu”.</w:t>
      </w:r>
    </w:p>
    <w:p w14:paraId="555150C3" w14:textId="77777777" w:rsidR="00E27D67" w:rsidRDefault="00000000">
      <w:pPr>
        <w:pStyle w:val="Zkladntext"/>
      </w:pPr>
      <w:commentRangeStart w:id="89"/>
      <w:r>
        <w:t xml:space="preserve">Keďže seed </w:t>
      </w:r>
      <w:r>
        <w:rPr>
          <w:rStyle w:val="VerbatimChar"/>
        </w:rPr>
        <w:t>S1_anchor</w:t>
      </w:r>
      <w:r>
        <w:t xml:space="preserve"> a </w:t>
      </w:r>
      <w:r>
        <w:rPr>
          <w:rStyle w:val="VerbatimChar"/>
        </w:rPr>
        <w:t>S2_anchor</w:t>
      </w:r>
      <w:r>
        <w:t xml:space="preserve"> boli finálne zarovnané na rovnakú </w:t>
      </w:r>
      <w:r>
        <w:rPr>
          <w:rStyle w:val="VerbatimChar"/>
        </w:rPr>
        <w:t>1-5</w:t>
      </w:r>
      <w:r>
        <w:t xml:space="preserve"> škálu ako expertné ratingy, je možné popri samostatnom vyhodnotení položiek S1 a S2 reportovať aj ich priamu error-based verziu voči seed kotvám.</w:t>
      </w:r>
      <w:commentRangeEnd w:id="89"/>
      <w:r w:rsidR="00F12DE9">
        <w:rPr>
          <w:rStyle w:val="Odkaznakomentr"/>
          <w:sz w:val="24"/>
          <w:szCs w:val="24"/>
        </w:rPr>
        <w:commentReference w:id="89"/>
      </w:r>
    </w:p>
    <w:p w14:paraId="2B9438B6" w14:textId="77777777" w:rsidR="00E27D67" w:rsidRDefault="00000000">
      <w:pPr>
        <w:pStyle w:val="Nadpis4"/>
      </w:pPr>
      <w:bookmarkStart w:id="90" w:name="qc-premenné-a-kompozit-defektov"/>
      <w:bookmarkEnd w:id="85"/>
      <w:r>
        <w:t>2.5.5 QC premenné a kompozit defektov</w:t>
      </w:r>
    </w:p>
    <w:p w14:paraId="705058DC" w14:textId="77777777" w:rsidR="00E27D67" w:rsidRDefault="00000000">
      <w:pPr>
        <w:pStyle w:val="FirstParagraph"/>
      </w:pPr>
      <w:r>
        <w:t xml:space="preserve">Premenné kontroly kvality tvorili položky R1 až R5, z ktorých bol odvodený kompozit </w:t>
      </w:r>
      <w:r>
        <w:rPr>
          <w:b/>
          <w:bCs/>
        </w:rPr>
        <w:t>indexu defektov</w:t>
      </w:r>
      <w:r>
        <w:t>.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14:paraId="556DD958" w14:textId="77777777" w:rsidR="00E27D67" w:rsidRDefault="00000000">
      <w:pPr>
        <w:pStyle w:val="Zkladntext"/>
      </w:pPr>
      <w:r>
        <w:t>Index defektov bol vypočítaný ako: (R1 + R2 + R3 + R4 + R5) / 5.</w:t>
      </w:r>
    </w:p>
    <w:p w14:paraId="7237F4AF" w14:textId="77777777" w:rsidR="00E27D67" w:rsidRDefault="00000000">
      <w:pPr>
        <w:pStyle w:val="Zkladntext"/>
      </w:pPr>
      <w:r>
        <w:t>Vyššia hodnota indexu defektov znamená vyšší výskyt defektov a teda nižšiu metodologickú a pedagogickú použiteľnosť rozhovoru. Index defektov je primárnym ukazovateľom pre hypotézu H3.</w:t>
      </w:r>
    </w:p>
    <w:p w14:paraId="67B2D71B" w14:textId="77777777" w:rsidR="00E27D67" w:rsidRDefault="00000000">
      <w:pPr>
        <w:pStyle w:val="Nadpis4"/>
      </w:pPr>
      <w:bookmarkStart w:id="91" w:name="doplnkové-premenné"/>
      <w:bookmarkEnd w:id="90"/>
      <w:r>
        <w:t>2.5.6 Doplnkové premenné</w:t>
      </w:r>
    </w:p>
    <w:p w14:paraId="52F31879" w14:textId="77777777" w:rsidR="00E27D67" w:rsidRDefault="00000000">
      <w:pPr>
        <w:pStyle w:val="FirstParagraph"/>
      </w:pPr>
      <w:r>
        <w:t>Položka odhadovaného pôvodu rozhovoru predstavovala nominálnu premennú so štyrmi možnosťami odpovede: AI-generovaný, ľudsky simulovaný, reálny participant,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p w14:paraId="52FEC8DA" w14:textId="77777777" w:rsidR="00E27D67" w:rsidRDefault="00000000">
      <w:pPr>
        <w:pStyle w:val="Nadpis4"/>
      </w:pPr>
      <w:bookmarkStart w:id="92" w:name="konzistentnosť-názvov-premenných"/>
      <w:bookmarkEnd w:id="91"/>
      <w:r>
        <w:t>2.5.7 Konzistentnosť názvov premenných</w:t>
      </w:r>
    </w:p>
    <w:p w14:paraId="136C2672" w14:textId="77777777" w:rsidR="00E27D67" w:rsidRDefault="00000000">
      <w:pPr>
        <w:pStyle w:val="FirstParagraph"/>
      </w:pPr>
      <w:r>
        <w:t>V celej práci používam rovnaké slovenské názvy premenných naprieč metódou, výsledkami a tabuľkami, aby nevznikol nesúlad medzi jednotlivými časťami rukopisu. Technické názvy z analytického codebooku a z R skriptu ostávajú súčasťou interného workflowu, nie finálneho jazyka práce.</w:t>
      </w:r>
    </w:p>
    <w:p w14:paraId="370B8F53" w14:textId="77777777" w:rsidR="00E27D67" w:rsidRDefault="00000000">
      <w:pPr>
        <w:pStyle w:val="Nadpis4"/>
      </w:pPr>
      <w:bookmarkStart w:id="93" w:name="X000d7608c95c3d4b14680d0ce74e4e0a4d29108"/>
      <w:bookmarkEnd w:id="92"/>
      <w:r>
        <w:t>2.5.8 Empirický jazyk ukazovateľov a väzba na testy</w:t>
      </w:r>
    </w:p>
    <w:p w14:paraId="51862790" w14:textId="77777777" w:rsidR="00E27D67" w:rsidRDefault="00000000">
      <w:pPr>
        <w:pStyle w:val="FirstParagraph"/>
      </w:pPr>
      <w:r>
        <w:t>Vzhľadom na použitý faktorový komparačný dizajn je dôležité, aby boli empirické premenné v texte pomenované v jazyku, ktorý zodpovedá ich operacionalizácii aj typu plánovaného testu. V tejto práci preto nepoužívame jeden univerzálny jazyk pre všetky outcome-y. To, či hovoríme o priemere, mediáne, distribúcii alebo pravdepodobnosti vyššieho skóre, závisí od typu premennej.</w:t>
      </w:r>
    </w:p>
    <w:p w14:paraId="22A892EF" w14:textId="77777777" w:rsidR="00E27D67" w:rsidRDefault="00000000">
      <w:pPr>
        <w:pStyle w:val="Compact"/>
        <w:numPr>
          <w:ilvl w:val="0"/>
          <w:numId w:val="10"/>
        </w:numPr>
      </w:pPr>
      <w:r>
        <w:rPr>
          <w:b/>
          <w:bCs/>
        </w:rPr>
        <w:lastRenderedPageBreak/>
        <w:t>Ordinálne položky</w:t>
      </w:r>
      <w:r>
        <w:t xml:space="preserve"> (</w:t>
      </w:r>
      <w:r>
        <w:rPr>
          <w:rStyle w:val="VerbatimChar"/>
        </w:rPr>
        <w:t>G1</w:t>
      </w:r>
      <w:r>
        <w:t xml:space="preserve"> až </w:t>
      </w:r>
      <w:r>
        <w:rPr>
          <w:rStyle w:val="VerbatimChar"/>
        </w:rPr>
        <w:t>G5</w:t>
      </w:r>
      <w:r>
        <w:t xml:space="preserve">, </w:t>
      </w:r>
      <w:r>
        <w:rPr>
          <w:rStyle w:val="VerbatimChar"/>
        </w:rPr>
        <w:t>S1</w:t>
      </w:r>
      <w:r>
        <w:t xml:space="preserve">, </w:t>
      </w:r>
      <w:r>
        <w:rPr>
          <w:rStyle w:val="VerbatimChar"/>
        </w:rPr>
        <w:t>S2</w:t>
      </w:r>
      <w:r>
        <w:t xml:space="preserve">, </w:t>
      </w:r>
      <w:r>
        <w:rPr>
          <w:rStyle w:val="VerbatimChar"/>
        </w:rPr>
        <w:t>R1</w:t>
      </w:r>
      <w:r>
        <w:t xml:space="preserve"> až </w:t>
      </w:r>
      <w:r>
        <w:rPr>
          <w:rStyle w:val="VerbatimChar"/>
        </w:rPr>
        <w:t>R5</w:t>
      </w:r>
      <w:r>
        <w:t>) sú v deskriptívnej časti reportované cez frekvencie, mediány a interkvartilové rozpätia. Ak vstupujú do inferenčnej analýzy samostatne, formulujeme otázku ako rozdiel v distribúcii alebo ako vyššiu pravdepodobnosť dosiahnutia vyššieho skóre.</w:t>
      </w:r>
    </w:p>
    <w:p w14:paraId="3819A993" w14:textId="77777777" w:rsidR="00E27D67" w:rsidRDefault="00000000">
      <w:pPr>
        <w:pStyle w:val="Compact"/>
        <w:numPr>
          <w:ilvl w:val="0"/>
          <w:numId w:val="10"/>
        </w:numPr>
      </w:pPr>
      <w:r>
        <w:rPr>
          <w:b/>
          <w:bCs/>
        </w:rPr>
        <w:t>Kompozitné a error-based ukazovatele</w:t>
      </w:r>
      <w:r>
        <w:t xml:space="preserve"> (index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14:paraId="4B8B4292" w14:textId="77777777" w:rsidR="00E27D67" w:rsidRDefault="00000000">
      <w:pPr>
        <w:pStyle w:val="Compact"/>
        <w:numPr>
          <w:ilvl w:val="0"/>
          <w:numId w:val="10"/>
        </w:numPr>
      </w:pPr>
      <w:r>
        <w:rPr>
          <w:b/>
          <w:bCs/>
        </w:rPr>
        <w:t>Nominálne premenné</w:t>
      </w:r>
      <w:r>
        <w:t xml:space="preserve"> (odhadovaný pôvod rozhovoru) sú reportované cez frekvencie a percentá; v exploratívnej inferencii ich možno formulovať ako rozdiel v podieloch alebo v pravdepodobnosti konkrétnej kategórie odpovede.</w:t>
      </w:r>
    </w:p>
    <w:p w14:paraId="3885B088" w14:textId="77777777" w:rsidR="00E27D67" w:rsidRDefault="00000000">
      <w:pPr>
        <w:pStyle w:val="Compact"/>
        <w:numPr>
          <w:ilvl w:val="0"/>
          <w:numId w:val="10"/>
        </w:numPr>
      </w:pPr>
      <w:r>
        <w:rPr>
          <w:b/>
          <w:bCs/>
        </w:rPr>
        <w:t>Otvorené komentáre</w:t>
      </w:r>
      <w:r>
        <w:t xml:space="preserve"> nevystupujú ako číselné premenné, ale ako tematické kategórie. V ich prípade sa nepýtame na priemer ani medián, ale na frekvenciu a obsah opakujúcich sa tém.</w:t>
      </w:r>
    </w:p>
    <w:p w14:paraId="7BD234E8" w14:textId="77777777" w:rsidR="00E27D67" w:rsidRDefault="00000000">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 </w:t>
      </w:r>
      <w:r>
        <w:rPr>
          <w:b/>
          <w:bCs/>
        </w:rPr>
        <w:t>komparačné</w:t>
      </w:r>
      <w:r>
        <w:t>, nie korelačné. Korelačný jazyk sa používa iba v doplnkových exploratórnych analýzach, nie pri jadrovom testovaní H1 až H9.</w:t>
      </w:r>
    </w:p>
    <w:p w14:paraId="4A44B0E0" w14:textId="77777777" w:rsidR="00E27D67" w:rsidRDefault="00000000">
      <w:pPr>
        <w:pStyle w:val="Nadpis3"/>
      </w:pPr>
      <w:bookmarkStart w:id="94" w:name="empirické-výskumné-otázky-a-hypotézy"/>
      <w:bookmarkEnd w:id="78"/>
      <w:bookmarkEnd w:id="93"/>
      <w:r>
        <w:t>2.6 Empirické výskumné otázky a hypotézy</w:t>
      </w:r>
    </w:p>
    <w:p w14:paraId="4842604F" w14:textId="4C41502F" w:rsidR="00E27D67" w:rsidRDefault="00000000">
      <w:pPr>
        <w:pStyle w:val="FirstParagraph"/>
      </w:pPr>
      <w:del w:id="95" w:author="Bc. Ing. Pavol Bielik" w:date="2026-04-21T15:32:00Z" w16du:dateUtc="2026-04-21T13:32:00Z">
        <w:r w:rsidDel="00F12DE9">
          <w:delTex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 </w:delText>
        </w:r>
        <w:r w:rsidDel="00F12DE9">
          <w:rPr>
            <w:b/>
            <w:bCs/>
          </w:rPr>
          <w:delText>empirický preklad</w:delText>
        </w:r>
        <w:r w:rsidDel="00F12DE9">
          <w:delText xml:space="preserve"> viazaný na operacionalizáciu premenných a na typ testu. </w:delText>
        </w:r>
      </w:del>
      <w:r>
        <w:t xml:space="preserve">Keďže jadro dizajnu je komparačné a hlavné prediktory sú kategoriálne experimentálne faktory, nejde tu primárne o korelačný jazyk, ale o jazyk </w:t>
      </w:r>
      <w:r>
        <w:rPr>
          <w:b/>
          <w:bCs/>
        </w:rPr>
        <w:t>rozdielu v priemere</w:t>
      </w:r>
      <w:r>
        <w:t xml:space="preserve">, </w:t>
      </w:r>
      <w:r>
        <w:rPr>
          <w:b/>
          <w:bCs/>
        </w:rPr>
        <w:t>rozdielu v mediáne alebo distribúcii</w:t>
      </w:r>
      <w:r>
        <w:t xml:space="preserve"> a pri ordinálnych modeloch o </w:t>
      </w:r>
      <w:r>
        <w:rPr>
          <w:b/>
          <w:bCs/>
        </w:rPr>
        <w:t>pravdepodobnosť vyššieho skóre</w:t>
      </w:r>
      <w:r>
        <w:t>.</w:t>
      </w:r>
    </w:p>
    <w:p w14:paraId="357595DC" w14:textId="77777777" w:rsidR="00E27D67" w:rsidRDefault="00000000">
      <w:pPr>
        <w:pStyle w:val="Nadpis4"/>
      </w:pPr>
      <w:bookmarkStart w:id="96" w:name="X12734c8bcc87770303d8609280e6ad720e4208e"/>
      <w:r>
        <w:t>2.6.1 Empirické výskumné otázky (rekapitulácia z Úvodu, 1.7)</w:t>
      </w:r>
    </w:p>
    <w:p w14:paraId="7B02E69F" w14:textId="77777777" w:rsidR="00E27D67" w:rsidRDefault="00000000">
      <w:pPr>
        <w:pStyle w:val="FirstParagraph"/>
      </w:pPr>
      <w:r>
        <w:rPr>
          <w:b/>
          <w:bCs/>
        </w:rPr>
        <w:t>Blok A — globálna kvalita interview a symptomatická primeranosť</w:t>
      </w:r>
    </w:p>
    <w:p w14:paraId="39564977" w14:textId="77777777" w:rsidR="00E27D67" w:rsidRDefault="00000000">
      <w:pPr>
        <w:pStyle w:val="Zkladntext"/>
      </w:pPr>
      <w:r>
        <w:rPr>
          <w:b/>
          <w:bCs/>
        </w:rPr>
        <w:t>VO1.</w:t>
      </w:r>
      <w:r>
        <w:t xml:space="preserve"> Aké sú frekvenčné rozdelenia, mediány a interkvartilové rozpätia položiek G1 až G5 a aká je priemerná úroveň indexu klinickej vierohodnosti pri AI-generovaných simulovaných klinických interview o depresívnej symptomatike?</w:t>
      </w:r>
    </w:p>
    <w:p w14:paraId="3E4D1CB1" w14:textId="77777777" w:rsidR="00E27D67" w:rsidRDefault="00000000">
      <w:pPr>
        <w:pStyle w:val="Zkladntext"/>
      </w:pPr>
      <w:r>
        <w:rPr>
          <w:b/>
          <w:bCs/>
        </w:rPr>
        <w:t>VO2.</w:t>
      </w:r>
      <w:r>
        <w:t xml:space="preserve"> Aká je priemerná absolútna chyba transcript-level symptomatických domén A1 až A9 voči seed anchorom a aké sú rozdelenia expertných hodnotení S1 a S2, resp. ich priamych error skóre voči seed kotvám?</w:t>
      </w:r>
    </w:p>
    <w:p w14:paraId="2F529090" w14:textId="77777777" w:rsidR="00E27D67" w:rsidRDefault="00000000">
      <w:pPr>
        <w:pStyle w:val="Zkladntext"/>
      </w:pPr>
      <w:r>
        <w:rPr>
          <w:b/>
          <w:bCs/>
        </w:rPr>
        <w:t>Blok B — štýl odpovedania simulovaného pacienta</w:t>
      </w:r>
    </w:p>
    <w:p w14:paraId="0D80AB20" w14:textId="77777777" w:rsidR="00E27D67" w:rsidRDefault="00000000">
      <w:pPr>
        <w:pStyle w:val="Zkladntext"/>
      </w:pPr>
      <w:r>
        <w:rPr>
          <w:b/>
          <w:bCs/>
        </w:rPr>
        <w:t>VO3.</w:t>
      </w:r>
      <w:r>
        <w:t xml:space="preserve"> Líši sa priemerná úroveň indexu klinickej vierohodnosti a distribúcia skóre na položkách G2 a G5 medzi úrovňami štýlu odpovedania simulovaného pacienta P1, P2 a P3?</w:t>
      </w:r>
    </w:p>
    <w:p w14:paraId="1C3190B1" w14:textId="77777777" w:rsidR="00E27D67" w:rsidRDefault="00000000">
      <w:pPr>
        <w:pStyle w:val="Zkladntext"/>
      </w:pPr>
      <w:r>
        <w:rPr>
          <w:b/>
          <w:bCs/>
        </w:rPr>
        <w:lastRenderedPageBreak/>
        <w:t>VO4.</w:t>
      </w:r>
      <w:r>
        <w:t xml:space="preserve"> Líši sa priemerná absolútna chyba v symptomatických doménach, chyba odhadu závažnosti, chyba odhadu funkčného dopadu a priemerná úroveň indexu defektov medzi úrovňami štýlu odpovedania simulovaného pacienta P1, P2 a P3?</w:t>
      </w:r>
    </w:p>
    <w:p w14:paraId="34889444" w14:textId="77777777" w:rsidR="00E27D67" w:rsidRDefault="00000000">
      <w:pPr>
        <w:pStyle w:val="Zkladntext"/>
      </w:pPr>
      <w:r>
        <w:rPr>
          <w:b/>
          <w:bCs/>
        </w:rPr>
        <w:t>Blok C — interakcia, zhoda a doplnkové výstupy</w:t>
      </w:r>
    </w:p>
    <w:p w14:paraId="76ACD6DB" w14:textId="77777777" w:rsidR="00E27D67" w:rsidRDefault="00000000">
      <w:pPr>
        <w:pStyle w:val="Zkladntext"/>
      </w:pPr>
      <w:r>
        <w:rPr>
          <w:b/>
          <w:bCs/>
        </w:rPr>
        <w:t>VO5.</w:t>
      </w:r>
      <w:r>
        <w:t xml:space="preserve"> Je pri indexe klinickej vierohodnosti, indexe defektov a hlavných error-based ukazovateľoch prítomná interakcia medzi prítomnosťou štruktúrujúceho klinického usmernenia a štýlom odpovedania simulovaného pacienta?</w:t>
      </w:r>
    </w:p>
    <w:p w14:paraId="5FBB8DD0" w14:textId="77777777" w:rsidR="00E27D67" w:rsidRDefault="00000000">
      <w:pPr>
        <w:pStyle w:val="Zkladntext"/>
      </w:pPr>
      <w:r>
        <w:rPr>
          <w:b/>
          <w:bCs/>
        </w:rPr>
        <w:t>VO6.</w:t>
      </w:r>
      <w:r>
        <w:t xml:space="preserve"> Aká je miera zhody medzi odbornými hodnotiteľmi pri posudzovaní kvality interview (ICC pre index klinickej vierohodnosti, index defektov a expertné odhady závažnosti a funkčného dopadu)?</w:t>
      </w:r>
    </w:p>
    <w:p w14:paraId="393C40F3" w14:textId="77777777" w:rsidR="00E27D67" w:rsidRDefault="00000000">
      <w:pPr>
        <w:pStyle w:val="Zkladntext"/>
      </w:pPr>
      <w:r>
        <w:rPr>
          <w:b/>
          <w:bCs/>
        </w:rPr>
        <w:t>VO7.</w:t>
      </w:r>
      <w:r>
        <w:t xml:space="preserve"> Aké sú frekvencie a podiely jednotlivých kategórií odhadovaného pôvodu rozhovoru a aké je rozdelenie istoty tohto odhadu?</w:t>
      </w:r>
    </w:p>
    <w:p w14:paraId="579482B1" w14:textId="77777777" w:rsidR="00E27D67" w:rsidRDefault="00000000">
      <w:pPr>
        <w:pStyle w:val="Zkladntext"/>
      </w:pPr>
      <w:r>
        <w:rPr>
          <w:b/>
          <w:bCs/>
        </w:rPr>
        <w:t>VO8.</w:t>
      </w:r>
      <w:r>
        <w:t xml:space="preserve"> Aké typy pozitívnych a negatívnych komentárov sa v otvorených odpovediach odborných hodnotiteľov objavujú najčastejšie?</w:t>
      </w:r>
    </w:p>
    <w:p w14:paraId="7766A706" w14:textId="77777777" w:rsidR="00E27D67" w:rsidRDefault="00000000">
      <w:pPr>
        <w:pStyle w:val="Zkladn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 </w:t>
      </w:r>
      <w:r>
        <w:rPr>
          <w:b/>
          <w:bCs/>
        </w:rPr>
        <w:t>čo bude reportované</w:t>
      </w:r>
      <w:r>
        <w:t xml:space="preserve">, zatiaľ čo hypotézy nižšie presnejšie hovoria, </w:t>
      </w:r>
      <w:r>
        <w:rPr>
          <w:b/>
          <w:bCs/>
        </w:rPr>
        <w:t>aký rozdiel v priemere alebo distribúcii očakávame</w:t>
      </w:r>
      <w:r>
        <w:t>.</w:t>
      </w:r>
    </w:p>
    <w:p w14:paraId="38229282" w14:textId="77777777" w:rsidR="00E27D67" w:rsidRDefault="00000000">
      <w:pPr>
        <w:pStyle w:val="Nadpis4"/>
      </w:pPr>
      <w:bookmarkStart w:id="97" w:name="empirické-hypotézy-jadro-h1h5"/>
      <w:bookmarkEnd w:id="96"/>
      <w:r>
        <w:t>2.6.2 Empirické hypotézy – jadro (H1–H5)</w:t>
      </w:r>
    </w:p>
    <w:p w14:paraId="215B4C56" w14:textId="77777777" w:rsidR="00E27D67" w:rsidRDefault="00000000">
      <w:pPr>
        <w:pStyle w:val="FirstParagraph"/>
      </w:pPr>
      <w:r>
        <w:t>Jadrové hypotézy práce smerujú prednostne na premennú prítomnosti štruktúrujúceho klinického usmernenia, pretože Li et al. (</w:t>
      </w:r>
      <w:hyperlink w:anchor="ref-li2024curefun">
        <w:r>
          <w:rPr>
            <w:rStyle w:val="Hypertextovprepojenie"/>
          </w:rPr>
          <w:t>2024</w:t>
        </w:r>
      </w:hyperlink>
      <w:r>
        <w:t>), Wang et al. (</w:t>
      </w:r>
      <w:hyperlink w:anchor="ref-wang2024patientpsi">
        <w:r>
          <w:rPr>
            <w:rStyle w:val="Hypertextovprepojenie"/>
          </w:rPr>
          <w:t>2024</w:t>
        </w:r>
      </w:hyperlink>
      <w:r>
        <w:t>) a Lee et al. (</w:t>
      </w:r>
      <w:hyperlink w:anchor="ref-lee2025adaptivevp">
        <w:r>
          <w:rPr>
            <w:rStyle w:val="Hypertextovprepojenie"/>
          </w:rPr>
          <w:t>2025</w:t>
        </w:r>
      </w:hyperlink>
      <w:r>
        <w:t>) poskytujú najpresvedčivejšiu doterajšiu oporu pre význam klinicky ukotveného a štruktúrovaného riadenia simulácie. Tieto hypotézy sú formulované jednostranne, pretože predpokladáme konkrétny smer účinku.</w:t>
      </w:r>
    </w:p>
    <w:p w14:paraId="468C412E" w14:textId="77777777" w:rsidR="00E27D67" w:rsidRDefault="00000000">
      <w:pPr>
        <w:pStyle w:val="Zkladntext"/>
      </w:pPr>
      <w:r>
        <w:rPr>
          <w:b/>
          <w:bCs/>
        </w:rPr>
        <w:t>Blok A — hypotézy ku globálnej kvalite interview a symptomatickej primeranosti (VO1, VO2)</w:t>
      </w:r>
    </w:p>
    <w:p w14:paraId="0DAD558F" w14:textId="77777777" w:rsidR="00E27D67" w:rsidRDefault="00000000">
      <w:pPr>
        <w:pStyle w:val="Zkladntext"/>
      </w:pPr>
      <w:r>
        <w:rPr>
          <w:b/>
          <w:bCs/>
        </w:rPr>
        <w:t>H1.</w:t>
      </w:r>
      <w:r>
        <w:t xml:space="preserve"> Priemerná hodnota indexu klinickej vierohodnosti bude vyššia pri interview vytvorených so štruktúrujúcim klinickým usmernením než pri interview vytvorených bez neho; sekundárne budú aj položky G1, G3 a G4 vykazovať posun distribúcie k vyšším kategóriám.</w:t>
      </w:r>
    </w:p>
    <w:p w14:paraId="4DB80C3D" w14:textId="77777777" w:rsidR="00E27D67" w:rsidRDefault="00000000">
      <w:pPr>
        <w:pStyle w:val="Zkladntext"/>
      </w:pPr>
      <w:r>
        <w:rPr>
          <w:b/>
          <w:bCs/>
        </w:rPr>
        <w:t>H2.</w:t>
      </w:r>
      <w:r>
        <w:t xml:space="preserve"> Distribúcia odpovedí na položke G2 bude pri interview vytvorených so štruktúrujúcim klinickým usmernením posunutá k vyšším kategóriám než pri interview vytvorených bez tohto usmernenia.</w:t>
      </w:r>
    </w:p>
    <w:p w14:paraId="28BA7054" w14:textId="77777777" w:rsidR="00E27D67" w:rsidRDefault="00000000">
      <w:pPr>
        <w:pStyle w:val="Zkladntext"/>
      </w:pPr>
      <w:r>
        <w:rPr>
          <w:b/>
          <w:bCs/>
        </w:rPr>
        <w:lastRenderedPageBreak/>
        <w:t>H3.</w:t>
      </w:r>
      <w:r>
        <w:t xml:space="preserve"> Priemerná hodnota indexu defektov bude nižšia pri interview vytvorených so štruktúrujúcim klinickým usmernením než pri interview vytvorených bez neho; sekundárne budú aj položky R1 až R5 vykazovať posun distribúcie k nižším kategóriám.</w:t>
      </w:r>
    </w:p>
    <w:p w14:paraId="13741D23" w14:textId="77777777" w:rsidR="00E27D67" w:rsidRDefault="00000000">
      <w:pPr>
        <w:pStyle w:val="Zkladntext"/>
      </w:pPr>
      <w:r>
        <w:rPr>
          <w:b/>
          <w:bCs/>
        </w:rPr>
        <w:t>H4.</w:t>
      </w:r>
      <w:r>
        <w:t xml:space="preserve"> Priemerná absolútna chyba v transcript-level symptomatických doménach A1 až A9 voči seed anchorom bude nižšia pri interview vytvorených so štruktúrujúcim klinickým usmernením než pri interview bez neho; rovnaký smer očakávame sekundárne aj pri priamych error skóre závažnosti a funkčného dopadu.</w:t>
      </w:r>
    </w:p>
    <w:p w14:paraId="688E7A4A" w14:textId="77777777" w:rsidR="00E27D67" w:rsidRDefault="00000000">
      <w:pPr>
        <w:pStyle w:val="Zkladntext"/>
      </w:pPr>
      <w:r>
        <w:rPr>
          <w:b/>
          <w:bCs/>
        </w:rPr>
        <w:t>H5.</w:t>
      </w:r>
      <w:r>
        <w:t xml:space="preserve"> Distribúcia odpovedí na položke G5 bude pri interview vytvorených so štruktúrujúcim klinickým usmernením posunutá k vyšším kategóriám než pri interview vytvorených bez tohto usmernenia.</w:t>
      </w:r>
    </w:p>
    <w:p w14:paraId="3CF65A06" w14:textId="77777777" w:rsidR="00E27D67" w:rsidRDefault="00000000">
      <w:pPr>
        <w:pStyle w:val="Nadpis4"/>
      </w:pPr>
      <w:bookmarkStart w:id="98" w:name="X430cafe8f9a5b5e6eaedee98f951cc8ceb7fcce"/>
      <w:bookmarkEnd w:id="97"/>
      <w:r>
        <w:t>2.6.3 Empirické hypotézy – rozšírená pracovná vrstva (H6–H9)</w:t>
      </w:r>
    </w:p>
    <w:p w14:paraId="51E87CA8" w14:textId="77777777" w:rsidR="00E27D67" w:rsidRDefault="00000000">
      <w:pPr>
        <w:pStyle w:val="FirstParagraph"/>
      </w:pPr>
      <w:r>
        <w:t>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14:paraId="5F03291F" w14:textId="77777777" w:rsidR="00E27D67" w:rsidRDefault="00000000">
      <w:pPr>
        <w:pStyle w:val="Zkladntext"/>
      </w:pPr>
      <w:r>
        <w:rPr>
          <w:b/>
          <w:bCs/>
        </w:rPr>
        <w:t>Blok B — hypotézy k efektu štýlu odpovedania simulovaného pacienta (VO3, VO4)</w:t>
      </w:r>
    </w:p>
    <w:p w14:paraId="174D8047" w14:textId="77777777" w:rsidR="00E27D67" w:rsidRDefault="00000000">
      <w:pPr>
        <w:pStyle w:val="Zkladntext"/>
      </w:pPr>
      <w:r>
        <w:rPr>
          <w:b/>
          <w:bCs/>
        </w:rPr>
        <w:t>H6.</w:t>
      </w:r>
      <w:r>
        <w:t xml:space="preserve"> Priemerná hodnota indexu klinickej vierohodnosti bude vyššia pri interview s vyváženým alebo rozvinutým štýlom odpovedania simulovaného pacienta (P2, P3) než pri interview so zdržanlivým štýlom odpovedania (P1).</w:t>
      </w:r>
    </w:p>
    <w:p w14:paraId="133EDA7E" w14:textId="77777777" w:rsidR="00E27D67" w:rsidRDefault="00000000">
      <w:pPr>
        <w:pStyle w:val="Zkladntext"/>
      </w:pPr>
      <w:r>
        <w:rPr>
          <w:b/>
          <w:bCs/>
        </w:rPr>
        <w:t>H7.</w:t>
      </w:r>
      <w:r>
        <w:t xml:space="preserve"> Distribúcia odpovedí na položkách G2 a G5 bude pri rozvinutejšom štýle odpovedania simulovaného pacienta (P3) posunutá k vyšším kategóriám než pri zdržanlivejšom štýle odpovedania (P1, prípadne P2).</w:t>
      </w:r>
    </w:p>
    <w:p w14:paraId="6D50DE2D" w14:textId="77777777" w:rsidR="00E27D67" w:rsidRDefault="00000000">
      <w:pPr>
        <w:pStyle w:val="Zkladntext"/>
      </w:pPr>
      <w:r>
        <w:rPr>
          <w:b/>
          <w:bCs/>
        </w:rPr>
        <w:t>H8.</w:t>
      </w:r>
      <w:r>
        <w:t xml:space="preserve"> Priemerná absolútna chyba v transcript-level symptomatických doménach A1 až A9 voči seed anchorom bude nižšia pri rozvinutejšom štýle odpovedania simulovaného pacienta (P3) než pri zdržanlivejšom štýle (P1).</w:t>
      </w:r>
    </w:p>
    <w:p w14:paraId="52684C59" w14:textId="77777777" w:rsidR="00E27D67" w:rsidRDefault="00000000">
      <w:pPr>
        <w:pStyle w:val="Zkladntext"/>
      </w:pPr>
      <w:r>
        <w:t>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transcript-level symptomatických doménach. Tieto výstupy preto budú vo Výsledkoch spracované ako inferenčná odpoveď na VO4, nie ako samostatné smerové hypotézy.</w:t>
      </w:r>
    </w:p>
    <w:p w14:paraId="0645D0AC" w14:textId="77777777" w:rsidR="00E27D67" w:rsidRDefault="00000000">
      <w:pPr>
        <w:pStyle w:val="Zkladntext"/>
      </w:pPr>
      <w:r>
        <w:rPr>
          <w:b/>
          <w:bCs/>
        </w:rPr>
        <w:t>Blok C — hypotéza k interakcii a nehypotetické bloky (VO5–VO8)</w:t>
      </w:r>
    </w:p>
    <w:p w14:paraId="3F62FDE6" w14:textId="77777777" w:rsidR="00E27D67" w:rsidRDefault="00000000">
      <w:pPr>
        <w:pStyle w:val="Zkladntext"/>
      </w:pPr>
      <w:r>
        <w:rPr>
          <w:b/>
          <w:bCs/>
        </w:rPr>
        <w:t>H9.</w:t>
      </w:r>
      <w:r>
        <w:t xml:space="preserve"> 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14:paraId="53B328DC" w14:textId="77777777" w:rsidR="00E27D67" w:rsidRDefault="00000000">
      <w:pPr>
        <w:pStyle w:val="Zkladntext"/>
      </w:pPr>
      <w:r>
        <w:lastRenderedPageBreak/>
        <w:t>Pre VO6 neformulujeme samostatnú hypotézu, pretože ide o merací blok zameraný na mieru zhody hodnotiteľov. VO7 a VO8 ostávajú zámerne exploračné a budú reportované bez samostatných smerových hypotéz.</w:t>
      </w:r>
    </w:p>
    <w:p w14:paraId="1B3364A1" w14:textId="77777777" w:rsidR="00E27D67" w:rsidRDefault="00000000">
      <w:pPr>
        <w:pStyle w:val="Nadpis3"/>
      </w:pPr>
      <w:bookmarkStart w:id="99" w:name="procedúra-výskumu"/>
      <w:bookmarkEnd w:id="94"/>
      <w:bookmarkEnd w:id="98"/>
      <w:r>
        <w:t>2.7 Procedúra výskumu</w:t>
      </w:r>
    </w:p>
    <w:p w14:paraId="1DA82CC3" w14:textId="77777777" w:rsidR="00E27D67" w:rsidRDefault="00000000">
      <w:pPr>
        <w:pStyle w:val="Nadpis4"/>
      </w:pPr>
      <w:bookmarkStart w:id="100" w:name="príprava-stimulusového-materiálu"/>
      <w:r>
        <w:t>2.7.1 Príprava stimulusového materiálu</w:t>
      </w:r>
    </w:p>
    <w:p w14:paraId="57C9F820" w14:textId="77777777" w:rsidR="00E27D67" w:rsidRDefault="00000000">
      <w:pPr>
        <w:pStyle w:val="FirstParagraph"/>
      </w:pPr>
      <w:r>
        <w:t>Najprv bol pripravený finálny balík seed scenárov a experimentálnych variantov generovania. Následne boli vygenerované textové transkripty podľa jednotného interview protokolu a uložené v štandardizovanom formáte. Pred zaradením do hodnotenia boli transkripty skontrolované z hľadiska technickej úplnosti a formálnej konzistencie. Táto predbežná kontrola mala zabezpečiť, aby hodnotitelia neposudzovali technicky poškodené, neúplné alebo zjavne chybne exportované materiály.</w:t>
      </w:r>
    </w:p>
    <w:p w14:paraId="7A40C1CE" w14:textId="77777777" w:rsidR="00E27D67" w:rsidRDefault="00000000">
      <w:pPr>
        <w:pStyle w:val="Nadpis4"/>
      </w:pPr>
      <w:bookmarkStart w:id="101" w:name="priebeh-hodnotenia"/>
      <w:bookmarkEnd w:id="100"/>
      <w:r>
        <w:t>2.7.2 Priebeh hodnotenia</w:t>
      </w:r>
    </w:p>
    <w:p w14:paraId="21580867" w14:textId="77777777" w:rsidR="00E27D67" w:rsidRDefault="00000000">
      <w:pPr>
        <w:pStyle w:val="FirstParagraph"/>
      </w:pPr>
      <w:r>
        <w:t xml:space="preserve">Hodnotitelia dostávali na posúdenie jednotlivé transkripty prostredníctvom webového hodnotiaceho rozhrania. Pri každom transkripte vyplnili ratingový dotazník a podľa potreby doplnili otvorený komentár. V závislosti od finálneho rozdelenia hodnotiacej záťaže a od faktickej dostupnosti jednotlivých hodnotiteľov mohol byť počet ratingov na transkript </w:t>
      </w:r>
      <w:r>
        <w:rPr>
          <w:b/>
          <w:bCs/>
        </w:rPr>
        <w:t>variabilný</w:t>
      </w:r>
      <w:r>
        <w:t>, pričom cieľom bolo pri každom transkripte dosiahnuť aspoň dvojnásobné nezávislé hodnotenie. Hodnotenie prebiehalo individuálne a asynchrónne.</w:t>
      </w:r>
    </w:p>
    <w:p w14:paraId="494727F7" w14:textId="6407A746" w:rsidR="00E27D67" w:rsidRDefault="00000000">
      <w:pPr>
        <w:pStyle w:val="Zkladntext"/>
      </w:pPr>
      <w:r>
        <w:t xml:space="preserve">Poradie predkladania transkriptov bolo </w:t>
      </w:r>
      <w:r>
        <w:rPr>
          <w:b/>
          <w:bCs/>
        </w:rPr>
        <w:t>blokovo randomizované</w:t>
      </w:r>
      <w:r>
        <w:t xml:space="preserve">: v rámci každého hodnotiteľa boli transkripty zoskupené do blokov tak, aby bolo balansované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w:t>
      </w:r>
      <w:del w:id="102" w:author="Bc. Ing. Pavol Bielik" w:date="2026-04-21T15:33:00Z" w16du:dateUtc="2026-04-21T13:33:00Z">
        <w:r w:rsidDel="00F12DE9">
          <w:delText xml:space="preserve">explicitne </w:delText>
        </w:r>
      </w:del>
      <w:r>
        <w:t xml:space="preserve">informovaní, že </w:t>
      </w:r>
      <w:r>
        <w:rPr>
          <w:b/>
          <w:bCs/>
        </w:rPr>
        <w:t>ide výlučne o AI-generovaný materiál</w:t>
      </w:r>
      <w:r>
        <w:t>, teda že všetky predkladané transkripty pochádzajú zo simulovaného interview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p w14:paraId="49D512AF" w14:textId="77777777" w:rsidR="00E27D67" w:rsidRDefault="00000000">
      <w:pPr>
        <w:pStyle w:val="Nadpis4"/>
      </w:pPr>
      <w:bookmarkStart w:id="103" w:name="export-a-štruktúra-dát"/>
      <w:bookmarkEnd w:id="101"/>
      <w:r>
        <w:t>2.7.3 Export a štruktúra dát</w:t>
      </w:r>
    </w:p>
    <w:p w14:paraId="0E3AA941" w14:textId="77777777" w:rsidR="00E27D67" w:rsidRDefault="00000000">
      <w:pPr>
        <w:pStyle w:val="FirstParagraph"/>
      </w:pPr>
      <w:r>
        <w:t xml:space="preserve">Pri exporte odpovedí sa odpovede ukladané v JSON štruktúre konvertovali do tabuľkového formátu vhodného na následné štatistické spracovanie. Finálny analytický dataset mal </w:t>
      </w:r>
      <w:r>
        <w:rPr>
          <w:b/>
          <w:bCs/>
        </w:rPr>
        <w:t>dlhý formát</w:t>
      </w:r>
      <w:r>
        <w:t xml:space="preserve"> a obsahoval identifikátor hodnotiteľa, identifikátor transkriptu, identifikátor seedu, experimentálne premenné prítomnosti štruktúrujúceho klinického usmernenia a štýlu odpovedania simulovaného pacienta, ľudské položkové ratingy G1 až G5, S1, S2 a R1 až R5, transcript-level PHQ-9 symptom metadata A1 až A9, doplnkové položky </w:t>
      </w:r>
      <w:r>
        <w:lastRenderedPageBreak/>
        <w:t xml:space="preserve">odhadovaného pôvodu rozhovoru, istoty odhadu a komentára a všetky odvodené kompozity. V technickom exporte je faktor štýlu odpovedania vedený pod poľom </w:t>
      </w:r>
      <w:r>
        <w:rPr>
          <w:rStyle w:val="VerbatimChar"/>
        </w:rPr>
        <w:t>profile</w:t>
      </w:r>
      <w:r>
        <w:t xml:space="preserve"> s kódmi R1 až R3; pri reporte v rukopise tieto úrovne označujeme ako P1 až P3.</w:t>
      </w:r>
    </w:p>
    <w:p w14:paraId="7B7BE8BE" w14:textId="77777777" w:rsidR="00E27D67" w:rsidRDefault="00000000">
      <w:pPr>
        <w:pStyle w:val="Nadpis3"/>
      </w:pPr>
      <w:bookmarkStart w:id="104" w:name="spracovanie-dát-a-štatistická-analýza"/>
      <w:bookmarkEnd w:id="99"/>
      <w:bookmarkEnd w:id="103"/>
      <w:r>
        <w:t>2.8 Spracovanie dát a štatistická analýza</w:t>
      </w:r>
    </w:p>
    <w:p w14:paraId="5B9CC1D3" w14:textId="77777777" w:rsidR="00E27D67" w:rsidRDefault="00000000">
      <w:pPr>
        <w:pStyle w:val="Nadpis4"/>
      </w:pPr>
      <w:bookmarkStart w:id="105" w:name="predspracovanie-dát"/>
      <w:r>
        <w:t>2.8.1 Predspracovanie dát</w:t>
      </w:r>
    </w:p>
    <w:p w14:paraId="27C49EC9" w14:textId="77777777" w:rsidR="00E27D67" w:rsidRDefault="00000000">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transcript-level PHQ-9 symptom metadata A1 až A9 sú konzistentné s príslušným transkriptom a seed scenárom a že sa metodicky nemiešajú s ľudskými ratingmi. Následne boli vytvorené odvodené premenné indexu klinickej vierohodnosti, indexu defektov, priemernej absolútnej chyby v symptomatických doménach, ako aj priame chyby odhadu závažnosti a chyby odhadu funkčného dopadu voči seed kotvám </w:t>
      </w:r>
      <w:r>
        <w:rPr>
          <w:rStyle w:val="VerbatimChar"/>
        </w:rPr>
        <w:t>S1_anchor</w:t>
      </w:r>
      <w:r>
        <w:t xml:space="preserve"> a </w:t>
      </w:r>
      <w:r>
        <w:rPr>
          <w:rStyle w:val="VerbatimChar"/>
        </w:rPr>
        <w:t>S2_anchor</w:t>
      </w:r>
      <w:r>
        <w:t xml:space="preserve">, keďže seed anchors aj ľudské ratingy používajú rovnakú </w:t>
      </w:r>
      <w:r>
        <w:rPr>
          <w:rStyle w:val="VerbatimChar"/>
        </w:rPr>
        <w:t>1-5</w:t>
      </w:r>
      <w:r>
        <w:t xml:space="preserve"> škálu. Pri predspracovaní bolo zároveň overené, či nevznikli technické missingy, duplikované záznamy alebo nekompletné exporty.</w:t>
      </w:r>
    </w:p>
    <w:p w14:paraId="3D0C4469" w14:textId="77777777" w:rsidR="00E27D67" w:rsidRDefault="00000000">
      <w:pPr>
        <w:pStyle w:val="Nadpis4"/>
      </w:pPr>
      <w:bookmarkStart w:id="106" w:name="deskriptívna-analýza"/>
      <w:bookmarkEnd w:id="105"/>
      <w:r>
        <w:t>2.8.2 Deskriptívna analýza</w:t>
      </w:r>
    </w:p>
    <w:p w14:paraId="1AA93D40" w14:textId="77777777" w:rsidR="00E27D67" w:rsidRDefault="00000000">
      <w:pPr>
        <w:pStyle w:val="FirstParagraph"/>
      </w:pPr>
      <w:r>
        <w:t xml:space="preserve">Najprv bola spracovaná </w:t>
      </w:r>
      <w:r>
        <w:rPr>
          <w:b/>
          <w:bCs/>
        </w:rPr>
        <w:t>deskriptívna štatistika</w:t>
      </w:r>
      <w:r>
        <w:t xml:space="preserve"> položiek a kompozitov. Pri ľudsky hodnotených ordinálnych položkách boli sledované frekvencie, mediány a interkvartilové rozpätia, pri kompozitných ukazovateľoch aj priemery a smerodajné odchýlky. Transcript-level PHQ-9 symptom metadata A1 až A9 budú reportované oddelene ako vlastnosť samotných transkriptov a ako súčasť ich anchorovej fidelity, nie ako frekvenčné rozdelenie rater odpovedí. V súlade s lokálnym sprievodcom budú prezentované základné miery polohy a variability tak, aby mal čitateľ jasnú predstavu o správaní sa jednotlivých premenných ešte pred inferenčnou analýzou. Súčasťou tohto kroku bude aj stručná QC sumarizácia datasetu, najmä počet hodnotiteľov, počet transkriptov, počet seed scenárov, počet platných ratingov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14:paraId="699F7034" w14:textId="77777777" w:rsidR="00E27D67" w:rsidRDefault="00000000">
      <w:pPr>
        <w:pStyle w:val="Zkladntext"/>
      </w:pPr>
      <w:r>
        <w:t xml:space="preserve">Pred frekvenčnou a reliabilitnou analýzou hlavných ratingov je v práci stručne zhrnutý aj </w:t>
      </w:r>
      <w:commentRangeStart w:id="107"/>
      <w:r>
        <w:rPr>
          <w:b/>
          <w:bCs/>
        </w:rPr>
        <w:t>pilotný expert review pass</w:t>
      </w:r>
      <w:r>
        <w:t xml:space="preserve"> položiek a seed scenárov</w:t>
      </w:r>
      <w:commentRangeEnd w:id="107"/>
      <w:r w:rsidR="00F12DE9">
        <w:rPr>
          <w:rStyle w:val="Odkaznakomentr"/>
          <w:sz w:val="24"/>
          <w:szCs w:val="24"/>
        </w:rPr>
        <w:commentReference w:id="107"/>
      </w:r>
      <w:r>
        <w:t xml:space="preserve">. Reportovaný je počet expertov, počet posúdených položiek a seedov, položkové priemery a proporcie hodnotení </w:t>
      </w:r>
      <w:r>
        <w:rPr>
          <w:rStyle w:val="VerbatimChar"/>
        </w:rPr>
        <w:t>3-4</w:t>
      </w:r>
      <w:r>
        <w:t xml:space="preserve"> pri položkách dotazníka, pri seed scenároch aj zhoda medzi zamýšľanou a expertne vnímanou závažnosťou a najčastejšie typy pripomienok. Ako upozorňuje Polit et al. (</w:t>
      </w:r>
      <w:hyperlink w:anchor="ref-polit2007cvi">
        <w:r>
          <w:rPr>
            <w:rStyle w:val="Hypertextovprepojenie"/>
          </w:rPr>
          <w:t>2007</w:t>
        </w:r>
      </w:hyperlink>
      <w:r>
        <w:t>), pri malom expertnom paneli však tieto ukazovatele slúžia len ako pomocná opora pre rozhodnutia o úpravách, nie ako samostatný dôkaz validity.</w:t>
      </w:r>
    </w:p>
    <w:p w14:paraId="24A05E53" w14:textId="77777777" w:rsidR="00E27D67" w:rsidRDefault="00000000">
      <w:pPr>
        <w:pStyle w:val="Nadpis4"/>
      </w:pPr>
      <w:bookmarkStart w:id="108" w:name="analýza-vnútornej-konzistencie"/>
      <w:bookmarkEnd w:id="106"/>
      <w:r>
        <w:t>2.8.3 Analýza vnútornej konzistencie</w:t>
      </w:r>
    </w:p>
    <w:p w14:paraId="374F4B0D" w14:textId="77777777" w:rsidR="00E27D67" w:rsidRDefault="00000000">
      <w:pPr>
        <w:pStyle w:val="FirstParagraph"/>
      </w:pPr>
      <w:r>
        <w:t>V súlade s odporúčaniami sprievodcu, s logikou COSMIN obsahovej validity podľa Terwee et al. (</w:t>
      </w:r>
      <w:hyperlink w:anchor="Xb1380ca2da1dde24ecde6fa049e981ea2d3ad7e">
        <w:r>
          <w:rPr>
            <w:rStyle w:val="Hypertextovprepojenie"/>
          </w:rPr>
          <w:t>2018</w:t>
        </w:r>
      </w:hyperlink>
      <w:r>
        <w:t xml:space="preserve">) a s metodickým rámcom pre prácu s Cronbachovou alfou, ktorý sumarizuje </w:t>
      </w:r>
      <w:r>
        <w:lastRenderedPageBreak/>
        <w:t>Marko (</w:t>
      </w:r>
      <w:hyperlink w:anchor="Xa8502415390e5184f5a1dc2e52b15a9c35aeffd">
        <w:r>
          <w:rPr>
            <w:rStyle w:val="Hypertextovprepojenie"/>
          </w:rPr>
          <w:t>2016</w:t>
        </w:r>
      </w:hyperlink>
      <w:r>
        <w:t xml:space="preserve">), bola zaradená aj </w:t>
      </w:r>
      <w:r>
        <w:rPr>
          <w:b/>
          <w:bCs/>
        </w:rPr>
        <w:t>analýza vnútornej konzistencie</w:t>
      </w:r>
      <w:r>
        <w:t xml:space="preserve"> meracieho nástroja, najmä pre blok G1 až G5, pre blok indexu klinickej vierohodnosti (G1, G3, G4) a pre blok R1 až R5. Keďže ide o autorský ratingový nástroj, táto časť je dôležitá pre posúdenie, či sa položky reprezentujúce spoločný konštrukt správajú dostatočne konzistentne. Výsledky budú prezentované úsporne a zrozumiteľne, nie ako séria samostatných neprehľadných tabuliek.</w:t>
      </w:r>
    </w:p>
    <w:p w14:paraId="77FF14B3" w14:textId="77777777" w:rsidR="00E27D67" w:rsidRDefault="00000000">
      <w:pPr>
        <w:pStyle w:val="Nadpis4"/>
      </w:pPr>
      <w:bookmarkStart w:id="109" w:name="interrater-reliabilita"/>
      <w:bookmarkEnd w:id="108"/>
      <w:r>
        <w:t>2.8.4 Interrater reliabilita</w:t>
      </w:r>
    </w:p>
    <w:p w14:paraId="0FCA1536" w14:textId="77777777" w:rsidR="00E27D67" w:rsidRDefault="00000000">
      <w:pPr>
        <w:pStyle w:val="FirstParagraph"/>
      </w:pPr>
      <w:r>
        <w:rPr>
          <w:b/>
          <w:bCs/>
        </w:rPr>
        <w:t>Interrater reliabilita</w:t>
      </w:r>
      <w:r>
        <w:t xml:space="preserve"> bola vyhodnocovaná prostredníctvom </w:t>
      </w:r>
      <w:r>
        <w:rPr>
          <w:b/>
          <w:bCs/>
        </w:rPr>
        <w:t>intraclass correlation coefficient (ICC)</w:t>
      </w:r>
      <w:r>
        <w:t xml:space="preserve"> pre agregované ukazovatele indexu klinickej vierohodnosti, indexu defektov a pre expertne hodnotené položky závažnosti a funkčného dopadu. Transcript-level PHQ-9 symptom metadata A1 až A9 do ICC bloku nevstupujú, keďže nejde o opakované ľudské ratingy toho istého objektu, ale o vlastnosť samotného transkriptu. Primárne bude reportovaný </w:t>
      </w:r>
      <w:r>
        <w:rPr>
          <w:b/>
          <w:bCs/>
        </w:rPr>
        <w:t>ICC2k</w:t>
      </w:r>
      <w:r>
        <w:t>, teda dvojcestný random-effects model pre average measures a absolútnu zhodu; pri malom alebo nevyváženom paneli však bude tento blok interpretovaný opatrne a vždy spolu s deskriptívnou zhodou jadrovej dvojice hodnotiteľov, čo odporúčajú aj McHugh (</w:t>
      </w:r>
      <w:hyperlink w:anchor="ref-mchugh2012InterraterReliabilityKappa">
        <w:r>
          <w:rPr>
            <w:rStyle w:val="Hypertextovprepojenie"/>
          </w:rPr>
          <w:t>2012</w:t>
        </w:r>
      </w:hyperlink>
      <w:r>
        <w:t>) a Nelson &amp; Edwards (</w:t>
      </w:r>
      <w:hyperlink w:anchor="ref-nelson2015manyratersordinal">
        <w:r>
          <w:rPr>
            <w:rStyle w:val="Hypertextovprepojenie"/>
          </w:rPr>
          <w:t>2015</w:t>
        </w:r>
      </w:hyperlink>
      <w:r>
        <w:t>). Ak pre niektorý outcome nebude transcript × rater matica dostatočne plná na reportovateľný ICC odhad, outcome ostane v tejto vrstve len ako pilotná meracia informácia a nebude použitý ako jediný nosný argument kvality merania.</w:t>
      </w:r>
    </w:p>
    <w:p w14:paraId="569C6799" w14:textId="77777777" w:rsidR="00E27D67" w:rsidRDefault="00000000">
      <w:pPr>
        <w:pStyle w:val="Nadpis4"/>
      </w:pPr>
      <w:bookmarkStart w:id="110" w:name="inferenčná-analýza"/>
      <w:bookmarkEnd w:id="109"/>
      <w:r>
        <w:t>2.8.5 Inferenčná analýza</w:t>
      </w:r>
    </w:p>
    <w:p w14:paraId="493F2E26" w14:textId="77777777" w:rsidR="00E27D67" w:rsidRDefault="00000000">
      <w:pPr>
        <w:pStyle w:val="FirstParagraph"/>
      </w:pPr>
      <w:r>
        <w:t xml:space="preserve">Hlavná inferenčná analýza má v tejto práci </w:t>
      </w:r>
      <w:r>
        <w:rPr>
          <w:b/>
          <w:bCs/>
        </w:rPr>
        <w:t>komparačný charakter</w:t>
      </w:r>
      <w:r>
        <w:t xml:space="preserve"> a je realizovaná pomocou </w:t>
      </w:r>
      <w:r>
        <w:rPr>
          <w:b/>
          <w:bCs/>
        </w:rPr>
        <w:t>mixed-effects modelov</w:t>
      </w:r>
      <w:r>
        <w:t>, keďže jednotkou analýzy je hodnotenie, ktoré je zároveň viazané na hodnotiteľa aj na seed/transkript. Mixed modely umožňujú súčasne modelovať fixné efekty experimentálnych faktorov a náhodnú variabilitu medzi hodnotiteľmi a seedmi, čo je pri opakovaných a zhlukovaných meraniach metodicky vhodný postup, ako ukazuje Hedeker et al. (</w:t>
      </w:r>
      <w:hyperlink w:anchor="X99984b893d2054b6df80efbfd619cd18ab671dc">
        <w:r>
          <w:rPr>
            <w:rStyle w:val="Hypertextovprepojenie"/>
          </w:rPr>
          <w:t>2016</w:t>
        </w:r>
      </w:hyperlink>
      <w:r>
        <w:t>). Jadro analytickej línie preto netvoria jednoduché dvojskupinové testy ani plošné korelačné analýzy, ale porovnanie experimentálnych podmienok cez spoločný modelový rámec.</w:t>
      </w:r>
    </w:p>
    <w:p w14:paraId="17DA5248" w14:textId="77777777" w:rsidR="00E27D67" w:rsidRDefault="00000000">
      <w:pPr>
        <w:pStyle w:val="Zkladntext"/>
      </w:pPr>
      <w:r>
        <w:t xml:space="preserve">Pre kompozitné a error-based ukazovatele sú plánované </w:t>
      </w:r>
      <w:r>
        <w:rPr>
          <w:b/>
          <w:bCs/>
        </w:rPr>
        <w:t>lineárne zmiešané modely</w:t>
      </w:r>
      <w:r>
        <w:t xml:space="preserve"> s týmto základným tvarom:</w:t>
      </w:r>
    </w:p>
    <w:p w14:paraId="2D934BE8" w14:textId="77777777" w:rsidR="00E27D67" w:rsidRDefault="00000000">
      <w:pPr>
        <w:pStyle w:val="Zkladn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 </w:t>
      </w:r>
      <w:r>
        <w:rPr>
          <w:b/>
          <w:bCs/>
        </w:rPr>
        <w:t>bez štruktúrujúceho klinického usmernenia a profil P1</w:t>
      </w:r>
      <w:r>
        <w:t>. Pri rater-level modeloch sa ako náhodné efekty zohľadňovali seed scenár a identita hodnotiteľa. Pri transcript-level error vetve (</w:t>
      </w:r>
      <w:r>
        <w:rPr>
          <w:rStyle w:val="VerbatimChar"/>
        </w:rPr>
        <w:t>symptom_error_mean</w:t>
      </w:r>
      <w:r>
        <w:t xml:space="preserve">, </w:t>
      </w:r>
      <w:r>
        <w:rPr>
          <w:rStyle w:val="VerbatimChar"/>
        </w:rPr>
        <w:t>severity_error</w:t>
      </w:r>
      <w:r>
        <w:t xml:space="preserve">, </w:t>
      </w:r>
      <w:r>
        <w:rPr>
          <w:rStyle w:val="VerbatimChar"/>
        </w:rPr>
        <w:t>impact_error</w:t>
      </w:r>
      <w:r>
        <w:t>) bol jednotkou analýzy transkript, a preto sa používal random intercept len pre seed scenár.</w:t>
      </w:r>
    </w:p>
    <w:p w14:paraId="06D3BC28" w14:textId="77777777" w:rsidR="00E27D67" w:rsidRDefault="00000000">
      <w:pPr>
        <w:pStyle w:val="Zkladntext"/>
      </w:pPr>
      <w:r>
        <w:t>Tento model je použitý pre premenné:</w:t>
      </w:r>
    </w:p>
    <w:p w14:paraId="03E5F8D7" w14:textId="77777777" w:rsidR="00E27D67" w:rsidRDefault="00000000">
      <w:pPr>
        <w:pStyle w:val="Compact"/>
        <w:numPr>
          <w:ilvl w:val="0"/>
          <w:numId w:val="11"/>
        </w:numPr>
      </w:pPr>
      <w:r>
        <w:t>index klinickej vierohodnosti (H1, H6, časť H9),</w:t>
      </w:r>
    </w:p>
    <w:p w14:paraId="28880D53" w14:textId="77777777" w:rsidR="00E27D67" w:rsidRDefault="00000000">
      <w:pPr>
        <w:pStyle w:val="Compact"/>
        <w:numPr>
          <w:ilvl w:val="0"/>
          <w:numId w:val="11"/>
        </w:numPr>
      </w:pPr>
      <w:r>
        <w:lastRenderedPageBreak/>
        <w:t>index defektov (H3, časť H9),</w:t>
      </w:r>
    </w:p>
    <w:p w14:paraId="0673EBFE" w14:textId="77777777" w:rsidR="00E27D67" w:rsidRDefault="00000000">
      <w:pPr>
        <w:pStyle w:val="Compact"/>
        <w:numPr>
          <w:ilvl w:val="0"/>
          <w:numId w:val="11"/>
        </w:numPr>
      </w:pPr>
      <w:r>
        <w:t>expertne hodnotená závažnosť ako ordinálny outcome a jej transcript-level error ukazovateľ (H4, časť H9),</w:t>
      </w:r>
    </w:p>
    <w:p w14:paraId="283123A6" w14:textId="77777777" w:rsidR="00E27D67" w:rsidRDefault="00000000">
      <w:pPr>
        <w:pStyle w:val="Compact"/>
        <w:numPr>
          <w:ilvl w:val="0"/>
          <w:numId w:val="11"/>
        </w:numPr>
      </w:pPr>
      <w:r>
        <w:t>expertne hodnotený funkčný dopad ako ordinálny outcome a jeho transcript-level error ukazovateľ (H4, časť H9).</w:t>
      </w:r>
    </w:p>
    <w:p w14:paraId="00316FE0" w14:textId="77777777" w:rsidR="00E27D67" w:rsidRDefault="00000000">
      <w:pPr>
        <w:pStyle w:val="FirstParagraph"/>
      </w:pPr>
      <w:r>
        <w:t xml:space="preserve">Pre jednotlivé ordinálne položky, najmä G2 (H2, H7), G5 (H5, H7) a položku zachytávajúcu istotu odhadu pôvodu rozhovoru, sú plánované </w:t>
      </w:r>
      <w:r>
        <w:rPr>
          <w:b/>
          <w:bCs/>
        </w:rPr>
        <w:t>ordinal mixed models</w:t>
      </w:r>
      <w:r>
        <w:t xml:space="preserve"> typu cumulative link mixed model, ktorých rámec rozpracúva Christensen (</w:t>
      </w:r>
      <w:hyperlink w:anchor="ref-christensenCumulativeLinkModels">
        <w:r>
          <w:rPr>
            <w:rStyle w:val="Hypertextovprepojenie"/>
          </w:rPr>
          <w:t>n.d.</w:t>
        </w:r>
      </w:hyperlink>
      <w:r>
        <w:t>). Tento prístup je vhodný pri viacúrovňových ordinálnych dátach, ktoré sú zhlukované alebo opakovane merané. Na úrovni položiek bude použitý selektívne: pri G2 a G5 ako priamo hypotetizovaných outcome-och a pri ďalších položkách len vtedy, ak bude potrebné spresniť interpretáciu kompozitného výsledku.</w:t>
      </w:r>
    </w:p>
    <w:p w14:paraId="039D8C51" w14:textId="16C5C4F4" w:rsidR="00E27D67" w:rsidRDefault="00000000">
      <w:pPr>
        <w:pStyle w:val="Zkladntext"/>
      </w:pPr>
      <w:r>
        <w:t xml:space="preserve">Pri faktore štýlu odpovedania simulovaného pacienta budú vopred uprednostnené </w:t>
      </w:r>
      <w:r>
        <w:rPr>
          <w:b/>
          <w:bCs/>
        </w:rPr>
        <w:t>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w:t>
      </w:r>
      <w:del w:id="111" w:author="Bc. Ing. Pavol Bielik" w:date="2026-04-21T15:34:00Z" w16du:dateUtc="2026-04-21T13:34:00Z">
        <w:r w:rsidDel="00F12DE9">
          <w:delText xml:space="preserve">outcome </w:delText>
        </w:r>
      </w:del>
      <w:ins w:id="112" w:author="Bc. Ing. Pavol Bielik" w:date="2026-04-21T15:34:00Z" w16du:dateUtc="2026-04-21T13:34:00Z">
        <w:r w:rsidR="00F12DE9">
          <w:t>výstupe</w:t>
        </w:r>
        <w:r w:rsidR="00F12DE9">
          <w:t xml:space="preserve"> </w:t>
        </w:r>
      </w:ins>
      <w:r>
        <w:t xml:space="preserve">preukáže interakcia medzi prítomnosťou štruktúrujúceho klinického usmernenia a štýlom odpovedania simulovaného pacienta, budú nasledovať </w:t>
      </w:r>
      <w:r>
        <w:rPr>
          <w:b/>
          <w:bCs/>
        </w:rPr>
        <w:t>simple effects</w:t>
      </w:r>
      <w:r>
        <w:t xml:space="preserve"> analýzy v jednotlivých úrovniach profilu alebo guardrailu, nie plošné párové porovnania všetkých kombinácií.</w:t>
      </w:r>
    </w:p>
    <w:p w14:paraId="4E1CABC9" w14:textId="77777777" w:rsidR="00E27D67" w:rsidRDefault="00000000">
      <w:pPr>
        <w:pStyle w:val="Zkladntext"/>
      </w:pPr>
      <w:r>
        <w:t>Z hľadiska väzby na výskumné otázky a hypotézy platí nasledovné: modely pre index klinickej vierohodnosti, G2 a G5 odpovedajú na jadro VO1 a zároveň testujú H1, H2 a H5; transcript-level symptom fidelity odvodená z A1 až A9 poskytuje primárnu kvantitatívnu oporu pre H4 a H8 na úrovni samotných transkriptov; expertne hodnotené severity a functional impact položky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p w14:paraId="3CF71440" w14:textId="77777777" w:rsidR="00E27D67" w:rsidRDefault="00000000">
      <w:pPr>
        <w:pStyle w:val="Nadpis4"/>
      </w:pPr>
      <w:bookmarkStart w:id="113" w:name="explorácia-doplnkových-premenných"/>
      <w:bookmarkEnd w:id="110"/>
      <w:r>
        <w:t>2.8.6 Explorácia doplnkových premenných</w:t>
      </w:r>
    </w:p>
    <w:p w14:paraId="6DD0A0DB" w14:textId="77777777" w:rsidR="00E27D67" w:rsidRDefault="00000000">
      <w:pPr>
        <w:pStyle w:val="FirstParagraph"/>
      </w:pPr>
      <w:r>
        <w:t xml:space="preserve">Exploratórne je plánovaná aj </w:t>
      </w:r>
      <w:r>
        <w:rPr>
          <w:b/>
          <w:bCs/>
        </w:rPr>
        <w:t>analýza položky odhadovaného pôvodu rozhovoru</w:t>
      </w:r>
      <w:r>
        <w:t xml:space="preserve">, najmä pomocou frekvenčného rozdelenia odpovedí a prípadne logistického modelu nad binarizovanou premennou „vnímané ako AI vs. nie AI”. Otvorené komentáre budú analyzované </w:t>
      </w:r>
      <w:r>
        <w:rPr>
          <w:b/>
          <w:bCs/>
        </w:rPr>
        <w:t>kvalitatívne prostredníctvom stručného tematického kódovania</w:t>
      </w:r>
      <w:r>
        <w:t xml:space="preserve"> 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14:paraId="77B7E7F1" w14:textId="77777777" w:rsidR="00E27D67" w:rsidRDefault="00000000">
      <w:pPr>
        <w:pStyle w:val="Zkladntext"/>
      </w:pPr>
      <w:r>
        <w:lastRenderedPageBreak/>
        <w:t xml:space="preserve">Popri tom je plánovaná aj </w:t>
      </w:r>
      <w:r>
        <w:rPr>
          <w:b/>
          <w:bCs/>
        </w:rPr>
        <w:t>doplnková transcript-level korelačná analýza</w:t>
      </w:r>
      <w:r>
        <w:t xml:space="preserve"> hlavných kompozitných ukazovateľov. Keďže korelačná matica nemá v tejto práci nahrádzať jadrové komparačné modely, bude počítaná až na úrovni agregovaných priemerov za jednotlivé transkripty, nie na úrovni každého jednotlivého ratingového riadku. Primárne pôjde o Spearmanove korelácie medzi indexom klinickej vierohodnosti, indexom defektov, transcript-level symptom fidelity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seed profilu.</w:t>
      </w:r>
    </w:p>
    <w:p w14:paraId="654A0874" w14:textId="77777777" w:rsidR="00E27D67" w:rsidRDefault="00000000">
      <w:pPr>
        <w:pStyle w:val="Zkladntext"/>
      </w:pPr>
      <w:r>
        <w:t xml:space="preserve">Ako samostatná doplnková explorácia je plánovaná aj </w:t>
      </w:r>
      <w:r>
        <w:rPr>
          <w:b/>
          <w:bCs/>
        </w:rPr>
        <w:t>typológia transkriptov pomocou metódy partitioning around medoids (PAM)</w:t>
      </w:r>
      <w:r>
        <w:t>. Táto analýza bude realizovaná výlučne na transcript-level agregátoch, aby nevznikala pseudoreplikácia cez viacnásobné hodnotenia toho istého transkriptu.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transkriptu.</w:t>
      </w:r>
    </w:p>
    <w:p w14:paraId="64332660" w14:textId="77777777" w:rsidR="00E27D67" w:rsidRDefault="00000000">
      <w:pPr>
        <w:pStyle w:val="Zkladntext"/>
      </w:pPr>
      <w:r>
        <w:t>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p w14:paraId="195421B8" w14:textId="77777777" w:rsidR="00E27D67" w:rsidRDefault="00000000">
      <w:pPr>
        <w:pStyle w:val="Nadpis4"/>
      </w:pPr>
      <w:bookmarkStart w:id="114" w:name="interpretácia-efektov"/>
      <w:bookmarkEnd w:id="113"/>
      <w:r>
        <w:t>2.8.7 Interpretácia efektov</w:t>
      </w:r>
    </w:p>
    <w:p w14:paraId="4B9E5873" w14:textId="77777777" w:rsidR="00E27D67" w:rsidRDefault="00000000">
      <w:pPr>
        <w:pStyle w:val="FirstParagraph"/>
      </w:pPr>
      <w:r>
        <w:t xml:space="preserve">Keďže ide o pilotnú štúdiu s potenciálne limitovaným počtom hodnotiteľov, inferenčné výsledky budú interpretované </w:t>
      </w:r>
      <w:r>
        <w:rPr>
          <w:b/>
          <w:bCs/>
        </w:rPr>
        <w:t>opatrne a s dôrazom na smer a veľkosť efektov, nie iba na dichotomické rozhodovanie podľa hladiny štatistickej významnosti</w:t>
      </w:r>
      <w:r>
        <w:t>. Ako odporúčajú Sim (</w:t>
      </w:r>
      <w:hyperlink w:anchor="ref-sim2019ShouldTreatmentEffects">
        <w:r>
          <w:rPr>
            <w:rStyle w:val="Hypertextovprepojenie"/>
          </w:rPr>
          <w:t>2019</w:t>
        </w:r>
      </w:hyperlink>
      <w:r>
        <w:t>), Soukup (</w:t>
      </w:r>
      <w:hyperlink w:anchor="ref-soukup2013SubstantiveSignificanceIts">
        <w:r>
          <w:rPr>
            <w:rStyle w:val="Hypertextovprepojenie"/>
          </w:rPr>
          <w:t>2013</w:t>
        </w:r>
      </w:hyperlink>
      <w:r>
        <w:t>) a Cohen (</w:t>
      </w:r>
      <w:hyperlink w:anchor="ref-cohen1988StatisticalPowerAnalysis">
        <w:r>
          <w:rPr>
            <w:rStyle w:val="Hypertextovprepojenie"/>
          </w:rPr>
          <w:t>1988</w:t>
        </w:r>
      </w:hyperlink>
      <w:r>
        <w:t>),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14:paraId="14B40DFE" w14:textId="77777777" w:rsidR="00E27D67" w:rsidRDefault="00000000">
      <w:pPr>
        <w:pStyle w:val="Zkladntext"/>
      </w:pPr>
      <w:r>
        <w:t>Analýzy, ktoré priamo neodpovedajú na H1 až H9, budú v kapitole Výsledky explicitne označené ako doplnkové alebo exploratórne, aby sa neporušila logická väzba medzi cieľom, hypotézami a poradím prezentácie výsledkov. To sa týka najmä transcript-level korelácií a PAM typológie transkriptov, ktoré môžu pomôcť lepšie opísať štruktúru dát, ale nemajú byť interpretované ako rovnocenná alternatíva ku konfirmačným mixed modelom.</w:t>
      </w:r>
    </w:p>
    <w:p w14:paraId="5A89976C" w14:textId="77777777" w:rsidR="00E27D67" w:rsidRDefault="00000000">
      <w:pPr>
        <w:pStyle w:val="Nadpis3"/>
      </w:pPr>
      <w:bookmarkStart w:id="115" w:name="etické-aspekty"/>
      <w:bookmarkEnd w:id="104"/>
      <w:bookmarkEnd w:id="114"/>
      <w:r>
        <w:lastRenderedPageBreak/>
        <w:t>2.9 Etické aspekty</w:t>
      </w:r>
    </w:p>
    <w:p w14:paraId="6B82F561" w14:textId="77777777" w:rsidR="00E27D67" w:rsidRDefault="00000000">
      <w:pPr>
        <w:pStyle w:val="FirstParagraph"/>
      </w:pPr>
      <w:r>
        <w:t xml:space="preserve">Výskum nepracoval s reálnymi pacientskymi údajmi ani s reálnymi klinickými rozhovormi. Hodnotený materiál tvorili </w:t>
      </w:r>
      <w:r>
        <w:rPr>
          <w:b/>
          <w:bCs/>
        </w:rPr>
        <w:t>simulované textové transkripty</w:t>
      </w:r>
      <w:r>
        <w:t xml:space="preserve"> vytvorené na základe vopred pripravených seed scenárov, takže riziko pre participantov bolo nízke a riziko zneužitia identifikovateľných pacientskych údajov bolo z podstaty dizajnu vylúčené. Napriek tomu boli rešpektované základné etické princípy psychologického výskumu, najmä </w:t>
      </w:r>
      <w:r>
        <w:rPr>
          <w:b/>
          <w:bCs/>
        </w:rPr>
        <w:t>informovanosť hodnotiteľov</w:t>
      </w:r>
      <w:r>
        <w:t xml:space="preserve"> o charaktere úlohy, </w:t>
      </w:r>
      <w:r>
        <w:rPr>
          <w:b/>
          <w:bCs/>
        </w:rPr>
        <w:t>dobrovoľnosť účasti</w:t>
      </w:r>
      <w:r>
        <w:t xml:space="preserve">, </w:t>
      </w:r>
      <w:r>
        <w:rPr>
          <w:b/>
          <w:bCs/>
        </w:rPr>
        <w:t>možnosť účasť kedykoľvek ukončiť</w:t>
      </w:r>
      <w:r>
        <w:t xml:space="preserve"> a </w:t>
      </w:r>
      <w:r>
        <w:rPr>
          <w:b/>
          <w:bCs/>
        </w:rPr>
        <w:t>ochrana identifikačných údajov hodnotiteľov</w:t>
      </w:r>
      <w:r>
        <w:t xml:space="preserve"> pri spracovaní odpovedí.</w:t>
      </w:r>
    </w:p>
    <w:p w14:paraId="1A0C80B4" w14:textId="77777777" w:rsidR="00E27D67" w:rsidRDefault="00000000">
      <w:pPr>
        <w:pStyle w:val="Zkladntext"/>
      </w:pPr>
      <w:r>
        <w:t>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 World Health Organization (</w:t>
      </w:r>
      <w:hyperlink w:anchor="ref-who2021ethicsaiforhealth">
        <w:r>
          <w:rPr>
            <w:rStyle w:val="Hypertextovprepojenie"/>
          </w:rPr>
          <w:t>2021</w:t>
        </w:r>
      </w:hyperlink>
      <w:r>
        <w:t>) a World Health Organization (</w:t>
      </w:r>
      <w:hyperlink w:anchor="ref-who2024lmmguidance">
        <w:r>
          <w:rPr>
            <w:rStyle w:val="Hypertextovprepojenie"/>
          </w:rPr>
          <w:t>2024</w:t>
        </w:r>
      </w:hyperlink>
      <w:r>
        <w:t>).</w:t>
      </w:r>
    </w:p>
    <w:p w14:paraId="6CB2339C" w14:textId="77777777" w:rsidR="00E27D67" w:rsidRDefault="00000000">
      <w:pPr>
        <w:pStyle w:val="Nadpis1"/>
      </w:pPr>
      <w:bookmarkStart w:id="116" w:name="výsledky"/>
      <w:bookmarkEnd w:id="60"/>
      <w:bookmarkEnd w:id="61"/>
      <w:bookmarkEnd w:id="115"/>
      <w:r>
        <w:t>3 Výsledky</w:t>
      </w:r>
    </w:p>
    <w:p w14:paraId="0B72C6AF" w14:textId="77777777" w:rsidR="00E27D67" w:rsidRDefault="00000000">
      <w:pPr>
        <w:pStyle w:val="Nadpis2"/>
      </w:pPr>
      <w:bookmarkStart w:id="117" w:name="X2b5f0561a197407a6de7cd1a866fa3427ce4ca0"/>
      <w:r>
        <w:t>3.1 Predbežná expertná obsahová kontrola ratingového nástroja a seed scenárov</w:t>
      </w:r>
    </w:p>
    <w:p w14:paraId="4D3CE756" w14:textId="77777777" w:rsidR="00E27D67" w:rsidRDefault="00000000">
      <w:pPr>
        <w:pStyle w:val="FirstParagraph"/>
      </w:pPr>
      <w:r>
        <w:t xml:space="preserve">Ešte pred hlavným hodnotením transkriptov prebehla samostatná expertná obsahová kontrola autorského ratingového nástroja a seed scenárov. Do tejto vrstvy bolo zapojených </w:t>
      </w:r>
      <w:r>
        <w:rPr>
          <w:b/>
          <w:bCs/>
        </w:rPr>
        <w:t>6 expertov</w:t>
      </w:r>
      <w:r>
        <w:t xml:space="preserve"> s mediánom odbornej praxe </w:t>
      </w:r>
      <w:r>
        <w:rPr>
          <w:b/>
          <w:bCs/>
        </w:rPr>
        <w:t>9 rokov</w:t>
      </w:r>
      <w:r>
        <w:t xml:space="preserve"> (rozsah </w:t>
      </w:r>
      <w:r>
        <w:rPr>
          <w:b/>
          <w:bCs/>
        </w:rPr>
        <w:t>4 až 25 rokov</w:t>
      </w:r>
      <w:r>
        <w:t xml:space="preserve">). Vzniklo pritom </w:t>
      </w:r>
      <w:r>
        <w:rPr>
          <w:b/>
          <w:bCs/>
        </w:rPr>
        <w:t>72 hodnotení položiek ratingového nástroja</w:t>
      </w:r>
      <w:r>
        <w:t xml:space="preserve">, </w:t>
      </w:r>
      <w:r>
        <w:rPr>
          <w:b/>
          <w:bCs/>
        </w:rPr>
        <w:t>72 hodnotení seed scenárov</w:t>
      </w:r>
      <w:r>
        <w:t xml:space="preserve"> a </w:t>
      </w:r>
      <w:r>
        <w:rPr>
          <w:b/>
          <w:bCs/>
        </w:rPr>
        <w:t>33 kvalitatívnych komentárov</w:t>
      </w:r>
      <w:r>
        <w:t>.</w:t>
      </w:r>
    </w:p>
    <w:p w14:paraId="3483BE30" w14:textId="77777777" w:rsidR="00E27D67" w:rsidRDefault="00000000">
      <w:pPr>
        <w:pStyle w:val="Zkladntext"/>
      </w:pPr>
      <w:r>
        <w:t xml:space="preserve">Pri položkách ratingového nástroja sa celkové priemery pohybovali približne od </w:t>
      </w:r>
      <w:r>
        <w:rPr>
          <w:b/>
          <w:bCs/>
        </w:rPr>
        <w:t>2,78</w:t>
      </w:r>
      <w:r>
        <w:t xml:space="preserve"> do </w:t>
      </w:r>
      <w:r>
        <w:rPr>
          <w:b/>
          <w:bCs/>
        </w:rPr>
        <w:t>3,72</w:t>
      </w:r>
      <w:r>
        <w:t xml:space="preserve"> na štvorbodovej škále. Najsilnejšie boli podporené globálne položky </w:t>
      </w:r>
      <w:r>
        <w:rPr>
          <w:rStyle w:val="VerbatimChar"/>
        </w:rPr>
        <w:t>G1</w:t>
      </w:r>
      <w:r>
        <w:t xml:space="preserve">, </w:t>
      </w:r>
      <w:r>
        <w:rPr>
          <w:rStyle w:val="VerbatimChar"/>
        </w:rPr>
        <w:t>G2</w:t>
      </w:r>
      <w:r>
        <w:t xml:space="preserve"> a </w:t>
      </w:r>
      <w:r>
        <w:rPr>
          <w:rStyle w:val="VerbatimChar"/>
        </w:rPr>
        <w:t>G4</w:t>
      </w:r>
      <w:r>
        <w:t xml:space="preserve">, ako aj položky </w:t>
      </w:r>
      <w:r>
        <w:rPr>
          <w:rStyle w:val="VerbatimChar"/>
        </w:rPr>
        <w:t>S1</w:t>
      </w:r>
      <w:r>
        <w:t xml:space="preserve"> a </w:t>
      </w:r>
      <w:r>
        <w:rPr>
          <w:rStyle w:val="VerbatimChar"/>
        </w:rPr>
        <w:t>S2</w:t>
      </w:r>
      <w:r>
        <w:t xml:space="preserve">, ktoré sa týkali odhadu závažnosti a funkčného dopadu. Naopak, slabšie dopadli najmä defektové položky </w:t>
      </w:r>
      <w:r>
        <w:rPr>
          <w:rStyle w:val="VerbatimChar"/>
        </w:rPr>
        <w:t>R2</w:t>
      </w:r>
      <w:r>
        <w:t xml:space="preserve">, </w:t>
      </w:r>
      <w:r>
        <w:rPr>
          <w:rStyle w:val="VerbatimChar"/>
        </w:rPr>
        <w:t>R3</w:t>
      </w:r>
      <w:r>
        <w:t xml:space="preserve"> a najmä </w:t>
      </w:r>
      <w:r>
        <w:rPr>
          <w:rStyle w:val="VerbatimChar"/>
        </w:rPr>
        <w:t>R5</w:t>
      </w:r>
      <w:r>
        <w:t xml:space="preserve">, teda položky zamerané na klišé, kontextový nesúlad a neprimeranú dramatizáciu. Naprieč celým nástrojom dosiahli priemerné hodnotenia </w:t>
      </w:r>
      <w:r>
        <w:rPr>
          <w:b/>
          <w:bCs/>
        </w:rPr>
        <w:t>relevancie = 3,36</w:t>
      </w:r>
      <w:r>
        <w:t xml:space="preserve">, </w:t>
      </w:r>
      <w:r>
        <w:rPr>
          <w:b/>
          <w:bCs/>
        </w:rPr>
        <w:t>zrozumiteľnosti = 3,46</w:t>
      </w:r>
      <w:r>
        <w:t xml:space="preserve"> a </w:t>
      </w:r>
      <w:r>
        <w:rPr>
          <w:b/>
          <w:bCs/>
        </w:rPr>
        <w:t>potrebnosti = 3,46</w:t>
      </w:r>
      <w:r>
        <w:t>. Priemery tak vychádzali vyššie pri globálnych a symptomatických položkách než pri časti defektového bloku.</w:t>
      </w:r>
    </w:p>
    <w:p w14:paraId="3D23F926" w14:textId="77777777" w:rsidR="00E27D67" w:rsidRDefault="00000000">
      <w:pPr>
        <w:pStyle w:val="Zkladntext"/>
      </w:pPr>
      <w:r>
        <w:t xml:space="preserve">Pri seed scenároch sa celkové priemery pohybovali približne od </w:t>
      </w:r>
      <w:r>
        <w:rPr>
          <w:b/>
          <w:bCs/>
        </w:rPr>
        <w:t>2,93</w:t>
      </w:r>
      <w:r>
        <w:t xml:space="preserve"> do </w:t>
      </w:r>
      <w:r>
        <w:rPr>
          <w:b/>
          <w:bCs/>
        </w:rPr>
        <w:t>3,21</w:t>
      </w:r>
      <w:r>
        <w:t xml:space="preserve">, teda v pásme skôr priaznivého, ale nie bezvýhradne vysokého expertného hodnotenia. Naprieč seedmi boli najslabšie hodnotené najmä kritériá </w:t>
      </w:r>
      <w:r>
        <w:rPr>
          <w:b/>
          <w:bCs/>
        </w:rPr>
        <w:t>dostatku informácií pre generovanie rozhovoru</w:t>
      </w:r>
      <w:r>
        <w:t xml:space="preserve"> a </w:t>
      </w:r>
      <w:r>
        <w:rPr>
          <w:b/>
          <w:bCs/>
        </w:rPr>
        <w:t>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seedoch </w:t>
      </w:r>
      <w:r>
        <w:rPr>
          <w:rStyle w:val="VerbatimChar"/>
        </w:rPr>
        <w:t>01</w:t>
      </w:r>
      <w:r>
        <w:t xml:space="preserve">, </w:t>
      </w:r>
      <w:r>
        <w:rPr>
          <w:rStyle w:val="VerbatimChar"/>
        </w:rPr>
        <w:t>02</w:t>
      </w:r>
      <w:r>
        <w:t xml:space="preserve">, </w:t>
      </w:r>
      <w:r>
        <w:rPr>
          <w:rStyle w:val="VerbatimChar"/>
        </w:rPr>
        <w:t>04</w:t>
      </w:r>
      <w:r>
        <w:t xml:space="preserve">, </w:t>
      </w:r>
      <w:r>
        <w:rPr>
          <w:rStyle w:val="VerbatimChar"/>
        </w:rPr>
        <w:t>06</w:t>
      </w:r>
      <w:r>
        <w:t xml:space="preserve"> a </w:t>
      </w:r>
      <w:r>
        <w:rPr>
          <w:rStyle w:val="VerbatimChar"/>
        </w:rPr>
        <w:t>11</w:t>
      </w:r>
      <w:r>
        <w:t xml:space="preserve">, </w:t>
      </w:r>
      <w:r>
        <w:lastRenderedPageBreak/>
        <w:t xml:space="preserve">kým výraznejší nesúlad sa objavil najmä pri seedoch </w:t>
      </w:r>
      <w:r>
        <w:rPr>
          <w:rStyle w:val="VerbatimChar"/>
        </w:rPr>
        <w:t>08</w:t>
      </w:r>
      <w:r>
        <w:t xml:space="preserve"> a </w:t>
      </w:r>
      <w:r>
        <w:rPr>
          <w:rStyle w:val="VerbatimChar"/>
        </w:rPr>
        <w:t>10</w:t>
      </w:r>
      <w:r>
        <w:t>, ktoré experti vnímali ako závažnejšie, než bolo pôvodne zamýšľané.</w:t>
      </w:r>
    </w:p>
    <w:p w14:paraId="281A0C1C" w14:textId="77777777" w:rsidR="00E27D67" w:rsidRDefault="00000000">
      <w:pPr>
        <w:pStyle w:val="Zkladntext"/>
      </w:pPr>
      <w:r>
        <w:t>Táto vrstva nepredstavuje finálnu psychometrickú validáciu ani formálny Delphi proces. Slabšie hodnotenia sa sústreďovali najmä v defektovom bloku a pri časti seedov, ktorých klinické ukotvenie experti považovali za menej jednoznačné.</w:t>
      </w:r>
    </w:p>
    <w:p w14:paraId="0A4F57D4" w14:textId="77777777" w:rsidR="00E27D67" w:rsidRDefault="00000000">
      <w:pPr>
        <w:pStyle w:val="Zkladntext"/>
      </w:pPr>
      <w:r>
        <w:rPr>
          <w:b/>
          <w:bCs/>
        </w:rPr>
        <w:t>Tabuľka S4. Predbežná expertná kontrola položiek ratingového nástroja.</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E27D67" w14:paraId="40925F74"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20E928B3" w14:textId="77777777" w:rsidR="00E27D67" w:rsidRDefault="00000000">
            <w:pPr>
              <w:pStyle w:val="Compact"/>
              <w:spacing w:after="0"/>
            </w:pPr>
            <w:r>
              <w:rPr>
                <w:rFonts w:ascii="Times New Roman" w:hAnsi="Times New Roman" w:cs="Times New Roman"/>
                <w:b/>
                <w:bCs/>
                <w:sz w:val="20"/>
                <w:szCs w:val="20"/>
              </w:rPr>
              <w:t>Kód</w:t>
            </w:r>
          </w:p>
        </w:tc>
        <w:tc>
          <w:tcPr>
            <w:tcW w:w="993" w:type="dxa"/>
            <w:tcBorders>
              <w:top w:val="single" w:sz="10" w:space="0" w:color="000000"/>
              <w:left w:val="nil"/>
              <w:bottom w:val="single" w:sz="8" w:space="0" w:color="000000"/>
              <w:right w:val="nil"/>
            </w:tcBorders>
          </w:tcPr>
          <w:p w14:paraId="2BCB15D9" w14:textId="77777777" w:rsidR="00E27D67" w:rsidRDefault="00000000">
            <w:pPr>
              <w:pStyle w:val="Compact"/>
              <w:spacing w:after="0"/>
            </w:pPr>
            <w:r>
              <w:rPr>
                <w:rFonts w:ascii="Times New Roman" w:hAnsi="Times New Roman" w:cs="Times New Roman"/>
                <w:b/>
                <w:bCs/>
                <w:sz w:val="20"/>
                <w:szCs w:val="20"/>
              </w:rPr>
              <w:t>Položka</w:t>
            </w:r>
          </w:p>
        </w:tc>
        <w:tc>
          <w:tcPr>
            <w:tcW w:w="993" w:type="dxa"/>
            <w:tcBorders>
              <w:top w:val="single" w:sz="10" w:space="0" w:color="000000"/>
              <w:left w:val="nil"/>
              <w:bottom w:val="single" w:sz="8" w:space="0" w:color="000000"/>
              <w:right w:val="nil"/>
            </w:tcBorders>
          </w:tcPr>
          <w:p w14:paraId="2911EFDD" w14:textId="77777777" w:rsidR="00E27D67" w:rsidRDefault="00000000">
            <w:pPr>
              <w:pStyle w:val="Compact"/>
              <w:spacing w:after="0"/>
            </w:pPr>
            <w:r>
              <w:rPr>
                <w:rFonts w:ascii="Times New Roman" w:hAnsi="Times New Roman" w:cs="Times New Roman"/>
                <w:b/>
                <w:bCs/>
                <w:sz w:val="20"/>
                <w:szCs w:val="20"/>
              </w:rPr>
              <w:t>Relevantnosť M</w:t>
            </w:r>
          </w:p>
        </w:tc>
        <w:tc>
          <w:tcPr>
            <w:tcW w:w="993" w:type="dxa"/>
            <w:tcBorders>
              <w:top w:val="single" w:sz="10" w:space="0" w:color="000000"/>
              <w:left w:val="nil"/>
              <w:bottom w:val="single" w:sz="8" w:space="0" w:color="000000"/>
              <w:right w:val="nil"/>
            </w:tcBorders>
          </w:tcPr>
          <w:p w14:paraId="302BB672" w14:textId="77777777" w:rsidR="00E27D67" w:rsidRDefault="00000000">
            <w:pPr>
              <w:pStyle w:val="Compact"/>
              <w:spacing w:after="0"/>
            </w:pPr>
            <w:r>
              <w:rPr>
                <w:rFonts w:ascii="Times New Roman" w:hAnsi="Times New Roman" w:cs="Times New Roman"/>
                <w:b/>
                <w:bCs/>
                <w:sz w:val="20"/>
                <w:szCs w:val="20"/>
              </w:rPr>
              <w:t>Zrozumiteľnosť M</w:t>
            </w:r>
          </w:p>
        </w:tc>
        <w:tc>
          <w:tcPr>
            <w:tcW w:w="993" w:type="dxa"/>
            <w:tcBorders>
              <w:top w:val="single" w:sz="10" w:space="0" w:color="000000"/>
              <w:left w:val="nil"/>
              <w:bottom w:val="single" w:sz="8" w:space="0" w:color="000000"/>
              <w:right w:val="nil"/>
            </w:tcBorders>
          </w:tcPr>
          <w:p w14:paraId="1802FFFE" w14:textId="77777777" w:rsidR="00E27D67" w:rsidRDefault="00000000">
            <w:pPr>
              <w:pStyle w:val="Compact"/>
              <w:spacing w:after="0"/>
            </w:pPr>
            <w:r>
              <w:rPr>
                <w:rFonts w:ascii="Times New Roman" w:hAnsi="Times New Roman" w:cs="Times New Roman"/>
                <w:b/>
                <w:bCs/>
                <w:sz w:val="20"/>
                <w:szCs w:val="20"/>
              </w:rPr>
              <w:t>Potrebnosť M</w:t>
            </w:r>
          </w:p>
        </w:tc>
        <w:tc>
          <w:tcPr>
            <w:tcW w:w="993" w:type="dxa"/>
            <w:tcBorders>
              <w:top w:val="single" w:sz="10" w:space="0" w:color="000000"/>
              <w:left w:val="nil"/>
              <w:bottom w:val="single" w:sz="8" w:space="0" w:color="000000"/>
              <w:right w:val="nil"/>
            </w:tcBorders>
          </w:tcPr>
          <w:p w14:paraId="46237F2D" w14:textId="77777777" w:rsidR="00E27D67" w:rsidRDefault="00000000">
            <w:pPr>
              <w:pStyle w:val="Compact"/>
              <w:spacing w:after="0"/>
            </w:pPr>
            <w:r>
              <w:rPr>
                <w:rFonts w:ascii="Times New Roman" w:hAnsi="Times New Roman" w:cs="Times New Roman"/>
                <w:b/>
                <w:bCs/>
                <w:sz w:val="20"/>
                <w:szCs w:val="20"/>
              </w:rPr>
              <w:t>Celkový priemer M</w:t>
            </w:r>
          </w:p>
        </w:tc>
        <w:tc>
          <w:tcPr>
            <w:tcW w:w="993" w:type="dxa"/>
            <w:tcBorders>
              <w:top w:val="single" w:sz="10" w:space="0" w:color="000000"/>
              <w:left w:val="nil"/>
              <w:bottom w:val="single" w:sz="8" w:space="0" w:color="000000"/>
              <w:right w:val="nil"/>
            </w:tcBorders>
          </w:tcPr>
          <w:p w14:paraId="5AD2BB43" w14:textId="77777777" w:rsidR="00E27D67" w:rsidRDefault="00000000">
            <w:pPr>
              <w:pStyle w:val="Compact"/>
              <w:spacing w:after="0"/>
            </w:pPr>
            <w:r>
              <w:rPr>
                <w:rFonts w:ascii="Times New Roman" w:hAnsi="Times New Roman" w:cs="Times New Roman"/>
                <w:b/>
                <w:bCs/>
                <w:sz w:val="20"/>
                <w:szCs w:val="20"/>
              </w:rPr>
              <w:t>Podpora 3-4 (%)</w:t>
            </w:r>
          </w:p>
        </w:tc>
        <w:tc>
          <w:tcPr>
            <w:tcW w:w="992" w:type="dxa"/>
            <w:tcBorders>
              <w:top w:val="single" w:sz="10" w:space="0" w:color="000000"/>
              <w:left w:val="nil"/>
              <w:bottom w:val="single" w:sz="8" w:space="0" w:color="000000"/>
              <w:right w:val="nil"/>
            </w:tcBorders>
          </w:tcPr>
          <w:p w14:paraId="6166D1FA" w14:textId="77777777" w:rsidR="00E27D67" w:rsidRDefault="00000000">
            <w:pPr>
              <w:pStyle w:val="Compact"/>
              <w:spacing w:after="0"/>
            </w:pPr>
            <w:r>
              <w:rPr>
                <w:rFonts w:ascii="Times New Roman" w:hAnsi="Times New Roman" w:cs="Times New Roman"/>
                <w:b/>
                <w:bCs/>
                <w:sz w:val="20"/>
                <w:szCs w:val="20"/>
              </w:rPr>
              <w:t>Potrebný follow-up</w:t>
            </w:r>
          </w:p>
        </w:tc>
      </w:tr>
      <w:tr w:rsidR="00E27D67" w14:paraId="3C5F029B" w14:textId="77777777" w:rsidTr="00E27D67">
        <w:trPr>
          <w:jc w:val="center"/>
        </w:trPr>
        <w:tc>
          <w:tcPr>
            <w:tcW w:w="993" w:type="dxa"/>
            <w:tcBorders>
              <w:top w:val="nil"/>
              <w:left w:val="nil"/>
              <w:bottom w:val="nil"/>
              <w:right w:val="nil"/>
            </w:tcBorders>
          </w:tcPr>
          <w:p w14:paraId="4A64B3BD" w14:textId="77777777" w:rsidR="00E27D67" w:rsidRDefault="00000000">
            <w:pPr>
              <w:pStyle w:val="Compact"/>
              <w:spacing w:after="0"/>
            </w:pPr>
            <w:r>
              <w:rPr>
                <w:rFonts w:ascii="Times New Roman" w:hAnsi="Times New Roman" w:cs="Times New Roman"/>
                <w:sz w:val="20"/>
                <w:szCs w:val="20"/>
              </w:rPr>
              <w:t>R5</w:t>
            </w:r>
          </w:p>
        </w:tc>
        <w:tc>
          <w:tcPr>
            <w:tcW w:w="993" w:type="dxa"/>
            <w:tcBorders>
              <w:top w:val="nil"/>
              <w:left w:val="nil"/>
              <w:bottom w:val="nil"/>
              <w:right w:val="nil"/>
            </w:tcBorders>
          </w:tcPr>
          <w:p w14:paraId="14504842" w14:textId="77777777" w:rsidR="00E27D67" w:rsidRDefault="00000000">
            <w:pPr>
              <w:pStyle w:val="Compact"/>
              <w:spacing w:after="0"/>
            </w:pPr>
            <w:r>
              <w:rPr>
                <w:rFonts w:ascii="Times New Roman" w:hAnsi="Times New Roman" w:cs="Times New Roman"/>
                <w:sz w:val="20"/>
                <w:szCs w:val="20"/>
              </w:rPr>
              <w:t>Neprimeraná dramatizácia alebo neprirodzená expresivita</w:t>
            </w:r>
          </w:p>
        </w:tc>
        <w:tc>
          <w:tcPr>
            <w:tcW w:w="993" w:type="dxa"/>
            <w:tcBorders>
              <w:top w:val="nil"/>
              <w:left w:val="nil"/>
              <w:bottom w:val="nil"/>
              <w:right w:val="nil"/>
            </w:tcBorders>
          </w:tcPr>
          <w:p w14:paraId="66F0C359" w14:textId="77777777" w:rsidR="00E27D67" w:rsidRDefault="00000000">
            <w:pPr>
              <w:pStyle w:val="Compact"/>
              <w:spacing w:after="0"/>
            </w:pPr>
            <w:r>
              <w:rPr>
                <w:rFonts w:ascii="Times New Roman" w:hAnsi="Times New Roman" w:cs="Times New Roman"/>
                <w:sz w:val="20"/>
                <w:szCs w:val="20"/>
              </w:rPr>
              <w:t>2,7</w:t>
            </w:r>
          </w:p>
        </w:tc>
        <w:tc>
          <w:tcPr>
            <w:tcW w:w="993" w:type="dxa"/>
            <w:tcBorders>
              <w:top w:val="nil"/>
              <w:left w:val="nil"/>
              <w:bottom w:val="nil"/>
              <w:right w:val="nil"/>
            </w:tcBorders>
          </w:tcPr>
          <w:p w14:paraId="3D831017" w14:textId="77777777" w:rsidR="00E27D67" w:rsidRDefault="00000000">
            <w:pPr>
              <w:pStyle w:val="Compact"/>
              <w:spacing w:after="0"/>
            </w:pPr>
            <w:r>
              <w:rPr>
                <w:rFonts w:ascii="Times New Roman" w:hAnsi="Times New Roman" w:cs="Times New Roman"/>
                <w:sz w:val="20"/>
                <w:szCs w:val="20"/>
              </w:rPr>
              <w:t>2,7</w:t>
            </w:r>
          </w:p>
        </w:tc>
        <w:tc>
          <w:tcPr>
            <w:tcW w:w="993" w:type="dxa"/>
            <w:tcBorders>
              <w:top w:val="nil"/>
              <w:left w:val="nil"/>
              <w:bottom w:val="nil"/>
              <w:right w:val="nil"/>
            </w:tcBorders>
          </w:tcPr>
          <w:p w14:paraId="680D0544" w14:textId="77777777" w:rsidR="00E27D67"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568FE369" w14:textId="77777777" w:rsidR="00E27D67" w:rsidRDefault="00000000">
            <w:pPr>
              <w:pStyle w:val="Compact"/>
              <w:spacing w:after="0"/>
            </w:pPr>
            <w:r>
              <w:rPr>
                <w:rFonts w:ascii="Times New Roman" w:hAnsi="Times New Roman" w:cs="Times New Roman"/>
                <w:sz w:val="20"/>
                <w:szCs w:val="20"/>
              </w:rPr>
              <w:t>2,8</w:t>
            </w:r>
          </w:p>
        </w:tc>
        <w:tc>
          <w:tcPr>
            <w:tcW w:w="993" w:type="dxa"/>
            <w:tcBorders>
              <w:top w:val="nil"/>
              <w:left w:val="nil"/>
              <w:bottom w:val="nil"/>
              <w:right w:val="nil"/>
            </w:tcBorders>
          </w:tcPr>
          <w:p w14:paraId="69140796" w14:textId="77777777" w:rsidR="00E27D67" w:rsidRDefault="00000000">
            <w:pPr>
              <w:pStyle w:val="Compact"/>
              <w:spacing w:after="0"/>
            </w:pPr>
            <w:r>
              <w:rPr>
                <w:rFonts w:ascii="Times New Roman" w:hAnsi="Times New Roman" w:cs="Times New Roman"/>
                <w:sz w:val="20"/>
                <w:szCs w:val="20"/>
              </w:rPr>
              <w:t>66,7</w:t>
            </w:r>
          </w:p>
        </w:tc>
        <w:tc>
          <w:tcPr>
            <w:tcW w:w="992" w:type="dxa"/>
            <w:tcBorders>
              <w:top w:val="nil"/>
              <w:left w:val="nil"/>
              <w:bottom w:val="nil"/>
              <w:right w:val="nil"/>
            </w:tcBorders>
          </w:tcPr>
          <w:p w14:paraId="4073FA88" w14:textId="77777777" w:rsidR="00E27D67" w:rsidRDefault="00000000">
            <w:pPr>
              <w:pStyle w:val="Compact"/>
              <w:spacing w:after="0"/>
            </w:pPr>
            <w:r>
              <w:rPr>
                <w:rFonts w:ascii="Times New Roman" w:hAnsi="Times New Roman" w:cs="Times New Roman"/>
                <w:sz w:val="20"/>
                <w:szCs w:val="20"/>
              </w:rPr>
              <w:t>áno</w:t>
            </w:r>
          </w:p>
        </w:tc>
      </w:tr>
      <w:tr w:rsidR="00E27D67" w14:paraId="3C6EC8EE" w14:textId="77777777" w:rsidTr="00E27D67">
        <w:trPr>
          <w:jc w:val="center"/>
        </w:trPr>
        <w:tc>
          <w:tcPr>
            <w:tcW w:w="993" w:type="dxa"/>
            <w:tcBorders>
              <w:top w:val="nil"/>
              <w:left w:val="nil"/>
              <w:bottom w:val="nil"/>
              <w:right w:val="nil"/>
            </w:tcBorders>
          </w:tcPr>
          <w:p w14:paraId="23F3CDED" w14:textId="77777777" w:rsidR="00E27D67" w:rsidRDefault="00000000">
            <w:pPr>
              <w:pStyle w:val="Compact"/>
              <w:spacing w:after="0"/>
            </w:pPr>
            <w:r>
              <w:rPr>
                <w:rFonts w:ascii="Times New Roman" w:hAnsi="Times New Roman" w:cs="Times New Roman"/>
                <w:sz w:val="20"/>
                <w:szCs w:val="20"/>
              </w:rPr>
              <w:t>R2</w:t>
            </w:r>
          </w:p>
        </w:tc>
        <w:tc>
          <w:tcPr>
            <w:tcW w:w="993" w:type="dxa"/>
            <w:tcBorders>
              <w:top w:val="nil"/>
              <w:left w:val="nil"/>
              <w:bottom w:val="nil"/>
              <w:right w:val="nil"/>
            </w:tcBorders>
          </w:tcPr>
          <w:p w14:paraId="5B2FB9DD" w14:textId="77777777" w:rsidR="00E27D67" w:rsidRDefault="00000000">
            <w:pPr>
              <w:pStyle w:val="Compact"/>
              <w:spacing w:after="0"/>
            </w:pPr>
            <w:r>
              <w:rPr>
                <w:rFonts w:ascii="Times New Roman" w:hAnsi="Times New Roman" w:cs="Times New Roman"/>
                <w:sz w:val="20"/>
                <w:szCs w:val="20"/>
              </w:rPr>
              <w:t>Klišé alebo šablónovité odpovede</w:t>
            </w:r>
          </w:p>
        </w:tc>
        <w:tc>
          <w:tcPr>
            <w:tcW w:w="993" w:type="dxa"/>
            <w:tcBorders>
              <w:top w:val="nil"/>
              <w:left w:val="nil"/>
              <w:bottom w:val="nil"/>
              <w:right w:val="nil"/>
            </w:tcBorders>
          </w:tcPr>
          <w:p w14:paraId="50FA3909" w14:textId="77777777" w:rsidR="00E27D67"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2A6B01BC" w14:textId="77777777" w:rsidR="00E27D67" w:rsidRDefault="00000000">
            <w:pPr>
              <w:pStyle w:val="Compact"/>
              <w:spacing w:after="0"/>
            </w:pPr>
            <w:r>
              <w:rPr>
                <w:rFonts w:ascii="Times New Roman" w:hAnsi="Times New Roman" w:cs="Times New Roman"/>
                <w:sz w:val="20"/>
                <w:szCs w:val="20"/>
              </w:rPr>
              <w:t>2,8</w:t>
            </w:r>
          </w:p>
        </w:tc>
        <w:tc>
          <w:tcPr>
            <w:tcW w:w="993" w:type="dxa"/>
            <w:tcBorders>
              <w:top w:val="nil"/>
              <w:left w:val="nil"/>
              <w:bottom w:val="nil"/>
              <w:right w:val="nil"/>
            </w:tcBorders>
          </w:tcPr>
          <w:p w14:paraId="662E5F9D" w14:textId="77777777" w:rsidR="00E27D67"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1C16ED78" w14:textId="77777777" w:rsidR="00E27D67" w:rsidRDefault="00000000">
            <w:pPr>
              <w:pStyle w:val="Compact"/>
              <w:spacing w:after="0"/>
            </w:pPr>
            <w:r>
              <w:rPr>
                <w:rFonts w:ascii="Times New Roman" w:hAnsi="Times New Roman" w:cs="Times New Roman"/>
                <w:sz w:val="20"/>
                <w:szCs w:val="20"/>
              </w:rPr>
              <w:t>2,9</w:t>
            </w:r>
          </w:p>
        </w:tc>
        <w:tc>
          <w:tcPr>
            <w:tcW w:w="993" w:type="dxa"/>
            <w:tcBorders>
              <w:top w:val="nil"/>
              <w:left w:val="nil"/>
              <w:bottom w:val="nil"/>
              <w:right w:val="nil"/>
            </w:tcBorders>
          </w:tcPr>
          <w:p w14:paraId="36A0C97E" w14:textId="77777777" w:rsidR="00E27D67" w:rsidRDefault="00000000">
            <w:pPr>
              <w:pStyle w:val="Compact"/>
              <w:spacing w:after="0"/>
            </w:pPr>
            <w:r>
              <w:rPr>
                <w:rFonts w:ascii="Times New Roman" w:hAnsi="Times New Roman" w:cs="Times New Roman"/>
                <w:sz w:val="20"/>
                <w:szCs w:val="20"/>
              </w:rPr>
              <w:t>61,1</w:t>
            </w:r>
          </w:p>
        </w:tc>
        <w:tc>
          <w:tcPr>
            <w:tcW w:w="992" w:type="dxa"/>
            <w:tcBorders>
              <w:top w:val="nil"/>
              <w:left w:val="nil"/>
              <w:bottom w:val="nil"/>
              <w:right w:val="nil"/>
            </w:tcBorders>
          </w:tcPr>
          <w:p w14:paraId="515EC9C1" w14:textId="77777777" w:rsidR="00E27D67" w:rsidRDefault="00000000">
            <w:pPr>
              <w:pStyle w:val="Compact"/>
              <w:spacing w:after="0"/>
            </w:pPr>
            <w:r>
              <w:rPr>
                <w:rFonts w:ascii="Times New Roman" w:hAnsi="Times New Roman" w:cs="Times New Roman"/>
                <w:sz w:val="20"/>
                <w:szCs w:val="20"/>
              </w:rPr>
              <w:t>áno</w:t>
            </w:r>
          </w:p>
        </w:tc>
      </w:tr>
      <w:tr w:rsidR="00E27D67" w14:paraId="60A746CD" w14:textId="77777777" w:rsidTr="00E27D67">
        <w:trPr>
          <w:jc w:val="center"/>
        </w:trPr>
        <w:tc>
          <w:tcPr>
            <w:tcW w:w="993" w:type="dxa"/>
            <w:tcBorders>
              <w:top w:val="nil"/>
              <w:left w:val="nil"/>
              <w:bottom w:val="nil"/>
              <w:right w:val="nil"/>
            </w:tcBorders>
          </w:tcPr>
          <w:p w14:paraId="011F27CF" w14:textId="77777777" w:rsidR="00E27D67" w:rsidRDefault="00000000">
            <w:pPr>
              <w:pStyle w:val="Compact"/>
              <w:spacing w:after="0"/>
            </w:pPr>
            <w:r>
              <w:rPr>
                <w:rFonts w:ascii="Times New Roman" w:hAnsi="Times New Roman" w:cs="Times New Roman"/>
                <w:sz w:val="20"/>
                <w:szCs w:val="20"/>
              </w:rPr>
              <w:t>R3</w:t>
            </w:r>
          </w:p>
        </w:tc>
        <w:tc>
          <w:tcPr>
            <w:tcW w:w="993" w:type="dxa"/>
            <w:tcBorders>
              <w:top w:val="nil"/>
              <w:left w:val="nil"/>
              <w:bottom w:val="nil"/>
              <w:right w:val="nil"/>
            </w:tcBorders>
          </w:tcPr>
          <w:p w14:paraId="2346DF68" w14:textId="77777777" w:rsidR="00E27D67" w:rsidRDefault="00000000">
            <w:pPr>
              <w:pStyle w:val="Compact"/>
              <w:spacing w:after="0"/>
            </w:pPr>
            <w:r>
              <w:rPr>
                <w:rFonts w:ascii="Times New Roman" w:hAnsi="Times New Roman" w:cs="Times New Roman"/>
                <w:sz w:val="20"/>
                <w:szCs w:val="20"/>
              </w:rPr>
              <w:t>Nesúlad medzi kontextom a symptomatikou</w:t>
            </w:r>
          </w:p>
        </w:tc>
        <w:tc>
          <w:tcPr>
            <w:tcW w:w="993" w:type="dxa"/>
            <w:tcBorders>
              <w:top w:val="nil"/>
              <w:left w:val="nil"/>
              <w:bottom w:val="nil"/>
              <w:right w:val="nil"/>
            </w:tcBorders>
          </w:tcPr>
          <w:p w14:paraId="70F55CE4" w14:textId="77777777" w:rsidR="00E27D67"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0FF98071" w14:textId="77777777" w:rsidR="00E27D67" w:rsidRDefault="00000000">
            <w:pPr>
              <w:pStyle w:val="Compact"/>
              <w:spacing w:after="0"/>
            </w:pPr>
            <w:r>
              <w:rPr>
                <w:rFonts w:ascii="Times New Roman" w:hAnsi="Times New Roman" w:cs="Times New Roman"/>
                <w:sz w:val="20"/>
                <w:szCs w:val="20"/>
              </w:rPr>
              <w:t>3,2</w:t>
            </w:r>
          </w:p>
        </w:tc>
        <w:tc>
          <w:tcPr>
            <w:tcW w:w="993" w:type="dxa"/>
            <w:tcBorders>
              <w:top w:val="nil"/>
              <w:left w:val="nil"/>
              <w:bottom w:val="nil"/>
              <w:right w:val="nil"/>
            </w:tcBorders>
          </w:tcPr>
          <w:p w14:paraId="71C1369B" w14:textId="77777777" w:rsidR="00E27D67" w:rsidRDefault="00000000">
            <w:pPr>
              <w:pStyle w:val="Compact"/>
              <w:spacing w:after="0"/>
            </w:pPr>
            <w:r>
              <w:rPr>
                <w:rFonts w:ascii="Times New Roman" w:hAnsi="Times New Roman" w:cs="Times New Roman"/>
                <w:sz w:val="20"/>
                <w:szCs w:val="20"/>
              </w:rPr>
              <w:t>3,0</w:t>
            </w:r>
          </w:p>
        </w:tc>
        <w:tc>
          <w:tcPr>
            <w:tcW w:w="993" w:type="dxa"/>
            <w:tcBorders>
              <w:top w:val="nil"/>
              <w:left w:val="nil"/>
              <w:bottom w:val="nil"/>
              <w:right w:val="nil"/>
            </w:tcBorders>
          </w:tcPr>
          <w:p w14:paraId="1C58C40F" w14:textId="77777777" w:rsidR="00E27D67" w:rsidRDefault="00000000">
            <w:pPr>
              <w:pStyle w:val="Compact"/>
              <w:spacing w:after="0"/>
            </w:pPr>
            <w:r>
              <w:rPr>
                <w:rFonts w:ascii="Times New Roman" w:hAnsi="Times New Roman" w:cs="Times New Roman"/>
                <w:sz w:val="20"/>
                <w:szCs w:val="20"/>
              </w:rPr>
              <w:t>3,1</w:t>
            </w:r>
          </w:p>
        </w:tc>
        <w:tc>
          <w:tcPr>
            <w:tcW w:w="993" w:type="dxa"/>
            <w:tcBorders>
              <w:top w:val="nil"/>
              <w:left w:val="nil"/>
              <w:bottom w:val="nil"/>
              <w:right w:val="nil"/>
            </w:tcBorders>
          </w:tcPr>
          <w:p w14:paraId="14662E92" w14:textId="77777777" w:rsidR="00E27D67" w:rsidRDefault="00000000">
            <w:pPr>
              <w:pStyle w:val="Compact"/>
              <w:spacing w:after="0"/>
            </w:pPr>
            <w:r>
              <w:rPr>
                <w:rFonts w:ascii="Times New Roman" w:hAnsi="Times New Roman" w:cs="Times New Roman"/>
                <w:sz w:val="20"/>
                <w:szCs w:val="20"/>
              </w:rPr>
              <w:t>66,7</w:t>
            </w:r>
          </w:p>
        </w:tc>
        <w:tc>
          <w:tcPr>
            <w:tcW w:w="992" w:type="dxa"/>
            <w:tcBorders>
              <w:top w:val="nil"/>
              <w:left w:val="nil"/>
              <w:bottom w:val="nil"/>
              <w:right w:val="nil"/>
            </w:tcBorders>
          </w:tcPr>
          <w:p w14:paraId="2F155694" w14:textId="77777777" w:rsidR="00E27D67" w:rsidRDefault="00000000">
            <w:pPr>
              <w:pStyle w:val="Compact"/>
              <w:spacing w:after="0"/>
            </w:pPr>
            <w:r>
              <w:rPr>
                <w:rFonts w:ascii="Times New Roman" w:hAnsi="Times New Roman" w:cs="Times New Roman"/>
                <w:sz w:val="20"/>
                <w:szCs w:val="20"/>
              </w:rPr>
              <w:t>áno</w:t>
            </w:r>
          </w:p>
        </w:tc>
      </w:tr>
      <w:tr w:rsidR="00E27D67" w14:paraId="23C520F8" w14:textId="77777777" w:rsidTr="00E27D67">
        <w:trPr>
          <w:jc w:val="center"/>
        </w:trPr>
        <w:tc>
          <w:tcPr>
            <w:tcW w:w="993" w:type="dxa"/>
            <w:tcBorders>
              <w:top w:val="nil"/>
              <w:left w:val="nil"/>
              <w:bottom w:val="nil"/>
              <w:right w:val="nil"/>
            </w:tcBorders>
          </w:tcPr>
          <w:p w14:paraId="0C541AEA" w14:textId="77777777" w:rsidR="00E27D67" w:rsidRDefault="00000000">
            <w:pPr>
              <w:pStyle w:val="Compact"/>
              <w:spacing w:after="0"/>
            </w:pPr>
            <w:r>
              <w:rPr>
                <w:rFonts w:ascii="Times New Roman" w:hAnsi="Times New Roman" w:cs="Times New Roman"/>
                <w:sz w:val="20"/>
                <w:szCs w:val="20"/>
              </w:rPr>
              <w:t>R1</w:t>
            </w:r>
          </w:p>
        </w:tc>
        <w:tc>
          <w:tcPr>
            <w:tcW w:w="993" w:type="dxa"/>
            <w:tcBorders>
              <w:top w:val="nil"/>
              <w:left w:val="nil"/>
              <w:bottom w:val="nil"/>
              <w:right w:val="nil"/>
            </w:tcBorders>
          </w:tcPr>
          <w:p w14:paraId="119940D4" w14:textId="77777777" w:rsidR="00E27D67" w:rsidRDefault="00000000">
            <w:pPr>
              <w:pStyle w:val="Compact"/>
              <w:spacing w:after="0"/>
            </w:pPr>
            <w:r>
              <w:rPr>
                <w:rFonts w:ascii="Times New Roman" w:hAnsi="Times New Roman" w:cs="Times New Roman"/>
                <w:sz w:val="20"/>
                <w:szCs w:val="20"/>
              </w:rPr>
              <w:t>Prítomnosť vnútorných kontradikcií v rozhovore</w:t>
            </w:r>
          </w:p>
        </w:tc>
        <w:tc>
          <w:tcPr>
            <w:tcW w:w="993" w:type="dxa"/>
            <w:tcBorders>
              <w:top w:val="nil"/>
              <w:left w:val="nil"/>
              <w:bottom w:val="nil"/>
              <w:right w:val="nil"/>
            </w:tcBorders>
          </w:tcPr>
          <w:p w14:paraId="3F58B2DF" w14:textId="77777777" w:rsidR="00E27D67" w:rsidRDefault="00000000">
            <w:pPr>
              <w:pStyle w:val="Compact"/>
              <w:spacing w:after="0"/>
            </w:pPr>
            <w:r>
              <w:rPr>
                <w:rFonts w:ascii="Times New Roman" w:hAnsi="Times New Roman" w:cs="Times New Roman"/>
                <w:sz w:val="20"/>
                <w:szCs w:val="20"/>
              </w:rPr>
              <w:t>3,2</w:t>
            </w:r>
          </w:p>
        </w:tc>
        <w:tc>
          <w:tcPr>
            <w:tcW w:w="993" w:type="dxa"/>
            <w:tcBorders>
              <w:top w:val="nil"/>
              <w:left w:val="nil"/>
              <w:bottom w:val="nil"/>
              <w:right w:val="nil"/>
            </w:tcBorders>
          </w:tcPr>
          <w:p w14:paraId="48D2F525"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60136801"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6389C6DA"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379E86E4" w14:textId="77777777" w:rsidR="00E27D67" w:rsidRDefault="00000000">
            <w:pPr>
              <w:pStyle w:val="Compact"/>
              <w:spacing w:after="0"/>
            </w:pPr>
            <w:r>
              <w:rPr>
                <w:rFonts w:ascii="Times New Roman" w:hAnsi="Times New Roman" w:cs="Times New Roman"/>
                <w:sz w:val="20"/>
                <w:szCs w:val="20"/>
              </w:rPr>
              <w:t>77,8</w:t>
            </w:r>
          </w:p>
        </w:tc>
        <w:tc>
          <w:tcPr>
            <w:tcW w:w="992" w:type="dxa"/>
            <w:tcBorders>
              <w:top w:val="nil"/>
              <w:left w:val="nil"/>
              <w:bottom w:val="nil"/>
              <w:right w:val="nil"/>
            </w:tcBorders>
          </w:tcPr>
          <w:p w14:paraId="57A9AFAB" w14:textId="77777777" w:rsidR="00E27D67" w:rsidRDefault="00000000">
            <w:pPr>
              <w:pStyle w:val="Compact"/>
              <w:spacing w:after="0"/>
            </w:pPr>
            <w:r>
              <w:rPr>
                <w:rFonts w:ascii="Times New Roman" w:hAnsi="Times New Roman" w:cs="Times New Roman"/>
                <w:sz w:val="20"/>
                <w:szCs w:val="20"/>
              </w:rPr>
              <w:t>áno</w:t>
            </w:r>
          </w:p>
        </w:tc>
      </w:tr>
      <w:tr w:rsidR="00E27D67" w14:paraId="1857FBBB" w14:textId="77777777" w:rsidTr="00E27D67">
        <w:trPr>
          <w:jc w:val="center"/>
        </w:trPr>
        <w:tc>
          <w:tcPr>
            <w:tcW w:w="993" w:type="dxa"/>
            <w:tcBorders>
              <w:top w:val="nil"/>
              <w:left w:val="nil"/>
              <w:bottom w:val="nil"/>
              <w:right w:val="nil"/>
            </w:tcBorders>
          </w:tcPr>
          <w:p w14:paraId="5C8E8882" w14:textId="77777777" w:rsidR="00E27D67" w:rsidRDefault="00000000">
            <w:pPr>
              <w:pStyle w:val="Compact"/>
              <w:spacing w:after="0"/>
            </w:pPr>
            <w:r>
              <w:rPr>
                <w:rFonts w:ascii="Times New Roman" w:hAnsi="Times New Roman" w:cs="Times New Roman"/>
                <w:sz w:val="20"/>
                <w:szCs w:val="20"/>
              </w:rPr>
              <w:t>G3</w:t>
            </w:r>
          </w:p>
        </w:tc>
        <w:tc>
          <w:tcPr>
            <w:tcW w:w="993" w:type="dxa"/>
            <w:tcBorders>
              <w:top w:val="nil"/>
              <w:left w:val="nil"/>
              <w:bottom w:val="nil"/>
              <w:right w:val="nil"/>
            </w:tcBorders>
          </w:tcPr>
          <w:p w14:paraId="6317C8D4" w14:textId="77777777" w:rsidR="00E27D67" w:rsidRDefault="00000000">
            <w:pPr>
              <w:pStyle w:val="Compact"/>
              <w:spacing w:after="0"/>
            </w:pPr>
            <w:r>
              <w:rPr>
                <w:rFonts w:ascii="Times New Roman" w:hAnsi="Times New Roman" w:cs="Times New Roman"/>
                <w:sz w:val="20"/>
                <w:szCs w:val="20"/>
              </w:rPr>
              <w:t>Vnútorná konzistentnosť rozhovoru</w:t>
            </w:r>
          </w:p>
        </w:tc>
        <w:tc>
          <w:tcPr>
            <w:tcW w:w="993" w:type="dxa"/>
            <w:tcBorders>
              <w:top w:val="nil"/>
              <w:left w:val="nil"/>
              <w:bottom w:val="nil"/>
              <w:right w:val="nil"/>
            </w:tcBorders>
          </w:tcPr>
          <w:p w14:paraId="2280528C"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2FEB7D0F"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782964C3" w14:textId="77777777" w:rsidR="00E27D67"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670B9582" w14:textId="77777777" w:rsidR="00E27D67" w:rsidRDefault="00000000">
            <w:pPr>
              <w:pStyle w:val="Compact"/>
              <w:spacing w:after="0"/>
            </w:pPr>
            <w:r>
              <w:rPr>
                <w:rFonts w:ascii="Times New Roman" w:hAnsi="Times New Roman" w:cs="Times New Roman"/>
                <w:sz w:val="20"/>
                <w:szCs w:val="20"/>
              </w:rPr>
              <w:t>3,4</w:t>
            </w:r>
          </w:p>
        </w:tc>
        <w:tc>
          <w:tcPr>
            <w:tcW w:w="993" w:type="dxa"/>
            <w:tcBorders>
              <w:top w:val="nil"/>
              <w:left w:val="nil"/>
              <w:bottom w:val="nil"/>
              <w:right w:val="nil"/>
            </w:tcBorders>
          </w:tcPr>
          <w:p w14:paraId="4273820E" w14:textId="77777777" w:rsidR="00E27D67"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64512727" w14:textId="77777777" w:rsidR="00E27D67" w:rsidRDefault="00000000">
            <w:pPr>
              <w:pStyle w:val="Compact"/>
              <w:spacing w:after="0"/>
            </w:pPr>
            <w:r>
              <w:rPr>
                <w:rFonts w:ascii="Times New Roman" w:hAnsi="Times New Roman" w:cs="Times New Roman"/>
                <w:sz w:val="20"/>
                <w:szCs w:val="20"/>
              </w:rPr>
              <w:t>nie</w:t>
            </w:r>
          </w:p>
        </w:tc>
      </w:tr>
      <w:tr w:rsidR="00E27D67" w14:paraId="2F7C25D9" w14:textId="77777777" w:rsidTr="00E27D67">
        <w:trPr>
          <w:jc w:val="center"/>
        </w:trPr>
        <w:tc>
          <w:tcPr>
            <w:tcW w:w="993" w:type="dxa"/>
            <w:tcBorders>
              <w:top w:val="nil"/>
              <w:left w:val="nil"/>
              <w:bottom w:val="nil"/>
              <w:right w:val="nil"/>
            </w:tcBorders>
          </w:tcPr>
          <w:p w14:paraId="0260F261" w14:textId="77777777" w:rsidR="00E27D67" w:rsidRDefault="00000000">
            <w:pPr>
              <w:pStyle w:val="Compact"/>
              <w:spacing w:after="0"/>
            </w:pPr>
            <w:r>
              <w:rPr>
                <w:rFonts w:ascii="Times New Roman" w:hAnsi="Times New Roman" w:cs="Times New Roman"/>
                <w:sz w:val="20"/>
                <w:szCs w:val="20"/>
              </w:rPr>
              <w:t>R4</w:t>
            </w:r>
          </w:p>
        </w:tc>
        <w:tc>
          <w:tcPr>
            <w:tcW w:w="993" w:type="dxa"/>
            <w:tcBorders>
              <w:top w:val="nil"/>
              <w:left w:val="nil"/>
              <w:bottom w:val="nil"/>
              <w:right w:val="nil"/>
            </w:tcBorders>
          </w:tcPr>
          <w:p w14:paraId="5C3F249D" w14:textId="77777777" w:rsidR="00E27D67" w:rsidRDefault="00000000">
            <w:pPr>
              <w:pStyle w:val="Compact"/>
              <w:spacing w:after="0"/>
            </w:pPr>
            <w:r>
              <w:rPr>
                <w:rFonts w:ascii="Times New Roman" w:hAnsi="Times New Roman" w:cs="Times New Roman"/>
                <w:sz w:val="20"/>
                <w:szCs w:val="20"/>
              </w:rPr>
              <w:t>Podozrenie na inú primárnu psychopatológiu</w:t>
            </w:r>
          </w:p>
        </w:tc>
        <w:tc>
          <w:tcPr>
            <w:tcW w:w="993" w:type="dxa"/>
            <w:tcBorders>
              <w:top w:val="nil"/>
              <w:left w:val="nil"/>
              <w:bottom w:val="nil"/>
              <w:right w:val="nil"/>
            </w:tcBorders>
          </w:tcPr>
          <w:p w14:paraId="7D6C8FC6" w14:textId="77777777" w:rsidR="00E27D67"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48D48F9F"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1D96A7CC" w14:textId="77777777" w:rsidR="00E27D67" w:rsidRDefault="00000000">
            <w:pPr>
              <w:pStyle w:val="Compact"/>
              <w:spacing w:after="0"/>
            </w:pPr>
            <w:r>
              <w:rPr>
                <w:rFonts w:ascii="Times New Roman" w:hAnsi="Times New Roman" w:cs="Times New Roman"/>
                <w:sz w:val="20"/>
                <w:szCs w:val="20"/>
              </w:rPr>
              <w:t>3,3</w:t>
            </w:r>
          </w:p>
        </w:tc>
        <w:tc>
          <w:tcPr>
            <w:tcW w:w="993" w:type="dxa"/>
            <w:tcBorders>
              <w:top w:val="nil"/>
              <w:left w:val="nil"/>
              <w:bottom w:val="nil"/>
              <w:right w:val="nil"/>
            </w:tcBorders>
          </w:tcPr>
          <w:p w14:paraId="37AFF934" w14:textId="77777777" w:rsidR="00E27D67" w:rsidRDefault="00000000">
            <w:pPr>
              <w:pStyle w:val="Compact"/>
              <w:spacing w:after="0"/>
            </w:pPr>
            <w:r>
              <w:rPr>
                <w:rFonts w:ascii="Times New Roman" w:hAnsi="Times New Roman" w:cs="Times New Roman"/>
                <w:sz w:val="20"/>
                <w:szCs w:val="20"/>
              </w:rPr>
              <w:t>3,6</w:t>
            </w:r>
          </w:p>
        </w:tc>
        <w:tc>
          <w:tcPr>
            <w:tcW w:w="993" w:type="dxa"/>
            <w:tcBorders>
              <w:top w:val="nil"/>
              <w:left w:val="nil"/>
              <w:bottom w:val="nil"/>
              <w:right w:val="nil"/>
            </w:tcBorders>
          </w:tcPr>
          <w:p w14:paraId="74F80D4A" w14:textId="77777777" w:rsidR="00E27D67"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6B22C212" w14:textId="77777777" w:rsidR="00E27D67" w:rsidRDefault="00000000">
            <w:pPr>
              <w:pStyle w:val="Compact"/>
              <w:spacing w:after="0"/>
            </w:pPr>
            <w:r>
              <w:rPr>
                <w:rFonts w:ascii="Times New Roman" w:hAnsi="Times New Roman" w:cs="Times New Roman"/>
                <w:sz w:val="20"/>
                <w:szCs w:val="20"/>
              </w:rPr>
              <w:t>nie</w:t>
            </w:r>
          </w:p>
        </w:tc>
      </w:tr>
      <w:tr w:rsidR="00E27D67" w14:paraId="165A6783" w14:textId="77777777" w:rsidTr="00E27D67">
        <w:trPr>
          <w:jc w:val="center"/>
        </w:trPr>
        <w:tc>
          <w:tcPr>
            <w:tcW w:w="993" w:type="dxa"/>
            <w:tcBorders>
              <w:top w:val="nil"/>
              <w:left w:val="nil"/>
              <w:bottom w:val="nil"/>
              <w:right w:val="nil"/>
            </w:tcBorders>
          </w:tcPr>
          <w:p w14:paraId="48C4D2AB" w14:textId="77777777" w:rsidR="00E27D67" w:rsidRDefault="00000000">
            <w:pPr>
              <w:pStyle w:val="Compact"/>
              <w:spacing w:after="0"/>
            </w:pPr>
            <w:r>
              <w:rPr>
                <w:rFonts w:ascii="Times New Roman" w:hAnsi="Times New Roman" w:cs="Times New Roman"/>
                <w:sz w:val="20"/>
                <w:szCs w:val="20"/>
              </w:rPr>
              <w:t>G5</w:t>
            </w:r>
          </w:p>
        </w:tc>
        <w:tc>
          <w:tcPr>
            <w:tcW w:w="993" w:type="dxa"/>
            <w:tcBorders>
              <w:top w:val="nil"/>
              <w:left w:val="nil"/>
              <w:bottom w:val="nil"/>
              <w:right w:val="nil"/>
            </w:tcBorders>
          </w:tcPr>
          <w:p w14:paraId="41D2C5FC" w14:textId="77777777" w:rsidR="00E27D67" w:rsidRDefault="00000000">
            <w:pPr>
              <w:pStyle w:val="Compact"/>
              <w:spacing w:after="0"/>
            </w:pPr>
            <w:r>
              <w:rPr>
                <w:rFonts w:ascii="Times New Roman" w:hAnsi="Times New Roman" w:cs="Times New Roman"/>
                <w:sz w:val="20"/>
                <w:szCs w:val="20"/>
              </w:rPr>
              <w:t>Použiteľnosť rozhovor</w:t>
            </w:r>
            <w:r>
              <w:rPr>
                <w:rFonts w:ascii="Times New Roman" w:hAnsi="Times New Roman" w:cs="Times New Roman"/>
                <w:sz w:val="20"/>
                <w:szCs w:val="20"/>
              </w:rPr>
              <w:lastRenderedPageBreak/>
              <w:t>u na tréningové / výučbové účely</w:t>
            </w:r>
          </w:p>
        </w:tc>
        <w:tc>
          <w:tcPr>
            <w:tcW w:w="993" w:type="dxa"/>
            <w:tcBorders>
              <w:top w:val="nil"/>
              <w:left w:val="nil"/>
              <w:bottom w:val="nil"/>
              <w:right w:val="nil"/>
            </w:tcBorders>
          </w:tcPr>
          <w:p w14:paraId="4E02228C" w14:textId="77777777" w:rsidR="00E27D67" w:rsidRDefault="00000000">
            <w:pPr>
              <w:pStyle w:val="Compact"/>
              <w:spacing w:after="0"/>
            </w:pPr>
            <w:r>
              <w:rPr>
                <w:rFonts w:ascii="Times New Roman" w:hAnsi="Times New Roman" w:cs="Times New Roman"/>
                <w:sz w:val="20"/>
                <w:szCs w:val="20"/>
              </w:rPr>
              <w:lastRenderedPageBreak/>
              <w:t>3,7</w:t>
            </w:r>
          </w:p>
        </w:tc>
        <w:tc>
          <w:tcPr>
            <w:tcW w:w="993" w:type="dxa"/>
            <w:tcBorders>
              <w:top w:val="nil"/>
              <w:left w:val="nil"/>
              <w:bottom w:val="nil"/>
              <w:right w:val="nil"/>
            </w:tcBorders>
          </w:tcPr>
          <w:p w14:paraId="42F43212"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D31B4E2" w14:textId="77777777" w:rsidR="00E27D67"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66F4FB7F" w14:textId="77777777" w:rsidR="00E27D67" w:rsidRDefault="00000000">
            <w:pPr>
              <w:pStyle w:val="Compact"/>
              <w:spacing w:after="0"/>
            </w:pPr>
            <w:r>
              <w:rPr>
                <w:rFonts w:ascii="Times New Roman" w:hAnsi="Times New Roman" w:cs="Times New Roman"/>
                <w:sz w:val="20"/>
                <w:szCs w:val="20"/>
              </w:rPr>
              <w:t>3,6</w:t>
            </w:r>
          </w:p>
        </w:tc>
        <w:tc>
          <w:tcPr>
            <w:tcW w:w="993" w:type="dxa"/>
            <w:tcBorders>
              <w:top w:val="nil"/>
              <w:left w:val="nil"/>
              <w:bottom w:val="nil"/>
              <w:right w:val="nil"/>
            </w:tcBorders>
          </w:tcPr>
          <w:p w14:paraId="5F611638" w14:textId="77777777" w:rsidR="00E27D67"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2A9E4F71" w14:textId="77777777" w:rsidR="00E27D67" w:rsidRDefault="00000000">
            <w:pPr>
              <w:pStyle w:val="Compact"/>
              <w:spacing w:after="0"/>
            </w:pPr>
            <w:r>
              <w:rPr>
                <w:rFonts w:ascii="Times New Roman" w:hAnsi="Times New Roman" w:cs="Times New Roman"/>
                <w:sz w:val="20"/>
                <w:szCs w:val="20"/>
              </w:rPr>
              <w:t>nie</w:t>
            </w:r>
          </w:p>
        </w:tc>
      </w:tr>
      <w:tr w:rsidR="00E27D67" w14:paraId="3A1EF1B1" w14:textId="77777777" w:rsidTr="00E27D67">
        <w:trPr>
          <w:jc w:val="center"/>
        </w:trPr>
        <w:tc>
          <w:tcPr>
            <w:tcW w:w="993" w:type="dxa"/>
            <w:tcBorders>
              <w:top w:val="nil"/>
              <w:left w:val="nil"/>
              <w:bottom w:val="nil"/>
              <w:right w:val="nil"/>
            </w:tcBorders>
          </w:tcPr>
          <w:p w14:paraId="2541CEAE" w14:textId="77777777" w:rsidR="00E27D67" w:rsidRDefault="00000000">
            <w:pPr>
              <w:pStyle w:val="Compact"/>
              <w:spacing w:after="0"/>
            </w:pPr>
            <w:r>
              <w:rPr>
                <w:rFonts w:ascii="Times New Roman" w:hAnsi="Times New Roman" w:cs="Times New Roman"/>
                <w:sz w:val="20"/>
                <w:szCs w:val="20"/>
              </w:rPr>
              <w:t>S1</w:t>
            </w:r>
          </w:p>
        </w:tc>
        <w:tc>
          <w:tcPr>
            <w:tcW w:w="993" w:type="dxa"/>
            <w:tcBorders>
              <w:top w:val="nil"/>
              <w:left w:val="nil"/>
              <w:bottom w:val="nil"/>
              <w:right w:val="nil"/>
            </w:tcBorders>
          </w:tcPr>
          <w:p w14:paraId="68A2A4A0" w14:textId="77777777" w:rsidR="00E27D67" w:rsidRDefault="00000000">
            <w:pPr>
              <w:pStyle w:val="Compact"/>
              <w:spacing w:after="0"/>
            </w:pPr>
            <w:r>
              <w:rPr>
                <w:rFonts w:ascii="Times New Roman" w:hAnsi="Times New Roman" w:cs="Times New Roman"/>
                <w:sz w:val="20"/>
                <w:szCs w:val="20"/>
              </w:rPr>
              <w:t>Odhad celkovej závažnosti depresívnej symptomatiky</w:t>
            </w:r>
          </w:p>
        </w:tc>
        <w:tc>
          <w:tcPr>
            <w:tcW w:w="993" w:type="dxa"/>
            <w:tcBorders>
              <w:top w:val="nil"/>
              <w:left w:val="nil"/>
              <w:bottom w:val="nil"/>
              <w:right w:val="nil"/>
            </w:tcBorders>
          </w:tcPr>
          <w:p w14:paraId="42928FE7"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0BA75B7A"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E6D0088"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6BA3780"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50EFF806" w14:textId="77777777" w:rsidR="00E27D67"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210AE5CF" w14:textId="77777777" w:rsidR="00E27D67" w:rsidRDefault="00000000">
            <w:pPr>
              <w:pStyle w:val="Compact"/>
              <w:spacing w:after="0"/>
            </w:pPr>
            <w:r>
              <w:rPr>
                <w:rFonts w:ascii="Times New Roman" w:hAnsi="Times New Roman" w:cs="Times New Roman"/>
                <w:sz w:val="20"/>
                <w:szCs w:val="20"/>
              </w:rPr>
              <w:t>nie</w:t>
            </w:r>
          </w:p>
        </w:tc>
      </w:tr>
      <w:tr w:rsidR="00E27D67" w14:paraId="38029D05" w14:textId="77777777" w:rsidTr="00E27D67">
        <w:trPr>
          <w:jc w:val="center"/>
        </w:trPr>
        <w:tc>
          <w:tcPr>
            <w:tcW w:w="993" w:type="dxa"/>
            <w:tcBorders>
              <w:top w:val="nil"/>
              <w:left w:val="nil"/>
              <w:bottom w:val="nil"/>
              <w:right w:val="nil"/>
            </w:tcBorders>
          </w:tcPr>
          <w:p w14:paraId="502AF5AE" w14:textId="77777777" w:rsidR="00E27D67" w:rsidRDefault="00000000">
            <w:pPr>
              <w:pStyle w:val="Compact"/>
              <w:spacing w:after="0"/>
            </w:pPr>
            <w:r>
              <w:rPr>
                <w:rFonts w:ascii="Times New Roman" w:hAnsi="Times New Roman" w:cs="Times New Roman"/>
                <w:sz w:val="20"/>
                <w:szCs w:val="20"/>
              </w:rPr>
              <w:t>S2</w:t>
            </w:r>
          </w:p>
        </w:tc>
        <w:tc>
          <w:tcPr>
            <w:tcW w:w="993" w:type="dxa"/>
            <w:tcBorders>
              <w:top w:val="nil"/>
              <w:left w:val="nil"/>
              <w:bottom w:val="nil"/>
              <w:right w:val="nil"/>
            </w:tcBorders>
          </w:tcPr>
          <w:p w14:paraId="1B200102" w14:textId="77777777" w:rsidR="00E27D67" w:rsidRDefault="00000000">
            <w:pPr>
              <w:pStyle w:val="Compact"/>
              <w:spacing w:after="0"/>
            </w:pPr>
            <w:r>
              <w:rPr>
                <w:rFonts w:ascii="Times New Roman" w:hAnsi="Times New Roman" w:cs="Times New Roman"/>
                <w:sz w:val="20"/>
                <w:szCs w:val="20"/>
              </w:rPr>
              <w:t>Odhad funkčného dopadu na bežné fungovanie</w:t>
            </w:r>
          </w:p>
        </w:tc>
        <w:tc>
          <w:tcPr>
            <w:tcW w:w="993" w:type="dxa"/>
            <w:tcBorders>
              <w:top w:val="nil"/>
              <w:left w:val="nil"/>
              <w:bottom w:val="nil"/>
              <w:right w:val="nil"/>
            </w:tcBorders>
          </w:tcPr>
          <w:p w14:paraId="35D379AD" w14:textId="77777777" w:rsidR="00E27D67" w:rsidRDefault="00000000">
            <w:pPr>
              <w:pStyle w:val="Compact"/>
              <w:spacing w:after="0"/>
            </w:pPr>
            <w:r>
              <w:rPr>
                <w:rFonts w:ascii="Times New Roman" w:hAnsi="Times New Roman" w:cs="Times New Roman"/>
                <w:sz w:val="20"/>
                <w:szCs w:val="20"/>
              </w:rPr>
              <w:t>3,5</w:t>
            </w:r>
          </w:p>
        </w:tc>
        <w:tc>
          <w:tcPr>
            <w:tcW w:w="993" w:type="dxa"/>
            <w:tcBorders>
              <w:top w:val="nil"/>
              <w:left w:val="nil"/>
              <w:bottom w:val="nil"/>
              <w:right w:val="nil"/>
            </w:tcBorders>
          </w:tcPr>
          <w:p w14:paraId="0CEFB46C"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62E94D27"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B41BAAB"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13A3025F" w14:textId="77777777" w:rsidR="00E27D67"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6F9EBE97" w14:textId="77777777" w:rsidR="00E27D67" w:rsidRDefault="00000000">
            <w:pPr>
              <w:pStyle w:val="Compact"/>
              <w:spacing w:after="0"/>
            </w:pPr>
            <w:r>
              <w:rPr>
                <w:rFonts w:ascii="Times New Roman" w:hAnsi="Times New Roman" w:cs="Times New Roman"/>
                <w:sz w:val="20"/>
                <w:szCs w:val="20"/>
              </w:rPr>
              <w:t>nie</w:t>
            </w:r>
          </w:p>
        </w:tc>
      </w:tr>
      <w:tr w:rsidR="00E27D67" w14:paraId="0635F001" w14:textId="77777777" w:rsidTr="00E27D67">
        <w:trPr>
          <w:jc w:val="center"/>
        </w:trPr>
        <w:tc>
          <w:tcPr>
            <w:tcW w:w="993" w:type="dxa"/>
            <w:tcBorders>
              <w:top w:val="nil"/>
              <w:left w:val="nil"/>
              <w:bottom w:val="nil"/>
              <w:right w:val="nil"/>
            </w:tcBorders>
          </w:tcPr>
          <w:p w14:paraId="574E8D86" w14:textId="77777777" w:rsidR="00E27D67" w:rsidRDefault="00000000">
            <w:pPr>
              <w:pStyle w:val="Compact"/>
              <w:spacing w:after="0"/>
            </w:pPr>
            <w:r>
              <w:rPr>
                <w:rFonts w:ascii="Times New Roman" w:hAnsi="Times New Roman" w:cs="Times New Roman"/>
                <w:sz w:val="20"/>
                <w:szCs w:val="20"/>
              </w:rPr>
              <w:t>G1</w:t>
            </w:r>
          </w:p>
        </w:tc>
        <w:tc>
          <w:tcPr>
            <w:tcW w:w="993" w:type="dxa"/>
            <w:tcBorders>
              <w:top w:val="nil"/>
              <w:left w:val="nil"/>
              <w:bottom w:val="nil"/>
              <w:right w:val="nil"/>
            </w:tcBorders>
          </w:tcPr>
          <w:p w14:paraId="7B983D2B" w14:textId="77777777" w:rsidR="00E27D67" w:rsidRDefault="00000000">
            <w:pPr>
              <w:pStyle w:val="Compact"/>
              <w:spacing w:after="0"/>
            </w:pPr>
            <w:r>
              <w:rPr>
                <w:rFonts w:ascii="Times New Roman" w:hAnsi="Times New Roman" w:cs="Times New Roman"/>
                <w:sz w:val="20"/>
                <w:szCs w:val="20"/>
              </w:rPr>
              <w:t>Klinická vierohodnosť rozhovoru</w:t>
            </w:r>
          </w:p>
        </w:tc>
        <w:tc>
          <w:tcPr>
            <w:tcW w:w="993" w:type="dxa"/>
            <w:tcBorders>
              <w:top w:val="nil"/>
              <w:left w:val="nil"/>
              <w:bottom w:val="nil"/>
              <w:right w:val="nil"/>
            </w:tcBorders>
          </w:tcPr>
          <w:p w14:paraId="1A6FA59E"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48314FC7"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26CE53AB"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546CA0CF"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66620F4C" w14:textId="77777777" w:rsidR="00E27D67" w:rsidRDefault="00000000">
            <w:pPr>
              <w:pStyle w:val="Compact"/>
              <w:spacing w:after="0"/>
            </w:pPr>
            <w:r>
              <w:rPr>
                <w:rFonts w:ascii="Times New Roman" w:hAnsi="Times New Roman" w:cs="Times New Roman"/>
                <w:sz w:val="20"/>
                <w:szCs w:val="20"/>
              </w:rPr>
              <w:t>88,9</w:t>
            </w:r>
          </w:p>
        </w:tc>
        <w:tc>
          <w:tcPr>
            <w:tcW w:w="992" w:type="dxa"/>
            <w:tcBorders>
              <w:top w:val="nil"/>
              <w:left w:val="nil"/>
              <w:bottom w:val="nil"/>
              <w:right w:val="nil"/>
            </w:tcBorders>
          </w:tcPr>
          <w:p w14:paraId="5AF1B83D" w14:textId="77777777" w:rsidR="00E27D67" w:rsidRDefault="00000000">
            <w:pPr>
              <w:pStyle w:val="Compact"/>
              <w:spacing w:after="0"/>
            </w:pPr>
            <w:r>
              <w:rPr>
                <w:rFonts w:ascii="Times New Roman" w:hAnsi="Times New Roman" w:cs="Times New Roman"/>
                <w:sz w:val="20"/>
                <w:szCs w:val="20"/>
              </w:rPr>
              <w:t>nie</w:t>
            </w:r>
          </w:p>
        </w:tc>
      </w:tr>
      <w:tr w:rsidR="00E27D67" w14:paraId="7A65FBA4" w14:textId="77777777" w:rsidTr="00E27D67">
        <w:trPr>
          <w:jc w:val="center"/>
        </w:trPr>
        <w:tc>
          <w:tcPr>
            <w:tcW w:w="993" w:type="dxa"/>
            <w:tcBorders>
              <w:top w:val="nil"/>
              <w:left w:val="nil"/>
              <w:bottom w:val="nil"/>
              <w:right w:val="nil"/>
            </w:tcBorders>
          </w:tcPr>
          <w:p w14:paraId="5E4502CB" w14:textId="77777777" w:rsidR="00E27D67" w:rsidRDefault="00000000">
            <w:pPr>
              <w:pStyle w:val="Compact"/>
              <w:spacing w:after="0"/>
            </w:pPr>
            <w:r>
              <w:rPr>
                <w:rFonts w:ascii="Times New Roman" w:hAnsi="Times New Roman" w:cs="Times New Roman"/>
                <w:sz w:val="20"/>
                <w:szCs w:val="20"/>
              </w:rPr>
              <w:t>G2</w:t>
            </w:r>
          </w:p>
        </w:tc>
        <w:tc>
          <w:tcPr>
            <w:tcW w:w="993" w:type="dxa"/>
            <w:tcBorders>
              <w:top w:val="nil"/>
              <w:left w:val="nil"/>
              <w:bottom w:val="nil"/>
              <w:right w:val="nil"/>
            </w:tcBorders>
          </w:tcPr>
          <w:p w14:paraId="18891AF0" w14:textId="77777777" w:rsidR="00E27D67" w:rsidRDefault="00000000">
            <w:pPr>
              <w:pStyle w:val="Compact"/>
              <w:spacing w:after="0"/>
            </w:pPr>
            <w:r>
              <w:rPr>
                <w:rFonts w:ascii="Times New Roman" w:hAnsi="Times New Roman" w:cs="Times New Roman"/>
                <w:sz w:val="20"/>
                <w:szCs w:val="20"/>
              </w:rPr>
              <w:t>Prirodzenosť jazyka a štýlu odpovedí</w:t>
            </w:r>
          </w:p>
        </w:tc>
        <w:tc>
          <w:tcPr>
            <w:tcW w:w="993" w:type="dxa"/>
            <w:tcBorders>
              <w:top w:val="nil"/>
              <w:left w:val="nil"/>
              <w:bottom w:val="nil"/>
              <w:right w:val="nil"/>
            </w:tcBorders>
          </w:tcPr>
          <w:p w14:paraId="5EDB1FF5"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1765F1BE"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3CF7C38A"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nil"/>
              <w:right w:val="nil"/>
            </w:tcBorders>
          </w:tcPr>
          <w:p w14:paraId="081563D9"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nil"/>
              <w:right w:val="nil"/>
            </w:tcBorders>
          </w:tcPr>
          <w:p w14:paraId="37A41FB9" w14:textId="77777777" w:rsidR="00E27D67" w:rsidRDefault="00000000">
            <w:pPr>
              <w:pStyle w:val="Compact"/>
              <w:spacing w:after="0"/>
            </w:pPr>
            <w:r>
              <w:rPr>
                <w:rFonts w:ascii="Times New Roman" w:hAnsi="Times New Roman" w:cs="Times New Roman"/>
                <w:sz w:val="20"/>
                <w:szCs w:val="20"/>
              </w:rPr>
              <w:t>94,4</w:t>
            </w:r>
          </w:p>
        </w:tc>
        <w:tc>
          <w:tcPr>
            <w:tcW w:w="992" w:type="dxa"/>
            <w:tcBorders>
              <w:top w:val="nil"/>
              <w:left w:val="nil"/>
              <w:bottom w:val="nil"/>
              <w:right w:val="nil"/>
            </w:tcBorders>
          </w:tcPr>
          <w:p w14:paraId="2E61D646" w14:textId="77777777" w:rsidR="00E27D67" w:rsidRDefault="00000000">
            <w:pPr>
              <w:pStyle w:val="Compact"/>
              <w:spacing w:after="0"/>
            </w:pPr>
            <w:r>
              <w:rPr>
                <w:rFonts w:ascii="Times New Roman" w:hAnsi="Times New Roman" w:cs="Times New Roman"/>
                <w:sz w:val="20"/>
                <w:szCs w:val="20"/>
              </w:rPr>
              <w:t>nie</w:t>
            </w:r>
          </w:p>
        </w:tc>
      </w:tr>
      <w:tr w:rsidR="00E27D67" w14:paraId="61AB84C6" w14:textId="77777777" w:rsidTr="00E27D67">
        <w:trPr>
          <w:jc w:val="center"/>
        </w:trPr>
        <w:tc>
          <w:tcPr>
            <w:tcW w:w="993" w:type="dxa"/>
            <w:tcBorders>
              <w:top w:val="nil"/>
              <w:left w:val="nil"/>
              <w:bottom w:val="single" w:sz="10" w:space="0" w:color="000000"/>
              <w:right w:val="nil"/>
            </w:tcBorders>
          </w:tcPr>
          <w:p w14:paraId="3573B5F8" w14:textId="77777777" w:rsidR="00E27D67" w:rsidRDefault="00000000">
            <w:pPr>
              <w:pStyle w:val="Compact"/>
              <w:spacing w:after="0"/>
            </w:pPr>
            <w:r>
              <w:rPr>
                <w:rFonts w:ascii="Times New Roman" w:hAnsi="Times New Roman" w:cs="Times New Roman"/>
                <w:sz w:val="20"/>
                <w:szCs w:val="20"/>
              </w:rPr>
              <w:t>G4</w:t>
            </w:r>
          </w:p>
        </w:tc>
        <w:tc>
          <w:tcPr>
            <w:tcW w:w="993" w:type="dxa"/>
            <w:tcBorders>
              <w:top w:val="nil"/>
              <w:left w:val="nil"/>
              <w:bottom w:val="single" w:sz="10" w:space="0" w:color="000000"/>
              <w:right w:val="nil"/>
            </w:tcBorders>
          </w:tcPr>
          <w:p w14:paraId="3318BA72" w14:textId="77777777" w:rsidR="00E27D67" w:rsidRDefault="00000000">
            <w:pPr>
              <w:pStyle w:val="Compact"/>
              <w:spacing w:after="0"/>
            </w:pPr>
            <w:r>
              <w:rPr>
                <w:rFonts w:ascii="Times New Roman" w:hAnsi="Times New Roman" w:cs="Times New Roman"/>
                <w:sz w:val="20"/>
                <w:szCs w:val="20"/>
              </w:rPr>
              <w:t>Súlad rozhovoru s obrazom depresívnej symptomatiky</w:t>
            </w:r>
          </w:p>
        </w:tc>
        <w:tc>
          <w:tcPr>
            <w:tcW w:w="993" w:type="dxa"/>
            <w:tcBorders>
              <w:top w:val="nil"/>
              <w:left w:val="nil"/>
              <w:bottom w:val="single" w:sz="10" w:space="0" w:color="000000"/>
              <w:right w:val="nil"/>
            </w:tcBorders>
          </w:tcPr>
          <w:p w14:paraId="56B5689A" w14:textId="77777777" w:rsidR="00E27D67" w:rsidRDefault="00000000">
            <w:pPr>
              <w:pStyle w:val="Compact"/>
              <w:spacing w:after="0"/>
            </w:pPr>
            <w:r>
              <w:rPr>
                <w:rFonts w:ascii="Times New Roman" w:hAnsi="Times New Roman" w:cs="Times New Roman"/>
                <w:sz w:val="20"/>
                <w:szCs w:val="20"/>
              </w:rPr>
              <w:t>3,5</w:t>
            </w:r>
          </w:p>
        </w:tc>
        <w:tc>
          <w:tcPr>
            <w:tcW w:w="993" w:type="dxa"/>
            <w:tcBorders>
              <w:top w:val="nil"/>
              <w:left w:val="nil"/>
              <w:bottom w:val="single" w:sz="10" w:space="0" w:color="000000"/>
              <w:right w:val="nil"/>
            </w:tcBorders>
          </w:tcPr>
          <w:p w14:paraId="087AB6D6"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single" w:sz="10" w:space="0" w:color="000000"/>
              <w:right w:val="nil"/>
            </w:tcBorders>
          </w:tcPr>
          <w:p w14:paraId="66C4EFE1" w14:textId="77777777" w:rsidR="00E27D67" w:rsidRDefault="00000000">
            <w:pPr>
              <w:pStyle w:val="Compact"/>
              <w:spacing w:after="0"/>
            </w:pPr>
            <w:r>
              <w:rPr>
                <w:rFonts w:ascii="Times New Roman" w:hAnsi="Times New Roman" w:cs="Times New Roman"/>
                <w:sz w:val="20"/>
                <w:szCs w:val="20"/>
              </w:rPr>
              <w:t>3,8</w:t>
            </w:r>
          </w:p>
        </w:tc>
        <w:tc>
          <w:tcPr>
            <w:tcW w:w="993" w:type="dxa"/>
            <w:tcBorders>
              <w:top w:val="nil"/>
              <w:left w:val="nil"/>
              <w:bottom w:val="single" w:sz="10" w:space="0" w:color="000000"/>
              <w:right w:val="nil"/>
            </w:tcBorders>
          </w:tcPr>
          <w:p w14:paraId="2C337729" w14:textId="77777777" w:rsidR="00E27D67" w:rsidRDefault="00000000">
            <w:pPr>
              <w:pStyle w:val="Compact"/>
              <w:spacing w:after="0"/>
            </w:pPr>
            <w:r>
              <w:rPr>
                <w:rFonts w:ascii="Times New Roman" w:hAnsi="Times New Roman" w:cs="Times New Roman"/>
                <w:sz w:val="20"/>
                <w:szCs w:val="20"/>
              </w:rPr>
              <w:t>3,7</w:t>
            </w:r>
          </w:p>
        </w:tc>
        <w:tc>
          <w:tcPr>
            <w:tcW w:w="993" w:type="dxa"/>
            <w:tcBorders>
              <w:top w:val="nil"/>
              <w:left w:val="nil"/>
              <w:bottom w:val="single" w:sz="10" w:space="0" w:color="000000"/>
              <w:right w:val="nil"/>
            </w:tcBorders>
          </w:tcPr>
          <w:p w14:paraId="4D6F335D" w14:textId="77777777" w:rsidR="00E27D67" w:rsidRDefault="00000000">
            <w:pPr>
              <w:pStyle w:val="Compact"/>
              <w:spacing w:after="0"/>
            </w:pPr>
            <w:r>
              <w:rPr>
                <w:rFonts w:ascii="Times New Roman" w:hAnsi="Times New Roman" w:cs="Times New Roman"/>
                <w:sz w:val="20"/>
                <w:szCs w:val="20"/>
              </w:rPr>
              <w:t>94,4</w:t>
            </w:r>
          </w:p>
        </w:tc>
        <w:tc>
          <w:tcPr>
            <w:tcW w:w="992" w:type="dxa"/>
            <w:tcBorders>
              <w:top w:val="nil"/>
              <w:left w:val="nil"/>
              <w:bottom w:val="single" w:sz="10" w:space="0" w:color="000000"/>
              <w:right w:val="nil"/>
            </w:tcBorders>
          </w:tcPr>
          <w:p w14:paraId="3E125DF6" w14:textId="77777777" w:rsidR="00E27D67" w:rsidRDefault="00000000">
            <w:pPr>
              <w:pStyle w:val="Compact"/>
              <w:spacing w:after="0"/>
            </w:pPr>
            <w:r>
              <w:rPr>
                <w:rFonts w:ascii="Times New Roman" w:hAnsi="Times New Roman" w:cs="Times New Roman"/>
                <w:sz w:val="20"/>
                <w:szCs w:val="20"/>
              </w:rPr>
              <w:t>nie</w:t>
            </w:r>
          </w:p>
        </w:tc>
      </w:tr>
    </w:tbl>
    <w:p w14:paraId="0C119B0A" w14:textId="77777777" w:rsidR="00E27D67" w:rsidRDefault="00000000">
      <w:pPr>
        <w:pStyle w:val="Zkladntext"/>
      </w:pPr>
      <w:r>
        <w:rPr>
          <w:b/>
          <w:bCs/>
        </w:rPr>
        <w:t>Obrázok S3. Heatmap predbežnej expertnej kontroly položiek ratingového nástroja.</w:t>
      </w:r>
    </w:p>
    <w:p w14:paraId="1A7592D2" w14:textId="77777777" w:rsidR="00E27D67" w:rsidRDefault="00000000">
      <w:pPr>
        <w:pStyle w:val="CaptionedFigure"/>
      </w:pPr>
      <w:r>
        <w:rPr>
          <w:noProof/>
        </w:rPr>
        <w:lastRenderedPageBreak/>
        <w:drawing>
          <wp:inline distT="0" distB="0" distL="0" distR="0" wp14:anchorId="366C376F" wp14:editId="70975ECF">
            <wp:extent cx="5334000" cy="4011254"/>
            <wp:effectExtent l="0" t="0" r="0" b="0"/>
            <wp:docPr id="68" name="Picture" descr="Obrázok S3"/>
            <wp:cNvGraphicFramePr/>
            <a:graphic xmlns:a="http://schemas.openxmlformats.org/drawingml/2006/main">
              <a:graphicData uri="http://schemas.openxmlformats.org/drawingml/2006/picture">
                <pic:pic xmlns:pic="http://schemas.openxmlformats.org/drawingml/2006/picture">
                  <pic:nvPicPr>
                    <pic:cNvPr id="69" name="Picture" descr="/Users/pavol.bielik/dev/src/github.com/pbielik/diplomovka/figures/figure_s3_expert_review_items_heatmap.png"/>
                    <pic:cNvPicPr>
                      <a:picLocks noChangeAspect="1" noChangeArrowheads="1"/>
                    </pic:cNvPicPr>
                  </pic:nvPicPr>
                  <pic:blipFill>
                    <a:blip r:embed="rId9"/>
                    <a:stretch>
                      <a:fillRect/>
                    </a:stretch>
                  </pic:blipFill>
                  <pic:spPr bwMode="auto">
                    <a:xfrm>
                      <a:off x="0" y="0"/>
                      <a:ext cx="5334000" cy="4011254"/>
                    </a:xfrm>
                    <a:prstGeom prst="rect">
                      <a:avLst/>
                    </a:prstGeom>
                    <a:noFill/>
                    <a:ln w="9525">
                      <a:noFill/>
                      <a:headEnd/>
                      <a:tailEnd/>
                    </a:ln>
                  </pic:spPr>
                </pic:pic>
              </a:graphicData>
            </a:graphic>
          </wp:inline>
        </w:drawing>
      </w:r>
    </w:p>
    <w:p w14:paraId="2B8E4101" w14:textId="77777777" w:rsidR="00E27D67" w:rsidRDefault="00000000">
      <w:pPr>
        <w:pStyle w:val="ImageCaption"/>
      </w:pPr>
      <w:r>
        <w:t>Obrázok S3</w:t>
      </w:r>
    </w:p>
    <w:p w14:paraId="0B609E7B" w14:textId="77777777" w:rsidR="00E27D67" w:rsidRDefault="00000000">
      <w:pPr>
        <w:pStyle w:val="Zkladntext"/>
      </w:pPr>
      <w:r>
        <w:rPr>
          <w:b/>
          <w:bCs/>
        </w:rPr>
        <w:t>Tabuľka S5. Predbežná expertná kontrola seed scenárov.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883"/>
        <w:gridCol w:w="883"/>
        <w:gridCol w:w="883"/>
        <w:gridCol w:w="883"/>
        <w:gridCol w:w="883"/>
        <w:gridCol w:w="883"/>
        <w:gridCol w:w="883"/>
        <w:gridCol w:w="883"/>
        <w:gridCol w:w="879"/>
      </w:tblGrid>
      <w:tr w:rsidR="00E27D67" w14:paraId="59C50A45"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883" w:type="dxa"/>
            <w:tcBorders>
              <w:top w:val="single" w:sz="10" w:space="0" w:color="000000"/>
              <w:left w:val="nil"/>
              <w:bottom w:val="single" w:sz="8" w:space="0" w:color="000000"/>
              <w:right w:val="nil"/>
            </w:tcBorders>
          </w:tcPr>
          <w:p w14:paraId="14AC835E" w14:textId="77777777" w:rsidR="00E27D67" w:rsidRDefault="00000000">
            <w:pPr>
              <w:pStyle w:val="Compact"/>
              <w:spacing w:after="0"/>
            </w:pPr>
            <w:r>
              <w:rPr>
                <w:rFonts w:ascii="Times New Roman" w:hAnsi="Times New Roman" w:cs="Times New Roman"/>
                <w:b/>
                <w:bCs/>
                <w:sz w:val="20"/>
                <w:szCs w:val="20"/>
              </w:rPr>
              <w:t>Seed</w:t>
            </w:r>
          </w:p>
        </w:tc>
        <w:tc>
          <w:tcPr>
            <w:tcW w:w="883" w:type="dxa"/>
            <w:tcBorders>
              <w:top w:val="single" w:sz="10" w:space="0" w:color="000000"/>
              <w:left w:val="nil"/>
              <w:bottom w:val="single" w:sz="8" w:space="0" w:color="000000"/>
              <w:right w:val="nil"/>
            </w:tcBorders>
          </w:tcPr>
          <w:p w14:paraId="393866D8" w14:textId="77777777" w:rsidR="00E27D67" w:rsidRDefault="00000000">
            <w:pPr>
              <w:pStyle w:val="Compact"/>
              <w:spacing w:after="0"/>
            </w:pPr>
            <w:r>
              <w:rPr>
                <w:rFonts w:ascii="Times New Roman" w:hAnsi="Times New Roman" w:cs="Times New Roman"/>
                <w:b/>
                <w:bCs/>
                <w:sz w:val="20"/>
                <w:szCs w:val="20"/>
              </w:rPr>
              <w:t>Scenár</w:t>
            </w:r>
          </w:p>
        </w:tc>
        <w:tc>
          <w:tcPr>
            <w:tcW w:w="883" w:type="dxa"/>
            <w:tcBorders>
              <w:top w:val="single" w:sz="10" w:space="0" w:color="000000"/>
              <w:left w:val="nil"/>
              <w:bottom w:val="single" w:sz="8" w:space="0" w:color="000000"/>
              <w:right w:val="nil"/>
            </w:tcBorders>
          </w:tcPr>
          <w:p w14:paraId="43CE4110" w14:textId="77777777" w:rsidR="00E27D67" w:rsidRDefault="00000000">
            <w:pPr>
              <w:pStyle w:val="Compact"/>
              <w:spacing w:after="0"/>
            </w:pPr>
            <w:r>
              <w:rPr>
                <w:rFonts w:ascii="Times New Roman" w:hAnsi="Times New Roman" w:cs="Times New Roman"/>
                <w:b/>
                <w:bCs/>
                <w:sz w:val="20"/>
                <w:szCs w:val="20"/>
              </w:rPr>
              <w:t>Celkový priemer M</w:t>
            </w:r>
          </w:p>
        </w:tc>
        <w:tc>
          <w:tcPr>
            <w:tcW w:w="883" w:type="dxa"/>
            <w:tcBorders>
              <w:top w:val="single" w:sz="10" w:space="0" w:color="000000"/>
              <w:left w:val="nil"/>
              <w:bottom w:val="single" w:sz="8" w:space="0" w:color="000000"/>
              <w:right w:val="nil"/>
            </w:tcBorders>
          </w:tcPr>
          <w:p w14:paraId="5AA2DF6C" w14:textId="77777777" w:rsidR="00E27D67" w:rsidRDefault="00000000">
            <w:pPr>
              <w:pStyle w:val="Compact"/>
              <w:spacing w:after="0"/>
            </w:pPr>
            <w:r>
              <w:rPr>
                <w:rFonts w:ascii="Times New Roman" w:hAnsi="Times New Roman" w:cs="Times New Roman"/>
                <w:b/>
                <w:bCs/>
                <w:sz w:val="20"/>
                <w:szCs w:val="20"/>
              </w:rPr>
              <w:t>Dostatok informácií M</w:t>
            </w:r>
          </w:p>
        </w:tc>
        <w:tc>
          <w:tcPr>
            <w:tcW w:w="883" w:type="dxa"/>
            <w:tcBorders>
              <w:top w:val="single" w:sz="10" w:space="0" w:color="000000"/>
              <w:left w:val="nil"/>
              <w:bottom w:val="single" w:sz="8" w:space="0" w:color="000000"/>
              <w:right w:val="nil"/>
            </w:tcBorders>
          </w:tcPr>
          <w:p w14:paraId="35621F8E" w14:textId="77777777" w:rsidR="00E27D67" w:rsidRDefault="00000000">
            <w:pPr>
              <w:pStyle w:val="Compact"/>
              <w:spacing w:after="0"/>
            </w:pPr>
            <w:r>
              <w:rPr>
                <w:rFonts w:ascii="Times New Roman" w:hAnsi="Times New Roman" w:cs="Times New Roman"/>
                <w:b/>
                <w:bCs/>
                <w:sz w:val="20"/>
                <w:szCs w:val="20"/>
              </w:rPr>
              <w:t>Nestereotypnosť M</w:t>
            </w:r>
          </w:p>
        </w:tc>
        <w:tc>
          <w:tcPr>
            <w:tcW w:w="883" w:type="dxa"/>
            <w:tcBorders>
              <w:top w:val="single" w:sz="10" w:space="0" w:color="000000"/>
              <w:left w:val="nil"/>
              <w:bottom w:val="single" w:sz="8" w:space="0" w:color="000000"/>
              <w:right w:val="nil"/>
            </w:tcBorders>
          </w:tcPr>
          <w:p w14:paraId="106164F4" w14:textId="77777777" w:rsidR="00E27D67" w:rsidRDefault="00000000">
            <w:pPr>
              <w:pStyle w:val="Compact"/>
              <w:spacing w:after="0"/>
            </w:pPr>
            <w:r>
              <w:rPr>
                <w:rFonts w:ascii="Times New Roman" w:hAnsi="Times New Roman" w:cs="Times New Roman"/>
                <w:b/>
                <w:bCs/>
                <w:sz w:val="20"/>
                <w:szCs w:val="20"/>
              </w:rPr>
              <w:t>Vhodnosť pre výskum M</w:t>
            </w:r>
          </w:p>
        </w:tc>
        <w:tc>
          <w:tcPr>
            <w:tcW w:w="883" w:type="dxa"/>
            <w:tcBorders>
              <w:top w:val="single" w:sz="10" w:space="0" w:color="000000"/>
              <w:left w:val="nil"/>
              <w:bottom w:val="single" w:sz="8" w:space="0" w:color="000000"/>
              <w:right w:val="nil"/>
            </w:tcBorders>
          </w:tcPr>
          <w:p w14:paraId="036A9A5E" w14:textId="77777777" w:rsidR="00E27D67" w:rsidRDefault="00000000">
            <w:pPr>
              <w:pStyle w:val="Compact"/>
              <w:spacing w:after="0"/>
            </w:pPr>
            <w:r>
              <w:rPr>
                <w:rFonts w:ascii="Times New Roman" w:hAnsi="Times New Roman" w:cs="Times New Roman"/>
                <w:b/>
                <w:bCs/>
                <w:sz w:val="20"/>
                <w:szCs w:val="20"/>
              </w:rPr>
              <w:t>Cieľová závažnosť</w:t>
            </w:r>
          </w:p>
        </w:tc>
        <w:tc>
          <w:tcPr>
            <w:tcW w:w="883" w:type="dxa"/>
            <w:tcBorders>
              <w:top w:val="single" w:sz="10" w:space="0" w:color="000000"/>
              <w:left w:val="nil"/>
              <w:bottom w:val="single" w:sz="8" w:space="0" w:color="000000"/>
              <w:right w:val="nil"/>
            </w:tcBorders>
          </w:tcPr>
          <w:p w14:paraId="2BB0C4B1" w14:textId="77777777" w:rsidR="00E27D67" w:rsidRDefault="00000000">
            <w:pPr>
              <w:pStyle w:val="Compact"/>
              <w:spacing w:after="0"/>
            </w:pPr>
            <w:r>
              <w:rPr>
                <w:rFonts w:ascii="Times New Roman" w:hAnsi="Times New Roman" w:cs="Times New Roman"/>
                <w:b/>
                <w:bCs/>
                <w:sz w:val="20"/>
                <w:szCs w:val="20"/>
              </w:rPr>
              <w:t>Modálna expert. závažnosť</w:t>
            </w:r>
          </w:p>
        </w:tc>
        <w:tc>
          <w:tcPr>
            <w:tcW w:w="879" w:type="dxa"/>
            <w:tcBorders>
              <w:top w:val="single" w:sz="10" w:space="0" w:color="000000"/>
              <w:left w:val="nil"/>
              <w:bottom w:val="single" w:sz="8" w:space="0" w:color="000000"/>
              <w:right w:val="nil"/>
            </w:tcBorders>
          </w:tcPr>
          <w:p w14:paraId="37768B26" w14:textId="77777777" w:rsidR="00E27D67" w:rsidRDefault="00000000">
            <w:pPr>
              <w:pStyle w:val="Compact"/>
              <w:spacing w:after="0"/>
            </w:pPr>
            <w:r>
              <w:rPr>
                <w:rFonts w:ascii="Times New Roman" w:hAnsi="Times New Roman" w:cs="Times New Roman"/>
                <w:b/>
                <w:bCs/>
                <w:sz w:val="20"/>
                <w:szCs w:val="20"/>
              </w:rPr>
              <w:t>Zhoda so závažnosťou (%)</w:t>
            </w:r>
          </w:p>
        </w:tc>
      </w:tr>
      <w:tr w:rsidR="00E27D67" w14:paraId="38868A7B" w14:textId="77777777" w:rsidTr="00E27D67">
        <w:trPr>
          <w:jc w:val="center"/>
        </w:trPr>
        <w:tc>
          <w:tcPr>
            <w:tcW w:w="883" w:type="dxa"/>
            <w:tcBorders>
              <w:top w:val="nil"/>
              <w:left w:val="nil"/>
              <w:bottom w:val="nil"/>
              <w:right w:val="nil"/>
            </w:tcBorders>
          </w:tcPr>
          <w:p w14:paraId="7727CE42" w14:textId="77777777" w:rsidR="00E27D67" w:rsidRDefault="00000000">
            <w:pPr>
              <w:pStyle w:val="Compact"/>
              <w:spacing w:after="0"/>
            </w:pPr>
            <w:r>
              <w:rPr>
                <w:rFonts w:ascii="Times New Roman" w:hAnsi="Times New Roman" w:cs="Times New Roman"/>
                <w:sz w:val="20"/>
                <w:szCs w:val="20"/>
              </w:rPr>
              <w:t>4</w:t>
            </w:r>
          </w:p>
        </w:tc>
        <w:tc>
          <w:tcPr>
            <w:tcW w:w="883" w:type="dxa"/>
            <w:tcBorders>
              <w:top w:val="nil"/>
              <w:left w:val="nil"/>
              <w:bottom w:val="nil"/>
              <w:right w:val="nil"/>
            </w:tcBorders>
          </w:tcPr>
          <w:p w14:paraId="4D20A7F9" w14:textId="77777777" w:rsidR="00E27D67" w:rsidRDefault="00000000">
            <w:pPr>
              <w:pStyle w:val="Compact"/>
              <w:spacing w:after="0"/>
            </w:pPr>
            <w:r>
              <w:rPr>
                <w:rFonts w:ascii="Times New Roman" w:hAnsi="Times New Roman" w:cs="Times New Roman"/>
                <w:sz w:val="20"/>
                <w:szCs w:val="20"/>
              </w:rPr>
              <w:t>Muž s vysokou pracovnou záťažou</w:t>
            </w:r>
          </w:p>
        </w:tc>
        <w:tc>
          <w:tcPr>
            <w:tcW w:w="883" w:type="dxa"/>
            <w:tcBorders>
              <w:top w:val="nil"/>
              <w:left w:val="nil"/>
              <w:bottom w:val="nil"/>
              <w:right w:val="nil"/>
            </w:tcBorders>
          </w:tcPr>
          <w:p w14:paraId="78D8C7CE" w14:textId="77777777" w:rsidR="00E27D67" w:rsidRDefault="00000000">
            <w:pPr>
              <w:pStyle w:val="Compact"/>
              <w:spacing w:after="0"/>
            </w:pPr>
            <w:r>
              <w:rPr>
                <w:rFonts w:ascii="Times New Roman" w:hAnsi="Times New Roman" w:cs="Times New Roman"/>
                <w:sz w:val="20"/>
                <w:szCs w:val="20"/>
              </w:rPr>
              <w:t>2,9</w:t>
            </w:r>
          </w:p>
        </w:tc>
        <w:tc>
          <w:tcPr>
            <w:tcW w:w="883" w:type="dxa"/>
            <w:tcBorders>
              <w:top w:val="nil"/>
              <w:left w:val="nil"/>
              <w:bottom w:val="nil"/>
              <w:right w:val="nil"/>
            </w:tcBorders>
          </w:tcPr>
          <w:p w14:paraId="2F762D90" w14:textId="77777777" w:rsidR="00E27D67" w:rsidRDefault="00000000">
            <w:pPr>
              <w:pStyle w:val="Compact"/>
              <w:spacing w:after="0"/>
            </w:pPr>
            <w:r>
              <w:rPr>
                <w:rFonts w:ascii="Times New Roman" w:hAnsi="Times New Roman" w:cs="Times New Roman"/>
                <w:sz w:val="20"/>
                <w:szCs w:val="20"/>
              </w:rPr>
              <w:t>2,5</w:t>
            </w:r>
          </w:p>
        </w:tc>
        <w:tc>
          <w:tcPr>
            <w:tcW w:w="883" w:type="dxa"/>
            <w:tcBorders>
              <w:top w:val="nil"/>
              <w:left w:val="nil"/>
              <w:bottom w:val="nil"/>
              <w:right w:val="nil"/>
            </w:tcBorders>
          </w:tcPr>
          <w:p w14:paraId="63BEAD39"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25086197"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4D949753"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587E3134"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7C3280DD" w14:textId="77777777" w:rsidR="00E27D67" w:rsidRDefault="00000000">
            <w:pPr>
              <w:pStyle w:val="Compact"/>
              <w:spacing w:after="0"/>
            </w:pPr>
            <w:r>
              <w:rPr>
                <w:rFonts w:ascii="Times New Roman" w:hAnsi="Times New Roman" w:cs="Times New Roman"/>
                <w:sz w:val="20"/>
                <w:szCs w:val="20"/>
              </w:rPr>
              <w:t>100,0</w:t>
            </w:r>
          </w:p>
        </w:tc>
      </w:tr>
      <w:tr w:rsidR="00E27D67" w14:paraId="256631E8" w14:textId="77777777" w:rsidTr="00E27D67">
        <w:trPr>
          <w:jc w:val="center"/>
        </w:trPr>
        <w:tc>
          <w:tcPr>
            <w:tcW w:w="883" w:type="dxa"/>
            <w:tcBorders>
              <w:top w:val="nil"/>
              <w:left w:val="nil"/>
              <w:bottom w:val="nil"/>
              <w:right w:val="nil"/>
            </w:tcBorders>
          </w:tcPr>
          <w:p w14:paraId="1C7B759D" w14:textId="77777777" w:rsidR="00E27D67" w:rsidRDefault="00000000">
            <w:pPr>
              <w:pStyle w:val="Compact"/>
              <w:spacing w:after="0"/>
            </w:pPr>
            <w:r>
              <w:rPr>
                <w:rFonts w:ascii="Times New Roman" w:hAnsi="Times New Roman" w:cs="Times New Roman"/>
                <w:sz w:val="20"/>
                <w:szCs w:val="20"/>
              </w:rPr>
              <w:t>2</w:t>
            </w:r>
          </w:p>
        </w:tc>
        <w:tc>
          <w:tcPr>
            <w:tcW w:w="883" w:type="dxa"/>
            <w:tcBorders>
              <w:top w:val="nil"/>
              <w:left w:val="nil"/>
              <w:bottom w:val="nil"/>
              <w:right w:val="nil"/>
            </w:tcBorders>
          </w:tcPr>
          <w:p w14:paraId="475BD536" w14:textId="77777777" w:rsidR="00E27D67" w:rsidRDefault="00000000">
            <w:pPr>
              <w:pStyle w:val="Compact"/>
              <w:spacing w:after="0"/>
            </w:pPr>
            <w:r>
              <w:rPr>
                <w:rFonts w:ascii="Times New Roman" w:hAnsi="Times New Roman" w:cs="Times New Roman"/>
                <w:sz w:val="20"/>
                <w:szCs w:val="20"/>
              </w:rPr>
              <w:t>Mladý muž so smennou prácou</w:t>
            </w:r>
          </w:p>
        </w:tc>
        <w:tc>
          <w:tcPr>
            <w:tcW w:w="883" w:type="dxa"/>
            <w:tcBorders>
              <w:top w:val="nil"/>
              <w:left w:val="nil"/>
              <w:bottom w:val="nil"/>
              <w:right w:val="nil"/>
            </w:tcBorders>
          </w:tcPr>
          <w:p w14:paraId="290F55E8"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4C5F5E3A"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01AEB2B6"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260AA937"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020A6633"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63FF5405"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55472513" w14:textId="77777777" w:rsidR="00E27D67" w:rsidRDefault="00000000">
            <w:pPr>
              <w:pStyle w:val="Compact"/>
              <w:spacing w:after="0"/>
            </w:pPr>
            <w:r>
              <w:rPr>
                <w:rFonts w:ascii="Times New Roman" w:hAnsi="Times New Roman" w:cs="Times New Roman"/>
                <w:sz w:val="20"/>
                <w:szCs w:val="20"/>
              </w:rPr>
              <w:t>83,3</w:t>
            </w:r>
          </w:p>
        </w:tc>
      </w:tr>
      <w:tr w:rsidR="00E27D67" w14:paraId="232E03EE" w14:textId="77777777" w:rsidTr="00E27D67">
        <w:trPr>
          <w:jc w:val="center"/>
        </w:trPr>
        <w:tc>
          <w:tcPr>
            <w:tcW w:w="883" w:type="dxa"/>
            <w:tcBorders>
              <w:top w:val="nil"/>
              <w:left w:val="nil"/>
              <w:bottom w:val="nil"/>
              <w:right w:val="nil"/>
            </w:tcBorders>
          </w:tcPr>
          <w:p w14:paraId="5C954940" w14:textId="77777777" w:rsidR="00E27D67" w:rsidRDefault="00000000">
            <w:pPr>
              <w:pStyle w:val="Compact"/>
              <w:spacing w:after="0"/>
            </w:pPr>
            <w:r>
              <w:rPr>
                <w:rFonts w:ascii="Times New Roman" w:hAnsi="Times New Roman" w:cs="Times New Roman"/>
                <w:sz w:val="20"/>
                <w:szCs w:val="20"/>
              </w:rPr>
              <w:t>1</w:t>
            </w:r>
          </w:p>
        </w:tc>
        <w:tc>
          <w:tcPr>
            <w:tcW w:w="883" w:type="dxa"/>
            <w:tcBorders>
              <w:top w:val="nil"/>
              <w:left w:val="nil"/>
              <w:bottom w:val="nil"/>
              <w:right w:val="nil"/>
            </w:tcBorders>
          </w:tcPr>
          <w:p w14:paraId="66281063" w14:textId="77777777" w:rsidR="00E27D67" w:rsidRDefault="00000000">
            <w:pPr>
              <w:pStyle w:val="Compact"/>
              <w:spacing w:after="0"/>
            </w:pPr>
            <w:r>
              <w:rPr>
                <w:rFonts w:ascii="Times New Roman" w:hAnsi="Times New Roman" w:cs="Times New Roman"/>
                <w:sz w:val="20"/>
                <w:szCs w:val="20"/>
              </w:rPr>
              <w:t>Mladá žena s pracovno-študijným preťažením</w:t>
            </w:r>
          </w:p>
        </w:tc>
        <w:tc>
          <w:tcPr>
            <w:tcW w:w="883" w:type="dxa"/>
            <w:tcBorders>
              <w:top w:val="nil"/>
              <w:left w:val="nil"/>
              <w:bottom w:val="nil"/>
              <w:right w:val="nil"/>
            </w:tcBorders>
          </w:tcPr>
          <w:p w14:paraId="2A0994A3"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4C97EF8E" w14:textId="77777777" w:rsidR="00E27D67" w:rsidRDefault="00000000">
            <w:pPr>
              <w:pStyle w:val="Compact"/>
              <w:spacing w:after="0"/>
            </w:pPr>
            <w:r>
              <w:rPr>
                <w:rFonts w:ascii="Times New Roman" w:hAnsi="Times New Roman" w:cs="Times New Roman"/>
                <w:sz w:val="20"/>
                <w:szCs w:val="20"/>
              </w:rPr>
              <w:t>2,5</w:t>
            </w:r>
          </w:p>
        </w:tc>
        <w:tc>
          <w:tcPr>
            <w:tcW w:w="883" w:type="dxa"/>
            <w:tcBorders>
              <w:top w:val="nil"/>
              <w:left w:val="nil"/>
              <w:bottom w:val="nil"/>
              <w:right w:val="nil"/>
            </w:tcBorders>
          </w:tcPr>
          <w:p w14:paraId="7BCDF938"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27DEC2FF"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27EB6876"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0D1336B6"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35268E4E" w14:textId="77777777" w:rsidR="00E27D67" w:rsidRDefault="00000000">
            <w:pPr>
              <w:pStyle w:val="Compact"/>
              <w:spacing w:after="0"/>
            </w:pPr>
            <w:r>
              <w:rPr>
                <w:rFonts w:ascii="Times New Roman" w:hAnsi="Times New Roman" w:cs="Times New Roman"/>
                <w:sz w:val="20"/>
                <w:szCs w:val="20"/>
              </w:rPr>
              <w:t>83,3</w:t>
            </w:r>
          </w:p>
        </w:tc>
      </w:tr>
      <w:tr w:rsidR="00E27D67" w14:paraId="1C943156" w14:textId="77777777" w:rsidTr="00E27D67">
        <w:trPr>
          <w:jc w:val="center"/>
        </w:trPr>
        <w:tc>
          <w:tcPr>
            <w:tcW w:w="883" w:type="dxa"/>
            <w:tcBorders>
              <w:top w:val="nil"/>
              <w:left w:val="nil"/>
              <w:bottom w:val="nil"/>
              <w:right w:val="nil"/>
            </w:tcBorders>
          </w:tcPr>
          <w:p w14:paraId="375980C7" w14:textId="77777777" w:rsidR="00E27D67" w:rsidRDefault="00000000">
            <w:pPr>
              <w:pStyle w:val="Compact"/>
              <w:spacing w:after="0"/>
            </w:pPr>
            <w:r>
              <w:rPr>
                <w:rFonts w:ascii="Times New Roman" w:hAnsi="Times New Roman" w:cs="Times New Roman"/>
                <w:sz w:val="20"/>
                <w:szCs w:val="20"/>
              </w:rPr>
              <w:lastRenderedPageBreak/>
              <w:t>5</w:t>
            </w:r>
          </w:p>
        </w:tc>
        <w:tc>
          <w:tcPr>
            <w:tcW w:w="883" w:type="dxa"/>
            <w:tcBorders>
              <w:top w:val="nil"/>
              <w:left w:val="nil"/>
              <w:bottom w:val="nil"/>
              <w:right w:val="nil"/>
            </w:tcBorders>
          </w:tcPr>
          <w:p w14:paraId="7FAE186C" w14:textId="77777777" w:rsidR="00E27D67" w:rsidRDefault="00000000">
            <w:pPr>
              <w:pStyle w:val="Compact"/>
              <w:spacing w:after="0"/>
            </w:pPr>
            <w:r>
              <w:rPr>
                <w:rFonts w:ascii="Times New Roman" w:hAnsi="Times New Roman" w:cs="Times New Roman"/>
                <w:sz w:val="20"/>
                <w:szCs w:val="20"/>
              </w:rPr>
              <w:t>Rozvedená žena s finančným tlakom</w:t>
            </w:r>
          </w:p>
        </w:tc>
        <w:tc>
          <w:tcPr>
            <w:tcW w:w="883" w:type="dxa"/>
            <w:tcBorders>
              <w:top w:val="nil"/>
              <w:left w:val="nil"/>
              <w:bottom w:val="nil"/>
              <w:right w:val="nil"/>
            </w:tcBorders>
          </w:tcPr>
          <w:p w14:paraId="54EBE809"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79318466"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7BB122CE"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55912C4D"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3D5D5C5E"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41AD462F"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2F6A5038" w14:textId="77777777" w:rsidR="00E27D67" w:rsidRDefault="00000000">
            <w:pPr>
              <w:pStyle w:val="Compact"/>
              <w:spacing w:after="0"/>
            </w:pPr>
            <w:r>
              <w:rPr>
                <w:rFonts w:ascii="Times New Roman" w:hAnsi="Times New Roman" w:cs="Times New Roman"/>
                <w:sz w:val="20"/>
                <w:szCs w:val="20"/>
              </w:rPr>
              <w:t>33,3</w:t>
            </w:r>
          </w:p>
        </w:tc>
      </w:tr>
      <w:tr w:rsidR="00E27D67" w14:paraId="6490AF36" w14:textId="77777777" w:rsidTr="00E27D67">
        <w:trPr>
          <w:jc w:val="center"/>
        </w:trPr>
        <w:tc>
          <w:tcPr>
            <w:tcW w:w="883" w:type="dxa"/>
            <w:tcBorders>
              <w:top w:val="nil"/>
              <w:left w:val="nil"/>
              <w:bottom w:val="nil"/>
              <w:right w:val="nil"/>
            </w:tcBorders>
          </w:tcPr>
          <w:p w14:paraId="7C358488" w14:textId="77777777" w:rsidR="00E27D67" w:rsidRDefault="00000000">
            <w:pPr>
              <w:pStyle w:val="Compact"/>
              <w:spacing w:after="0"/>
            </w:pPr>
            <w:r>
              <w:rPr>
                <w:rFonts w:ascii="Times New Roman" w:hAnsi="Times New Roman" w:cs="Times New Roman"/>
                <w:sz w:val="20"/>
                <w:szCs w:val="20"/>
              </w:rPr>
              <w:t>6</w:t>
            </w:r>
          </w:p>
        </w:tc>
        <w:tc>
          <w:tcPr>
            <w:tcW w:w="883" w:type="dxa"/>
            <w:tcBorders>
              <w:top w:val="nil"/>
              <w:left w:val="nil"/>
              <w:bottom w:val="nil"/>
              <w:right w:val="nil"/>
            </w:tcBorders>
          </w:tcPr>
          <w:p w14:paraId="2C2A62DF" w14:textId="77777777" w:rsidR="00E27D67" w:rsidRDefault="00000000">
            <w:pPr>
              <w:pStyle w:val="Compact"/>
              <w:spacing w:after="0"/>
            </w:pPr>
            <w:r>
              <w:rPr>
                <w:rFonts w:ascii="Times New Roman" w:hAnsi="Times New Roman" w:cs="Times New Roman"/>
                <w:sz w:val="20"/>
                <w:szCs w:val="20"/>
              </w:rPr>
              <w:t>Muž s dlhou pracovnou záťažou</w:t>
            </w:r>
          </w:p>
        </w:tc>
        <w:tc>
          <w:tcPr>
            <w:tcW w:w="883" w:type="dxa"/>
            <w:tcBorders>
              <w:top w:val="nil"/>
              <w:left w:val="nil"/>
              <w:bottom w:val="nil"/>
              <w:right w:val="nil"/>
            </w:tcBorders>
          </w:tcPr>
          <w:p w14:paraId="711FDC73"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6E592701"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6D3A3B89"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6E0ADF71" w14:textId="77777777" w:rsidR="00E27D67" w:rsidRDefault="00000000">
            <w:pPr>
              <w:pStyle w:val="Compact"/>
              <w:spacing w:after="0"/>
            </w:pPr>
            <w:r>
              <w:rPr>
                <w:rFonts w:ascii="Times New Roman" w:hAnsi="Times New Roman" w:cs="Times New Roman"/>
                <w:sz w:val="20"/>
                <w:szCs w:val="20"/>
              </w:rPr>
              <w:t>3,3</w:t>
            </w:r>
          </w:p>
        </w:tc>
        <w:tc>
          <w:tcPr>
            <w:tcW w:w="883" w:type="dxa"/>
            <w:tcBorders>
              <w:top w:val="nil"/>
              <w:left w:val="nil"/>
              <w:bottom w:val="nil"/>
              <w:right w:val="nil"/>
            </w:tcBorders>
          </w:tcPr>
          <w:p w14:paraId="322AE8D0"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333249A8"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2B40808F" w14:textId="77777777" w:rsidR="00E27D67" w:rsidRDefault="00000000">
            <w:pPr>
              <w:pStyle w:val="Compact"/>
              <w:spacing w:after="0"/>
            </w:pPr>
            <w:r>
              <w:rPr>
                <w:rFonts w:ascii="Times New Roman" w:hAnsi="Times New Roman" w:cs="Times New Roman"/>
                <w:sz w:val="20"/>
                <w:szCs w:val="20"/>
              </w:rPr>
              <w:t>83,3</w:t>
            </w:r>
          </w:p>
        </w:tc>
      </w:tr>
      <w:tr w:rsidR="00E27D67" w14:paraId="55CFF0AC" w14:textId="77777777" w:rsidTr="00E27D67">
        <w:trPr>
          <w:jc w:val="center"/>
        </w:trPr>
        <w:tc>
          <w:tcPr>
            <w:tcW w:w="883" w:type="dxa"/>
            <w:tcBorders>
              <w:top w:val="nil"/>
              <w:left w:val="nil"/>
              <w:bottom w:val="nil"/>
              <w:right w:val="nil"/>
            </w:tcBorders>
          </w:tcPr>
          <w:p w14:paraId="1D9E8C7A" w14:textId="77777777" w:rsidR="00E27D67" w:rsidRDefault="00000000">
            <w:pPr>
              <w:pStyle w:val="Compact"/>
              <w:spacing w:after="0"/>
            </w:pPr>
            <w:r>
              <w:rPr>
                <w:rFonts w:ascii="Times New Roman" w:hAnsi="Times New Roman" w:cs="Times New Roman"/>
                <w:sz w:val="20"/>
                <w:szCs w:val="20"/>
              </w:rPr>
              <w:t>12</w:t>
            </w:r>
          </w:p>
        </w:tc>
        <w:tc>
          <w:tcPr>
            <w:tcW w:w="883" w:type="dxa"/>
            <w:tcBorders>
              <w:top w:val="nil"/>
              <w:left w:val="nil"/>
              <w:bottom w:val="nil"/>
              <w:right w:val="nil"/>
            </w:tcBorders>
          </w:tcPr>
          <w:p w14:paraId="667FE056" w14:textId="77777777" w:rsidR="00E27D67" w:rsidRDefault="00000000">
            <w:pPr>
              <w:pStyle w:val="Compact"/>
              <w:spacing w:after="0"/>
            </w:pPr>
            <w:r>
              <w:rPr>
                <w:rFonts w:ascii="Times New Roman" w:hAnsi="Times New Roman" w:cs="Times New Roman"/>
                <w:sz w:val="20"/>
                <w:szCs w:val="20"/>
              </w:rPr>
              <w:t>Muž s vysokou zodpovednosťou a utlmeným prežívaním</w:t>
            </w:r>
          </w:p>
        </w:tc>
        <w:tc>
          <w:tcPr>
            <w:tcW w:w="883" w:type="dxa"/>
            <w:tcBorders>
              <w:top w:val="nil"/>
              <w:left w:val="nil"/>
              <w:bottom w:val="nil"/>
              <w:right w:val="nil"/>
            </w:tcBorders>
          </w:tcPr>
          <w:p w14:paraId="52CE300A"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4B15BF95"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1C6389B4" w14:textId="77777777" w:rsidR="00E27D67" w:rsidRDefault="00000000">
            <w:pPr>
              <w:pStyle w:val="Compact"/>
              <w:spacing w:after="0"/>
            </w:pPr>
            <w:r>
              <w:rPr>
                <w:rFonts w:ascii="Times New Roman" w:hAnsi="Times New Roman" w:cs="Times New Roman"/>
                <w:sz w:val="20"/>
                <w:szCs w:val="20"/>
              </w:rPr>
              <w:t>2,7</w:t>
            </w:r>
          </w:p>
        </w:tc>
        <w:tc>
          <w:tcPr>
            <w:tcW w:w="883" w:type="dxa"/>
            <w:tcBorders>
              <w:top w:val="nil"/>
              <w:left w:val="nil"/>
              <w:bottom w:val="nil"/>
              <w:right w:val="nil"/>
            </w:tcBorders>
          </w:tcPr>
          <w:p w14:paraId="31A67850"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5A625832"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09DE6CC7"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nil"/>
              <w:right w:val="nil"/>
            </w:tcBorders>
          </w:tcPr>
          <w:p w14:paraId="34FFD660" w14:textId="77777777" w:rsidR="00E27D67" w:rsidRDefault="00000000">
            <w:pPr>
              <w:pStyle w:val="Compact"/>
              <w:spacing w:after="0"/>
            </w:pPr>
            <w:r>
              <w:rPr>
                <w:rFonts w:ascii="Times New Roman" w:hAnsi="Times New Roman" w:cs="Times New Roman"/>
                <w:sz w:val="20"/>
                <w:szCs w:val="20"/>
              </w:rPr>
              <w:t>83,3</w:t>
            </w:r>
          </w:p>
        </w:tc>
      </w:tr>
      <w:tr w:rsidR="00E27D67" w14:paraId="6B1A810D" w14:textId="77777777" w:rsidTr="00E27D67">
        <w:trPr>
          <w:jc w:val="center"/>
        </w:trPr>
        <w:tc>
          <w:tcPr>
            <w:tcW w:w="883" w:type="dxa"/>
            <w:tcBorders>
              <w:top w:val="nil"/>
              <w:left w:val="nil"/>
              <w:bottom w:val="nil"/>
              <w:right w:val="nil"/>
            </w:tcBorders>
          </w:tcPr>
          <w:p w14:paraId="2550E17C" w14:textId="77777777" w:rsidR="00E27D67" w:rsidRDefault="00000000">
            <w:pPr>
              <w:pStyle w:val="Compact"/>
              <w:spacing w:after="0"/>
            </w:pPr>
            <w:r>
              <w:rPr>
                <w:rFonts w:ascii="Times New Roman" w:hAnsi="Times New Roman" w:cs="Times New Roman"/>
                <w:sz w:val="20"/>
                <w:szCs w:val="20"/>
              </w:rPr>
              <w:t>3</w:t>
            </w:r>
          </w:p>
        </w:tc>
        <w:tc>
          <w:tcPr>
            <w:tcW w:w="883" w:type="dxa"/>
            <w:tcBorders>
              <w:top w:val="nil"/>
              <w:left w:val="nil"/>
              <w:bottom w:val="nil"/>
              <w:right w:val="nil"/>
            </w:tcBorders>
          </w:tcPr>
          <w:p w14:paraId="2AE71436" w14:textId="77777777" w:rsidR="00E27D67" w:rsidRDefault="00000000">
            <w:pPr>
              <w:pStyle w:val="Compact"/>
              <w:spacing w:after="0"/>
            </w:pPr>
            <w:r>
              <w:rPr>
                <w:rFonts w:ascii="Times New Roman" w:hAnsi="Times New Roman" w:cs="Times New Roman"/>
                <w:sz w:val="20"/>
                <w:szCs w:val="20"/>
              </w:rPr>
              <w:t>Žena v strednom veku s caregiving záťažou</w:t>
            </w:r>
          </w:p>
        </w:tc>
        <w:tc>
          <w:tcPr>
            <w:tcW w:w="883" w:type="dxa"/>
            <w:tcBorders>
              <w:top w:val="nil"/>
              <w:left w:val="nil"/>
              <w:bottom w:val="nil"/>
              <w:right w:val="nil"/>
            </w:tcBorders>
          </w:tcPr>
          <w:p w14:paraId="7DFF1E00" w14:textId="77777777" w:rsidR="00E27D67"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3F2EE3A8"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04E06F0A"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31107F4B"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60F01D9C" w14:textId="77777777" w:rsidR="00E27D67" w:rsidRDefault="00000000">
            <w:pPr>
              <w:pStyle w:val="Compact"/>
              <w:spacing w:after="0"/>
            </w:pPr>
            <w:r>
              <w:rPr>
                <w:rFonts w:ascii="Times New Roman" w:hAnsi="Times New Roman" w:cs="Times New Roman"/>
                <w:sz w:val="20"/>
                <w:szCs w:val="20"/>
              </w:rPr>
              <w:t>skôr stredne ťažká</w:t>
            </w:r>
          </w:p>
        </w:tc>
        <w:tc>
          <w:tcPr>
            <w:tcW w:w="883" w:type="dxa"/>
            <w:tcBorders>
              <w:top w:val="nil"/>
              <w:left w:val="nil"/>
              <w:bottom w:val="nil"/>
              <w:right w:val="nil"/>
            </w:tcBorders>
          </w:tcPr>
          <w:p w14:paraId="76ACE0CE"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613937B2" w14:textId="77777777" w:rsidR="00E27D67" w:rsidRDefault="00000000">
            <w:pPr>
              <w:pStyle w:val="Compact"/>
              <w:spacing w:after="0"/>
            </w:pPr>
            <w:r>
              <w:rPr>
                <w:rFonts w:ascii="Times New Roman" w:hAnsi="Times New Roman" w:cs="Times New Roman"/>
                <w:sz w:val="20"/>
                <w:szCs w:val="20"/>
              </w:rPr>
              <w:t>66,7</w:t>
            </w:r>
          </w:p>
        </w:tc>
      </w:tr>
      <w:tr w:rsidR="00E27D67" w14:paraId="6EE372A2" w14:textId="77777777" w:rsidTr="00E27D67">
        <w:trPr>
          <w:jc w:val="center"/>
        </w:trPr>
        <w:tc>
          <w:tcPr>
            <w:tcW w:w="883" w:type="dxa"/>
            <w:tcBorders>
              <w:top w:val="nil"/>
              <w:left w:val="nil"/>
              <w:bottom w:val="nil"/>
              <w:right w:val="nil"/>
            </w:tcBorders>
          </w:tcPr>
          <w:p w14:paraId="72D5C44F" w14:textId="77777777" w:rsidR="00E27D67" w:rsidRDefault="00000000">
            <w:pPr>
              <w:pStyle w:val="Compact"/>
              <w:spacing w:after="0"/>
            </w:pPr>
            <w:r>
              <w:rPr>
                <w:rFonts w:ascii="Times New Roman" w:hAnsi="Times New Roman" w:cs="Times New Roman"/>
                <w:sz w:val="20"/>
                <w:szCs w:val="20"/>
              </w:rPr>
              <w:t>9</w:t>
            </w:r>
          </w:p>
        </w:tc>
        <w:tc>
          <w:tcPr>
            <w:tcW w:w="883" w:type="dxa"/>
            <w:tcBorders>
              <w:top w:val="nil"/>
              <w:left w:val="nil"/>
              <w:bottom w:val="nil"/>
              <w:right w:val="nil"/>
            </w:tcBorders>
          </w:tcPr>
          <w:p w14:paraId="0DD8FCD2" w14:textId="77777777" w:rsidR="00E27D67" w:rsidRDefault="00000000">
            <w:pPr>
              <w:pStyle w:val="Compact"/>
              <w:spacing w:after="0"/>
            </w:pPr>
            <w:r>
              <w:rPr>
                <w:rFonts w:ascii="Times New Roman" w:hAnsi="Times New Roman" w:cs="Times New Roman"/>
                <w:sz w:val="20"/>
                <w:szCs w:val="20"/>
              </w:rPr>
              <w:t>Výkonovo zaťažená žena s rumináciami</w:t>
            </w:r>
          </w:p>
        </w:tc>
        <w:tc>
          <w:tcPr>
            <w:tcW w:w="883" w:type="dxa"/>
            <w:tcBorders>
              <w:top w:val="nil"/>
              <w:left w:val="nil"/>
              <w:bottom w:val="nil"/>
              <w:right w:val="nil"/>
            </w:tcBorders>
          </w:tcPr>
          <w:p w14:paraId="5867A9FA" w14:textId="77777777" w:rsidR="00E27D67"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1BF0C3AC"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7E8F6DE1"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5F774D1E"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7ED665D1"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020CEEAD"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452D1DF7" w14:textId="77777777" w:rsidR="00E27D67" w:rsidRDefault="00000000">
            <w:pPr>
              <w:pStyle w:val="Compact"/>
              <w:spacing w:after="0"/>
            </w:pPr>
            <w:r>
              <w:rPr>
                <w:rFonts w:ascii="Times New Roman" w:hAnsi="Times New Roman" w:cs="Times New Roman"/>
                <w:sz w:val="20"/>
                <w:szCs w:val="20"/>
              </w:rPr>
              <w:t>50,0</w:t>
            </w:r>
          </w:p>
        </w:tc>
      </w:tr>
      <w:tr w:rsidR="00E27D67" w14:paraId="1ED622A9" w14:textId="77777777" w:rsidTr="00E27D67">
        <w:trPr>
          <w:jc w:val="center"/>
        </w:trPr>
        <w:tc>
          <w:tcPr>
            <w:tcW w:w="883" w:type="dxa"/>
            <w:tcBorders>
              <w:top w:val="nil"/>
              <w:left w:val="nil"/>
              <w:bottom w:val="nil"/>
              <w:right w:val="nil"/>
            </w:tcBorders>
          </w:tcPr>
          <w:p w14:paraId="26B1A2E5" w14:textId="77777777" w:rsidR="00E27D67" w:rsidRDefault="00000000">
            <w:pPr>
              <w:pStyle w:val="Compact"/>
              <w:spacing w:after="0"/>
            </w:pPr>
            <w:r>
              <w:rPr>
                <w:rFonts w:ascii="Times New Roman" w:hAnsi="Times New Roman" w:cs="Times New Roman"/>
                <w:sz w:val="20"/>
                <w:szCs w:val="20"/>
              </w:rPr>
              <w:t>8</w:t>
            </w:r>
          </w:p>
        </w:tc>
        <w:tc>
          <w:tcPr>
            <w:tcW w:w="883" w:type="dxa"/>
            <w:tcBorders>
              <w:top w:val="nil"/>
              <w:left w:val="nil"/>
              <w:bottom w:val="nil"/>
              <w:right w:val="nil"/>
            </w:tcBorders>
          </w:tcPr>
          <w:p w14:paraId="07C2F034" w14:textId="77777777" w:rsidR="00E27D67" w:rsidRDefault="00000000">
            <w:pPr>
              <w:pStyle w:val="Compact"/>
              <w:spacing w:after="0"/>
            </w:pPr>
            <w:r>
              <w:rPr>
                <w:rFonts w:ascii="Times New Roman" w:hAnsi="Times New Roman" w:cs="Times New Roman"/>
                <w:sz w:val="20"/>
                <w:szCs w:val="20"/>
              </w:rPr>
              <w:t>Starší muž po strate rutiny</w:t>
            </w:r>
          </w:p>
        </w:tc>
        <w:tc>
          <w:tcPr>
            <w:tcW w:w="883" w:type="dxa"/>
            <w:tcBorders>
              <w:top w:val="nil"/>
              <w:left w:val="nil"/>
              <w:bottom w:val="nil"/>
              <w:right w:val="nil"/>
            </w:tcBorders>
          </w:tcPr>
          <w:p w14:paraId="5C85B987" w14:textId="77777777" w:rsidR="00E27D67"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112B6A8E"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49A37C63"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1FE7C1A7" w14:textId="77777777" w:rsidR="00E27D67" w:rsidRDefault="00000000">
            <w:pPr>
              <w:pStyle w:val="Compact"/>
              <w:spacing w:after="0"/>
            </w:pPr>
            <w:r>
              <w:rPr>
                <w:rFonts w:ascii="Times New Roman" w:hAnsi="Times New Roman" w:cs="Times New Roman"/>
                <w:sz w:val="20"/>
                <w:szCs w:val="20"/>
              </w:rPr>
              <w:t>3,3</w:t>
            </w:r>
          </w:p>
        </w:tc>
        <w:tc>
          <w:tcPr>
            <w:tcW w:w="883" w:type="dxa"/>
            <w:tcBorders>
              <w:top w:val="nil"/>
              <w:left w:val="nil"/>
              <w:bottom w:val="nil"/>
              <w:right w:val="nil"/>
            </w:tcBorders>
          </w:tcPr>
          <w:p w14:paraId="18FCD56C" w14:textId="77777777" w:rsidR="00E27D67" w:rsidRDefault="00000000">
            <w:pPr>
              <w:pStyle w:val="Compact"/>
              <w:spacing w:after="0"/>
            </w:pPr>
            <w:r>
              <w:rPr>
                <w:rFonts w:ascii="Times New Roman" w:hAnsi="Times New Roman" w:cs="Times New Roman"/>
                <w:sz w:val="20"/>
                <w:szCs w:val="20"/>
              </w:rPr>
              <w:t>skôr mierna</w:t>
            </w:r>
          </w:p>
        </w:tc>
        <w:tc>
          <w:tcPr>
            <w:tcW w:w="883" w:type="dxa"/>
            <w:tcBorders>
              <w:top w:val="nil"/>
              <w:left w:val="nil"/>
              <w:bottom w:val="nil"/>
              <w:right w:val="nil"/>
            </w:tcBorders>
          </w:tcPr>
          <w:p w14:paraId="36945B17"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74774670" w14:textId="77777777" w:rsidR="00E27D67" w:rsidRDefault="00000000">
            <w:pPr>
              <w:pStyle w:val="Compact"/>
              <w:spacing w:after="0"/>
            </w:pPr>
            <w:r>
              <w:rPr>
                <w:rFonts w:ascii="Times New Roman" w:hAnsi="Times New Roman" w:cs="Times New Roman"/>
                <w:sz w:val="20"/>
                <w:szCs w:val="20"/>
              </w:rPr>
              <w:t>33,3</w:t>
            </w:r>
          </w:p>
        </w:tc>
      </w:tr>
      <w:tr w:rsidR="00E27D67" w14:paraId="37AE272C" w14:textId="77777777" w:rsidTr="00E27D67">
        <w:trPr>
          <w:jc w:val="center"/>
        </w:trPr>
        <w:tc>
          <w:tcPr>
            <w:tcW w:w="883" w:type="dxa"/>
            <w:tcBorders>
              <w:top w:val="nil"/>
              <w:left w:val="nil"/>
              <w:bottom w:val="nil"/>
              <w:right w:val="nil"/>
            </w:tcBorders>
          </w:tcPr>
          <w:p w14:paraId="17FC7D7F" w14:textId="77777777" w:rsidR="00E27D67" w:rsidRDefault="00000000">
            <w:pPr>
              <w:pStyle w:val="Compact"/>
              <w:spacing w:after="0"/>
            </w:pPr>
            <w:r>
              <w:rPr>
                <w:rFonts w:ascii="Times New Roman" w:hAnsi="Times New Roman" w:cs="Times New Roman"/>
                <w:sz w:val="20"/>
                <w:szCs w:val="20"/>
              </w:rPr>
              <w:t>10</w:t>
            </w:r>
          </w:p>
        </w:tc>
        <w:tc>
          <w:tcPr>
            <w:tcW w:w="883" w:type="dxa"/>
            <w:tcBorders>
              <w:top w:val="nil"/>
              <w:left w:val="nil"/>
              <w:bottom w:val="nil"/>
              <w:right w:val="nil"/>
            </w:tcBorders>
          </w:tcPr>
          <w:p w14:paraId="4C672B48" w14:textId="77777777" w:rsidR="00E27D67" w:rsidRDefault="00000000">
            <w:pPr>
              <w:pStyle w:val="Compact"/>
              <w:spacing w:after="0"/>
            </w:pPr>
            <w:r>
              <w:rPr>
                <w:rFonts w:ascii="Times New Roman" w:hAnsi="Times New Roman" w:cs="Times New Roman"/>
                <w:sz w:val="20"/>
                <w:szCs w:val="20"/>
              </w:rPr>
              <w:t>Muž s rutinou, stagnáciou a pasívnym A9</w:t>
            </w:r>
          </w:p>
        </w:tc>
        <w:tc>
          <w:tcPr>
            <w:tcW w:w="883" w:type="dxa"/>
            <w:tcBorders>
              <w:top w:val="nil"/>
              <w:left w:val="nil"/>
              <w:bottom w:val="nil"/>
              <w:right w:val="nil"/>
            </w:tcBorders>
          </w:tcPr>
          <w:p w14:paraId="2CF44133" w14:textId="77777777" w:rsidR="00E27D67" w:rsidRDefault="00000000">
            <w:pPr>
              <w:pStyle w:val="Compact"/>
              <w:spacing w:after="0"/>
            </w:pPr>
            <w:r>
              <w:rPr>
                <w:rFonts w:ascii="Times New Roman" w:hAnsi="Times New Roman" w:cs="Times New Roman"/>
                <w:sz w:val="20"/>
                <w:szCs w:val="20"/>
              </w:rPr>
              <w:t>3,1</w:t>
            </w:r>
          </w:p>
        </w:tc>
        <w:tc>
          <w:tcPr>
            <w:tcW w:w="883" w:type="dxa"/>
            <w:tcBorders>
              <w:top w:val="nil"/>
              <w:left w:val="nil"/>
              <w:bottom w:val="nil"/>
              <w:right w:val="nil"/>
            </w:tcBorders>
          </w:tcPr>
          <w:p w14:paraId="3176056A"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17BA7CB7" w14:textId="77777777" w:rsidR="00E27D67" w:rsidRDefault="00000000">
            <w:pPr>
              <w:pStyle w:val="Compact"/>
              <w:spacing w:after="0"/>
            </w:pPr>
            <w:r>
              <w:rPr>
                <w:rFonts w:ascii="Times New Roman" w:hAnsi="Times New Roman" w:cs="Times New Roman"/>
                <w:sz w:val="20"/>
                <w:szCs w:val="20"/>
              </w:rPr>
              <w:t>2,8</w:t>
            </w:r>
          </w:p>
        </w:tc>
        <w:tc>
          <w:tcPr>
            <w:tcW w:w="883" w:type="dxa"/>
            <w:tcBorders>
              <w:top w:val="nil"/>
              <w:left w:val="nil"/>
              <w:bottom w:val="nil"/>
              <w:right w:val="nil"/>
            </w:tcBorders>
          </w:tcPr>
          <w:p w14:paraId="684F3DB6"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42FF6907"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5B6CF953"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7EA5BF70" w14:textId="77777777" w:rsidR="00E27D67" w:rsidRDefault="00000000">
            <w:pPr>
              <w:pStyle w:val="Compact"/>
              <w:spacing w:after="0"/>
            </w:pPr>
            <w:r>
              <w:rPr>
                <w:rFonts w:ascii="Times New Roman" w:hAnsi="Times New Roman" w:cs="Times New Roman"/>
                <w:sz w:val="20"/>
                <w:szCs w:val="20"/>
              </w:rPr>
              <w:t>0,0</w:t>
            </w:r>
          </w:p>
        </w:tc>
      </w:tr>
      <w:tr w:rsidR="00E27D67" w14:paraId="6C79CFF6" w14:textId="77777777" w:rsidTr="00E27D67">
        <w:trPr>
          <w:jc w:val="center"/>
        </w:trPr>
        <w:tc>
          <w:tcPr>
            <w:tcW w:w="883" w:type="dxa"/>
            <w:tcBorders>
              <w:top w:val="nil"/>
              <w:left w:val="nil"/>
              <w:bottom w:val="nil"/>
              <w:right w:val="nil"/>
            </w:tcBorders>
          </w:tcPr>
          <w:p w14:paraId="2F2183A6" w14:textId="77777777" w:rsidR="00E27D67" w:rsidRDefault="00000000">
            <w:pPr>
              <w:pStyle w:val="Compact"/>
              <w:spacing w:after="0"/>
            </w:pPr>
            <w:r>
              <w:rPr>
                <w:rFonts w:ascii="Times New Roman" w:hAnsi="Times New Roman" w:cs="Times New Roman"/>
                <w:sz w:val="20"/>
                <w:szCs w:val="20"/>
              </w:rPr>
              <w:t>7</w:t>
            </w:r>
          </w:p>
        </w:tc>
        <w:tc>
          <w:tcPr>
            <w:tcW w:w="883" w:type="dxa"/>
            <w:tcBorders>
              <w:top w:val="nil"/>
              <w:left w:val="nil"/>
              <w:bottom w:val="nil"/>
              <w:right w:val="nil"/>
            </w:tcBorders>
          </w:tcPr>
          <w:p w14:paraId="33C447C7" w14:textId="77777777" w:rsidR="00E27D67" w:rsidRDefault="00000000">
            <w:pPr>
              <w:pStyle w:val="Compact"/>
              <w:spacing w:after="0"/>
            </w:pPr>
            <w:r>
              <w:rPr>
                <w:rFonts w:ascii="Times New Roman" w:hAnsi="Times New Roman" w:cs="Times New Roman"/>
                <w:sz w:val="20"/>
                <w:szCs w:val="20"/>
              </w:rPr>
              <w:t xml:space="preserve">Staršia vdova so </w:t>
            </w:r>
            <w:r>
              <w:rPr>
                <w:rFonts w:ascii="Times New Roman" w:hAnsi="Times New Roman" w:cs="Times New Roman"/>
                <w:sz w:val="20"/>
                <w:szCs w:val="20"/>
              </w:rPr>
              <w:lastRenderedPageBreak/>
              <w:t>stratou rytmu</w:t>
            </w:r>
          </w:p>
        </w:tc>
        <w:tc>
          <w:tcPr>
            <w:tcW w:w="883" w:type="dxa"/>
            <w:tcBorders>
              <w:top w:val="nil"/>
              <w:left w:val="nil"/>
              <w:bottom w:val="nil"/>
              <w:right w:val="nil"/>
            </w:tcBorders>
          </w:tcPr>
          <w:p w14:paraId="0C027A48" w14:textId="77777777" w:rsidR="00E27D67" w:rsidRDefault="00000000">
            <w:pPr>
              <w:pStyle w:val="Compact"/>
              <w:spacing w:after="0"/>
            </w:pPr>
            <w:r>
              <w:rPr>
                <w:rFonts w:ascii="Times New Roman" w:hAnsi="Times New Roman" w:cs="Times New Roman"/>
                <w:sz w:val="20"/>
                <w:szCs w:val="20"/>
              </w:rPr>
              <w:lastRenderedPageBreak/>
              <w:t>3,2</w:t>
            </w:r>
          </w:p>
        </w:tc>
        <w:tc>
          <w:tcPr>
            <w:tcW w:w="883" w:type="dxa"/>
            <w:tcBorders>
              <w:top w:val="nil"/>
              <w:left w:val="nil"/>
              <w:bottom w:val="nil"/>
              <w:right w:val="nil"/>
            </w:tcBorders>
          </w:tcPr>
          <w:p w14:paraId="5619DF97"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39A38FFA"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nil"/>
              <w:right w:val="nil"/>
            </w:tcBorders>
          </w:tcPr>
          <w:p w14:paraId="52D747C8"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nil"/>
              <w:right w:val="nil"/>
            </w:tcBorders>
          </w:tcPr>
          <w:p w14:paraId="27E994F5"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nil"/>
              <w:right w:val="nil"/>
            </w:tcBorders>
          </w:tcPr>
          <w:p w14:paraId="4704318D" w14:textId="77777777" w:rsidR="00E27D67" w:rsidRDefault="00000000">
            <w:pPr>
              <w:pStyle w:val="Compact"/>
              <w:spacing w:after="0"/>
            </w:pPr>
            <w:r>
              <w:rPr>
                <w:rFonts w:ascii="Times New Roman" w:hAnsi="Times New Roman" w:cs="Times New Roman"/>
                <w:sz w:val="20"/>
                <w:szCs w:val="20"/>
              </w:rPr>
              <w:t>skôr stredne ťažká</w:t>
            </w:r>
          </w:p>
        </w:tc>
        <w:tc>
          <w:tcPr>
            <w:tcW w:w="879" w:type="dxa"/>
            <w:tcBorders>
              <w:top w:val="nil"/>
              <w:left w:val="nil"/>
              <w:bottom w:val="nil"/>
              <w:right w:val="nil"/>
            </w:tcBorders>
          </w:tcPr>
          <w:p w14:paraId="06EDD10F" w14:textId="77777777" w:rsidR="00E27D67" w:rsidRDefault="00000000">
            <w:pPr>
              <w:pStyle w:val="Compact"/>
              <w:spacing w:after="0"/>
            </w:pPr>
            <w:r>
              <w:rPr>
                <w:rFonts w:ascii="Times New Roman" w:hAnsi="Times New Roman" w:cs="Times New Roman"/>
                <w:sz w:val="20"/>
                <w:szCs w:val="20"/>
              </w:rPr>
              <w:t>50,0</w:t>
            </w:r>
          </w:p>
        </w:tc>
      </w:tr>
      <w:tr w:rsidR="00E27D67" w14:paraId="67D641BC" w14:textId="77777777" w:rsidTr="00E27D67">
        <w:trPr>
          <w:jc w:val="center"/>
        </w:trPr>
        <w:tc>
          <w:tcPr>
            <w:tcW w:w="883" w:type="dxa"/>
            <w:tcBorders>
              <w:top w:val="nil"/>
              <w:left w:val="nil"/>
              <w:bottom w:val="single" w:sz="10" w:space="0" w:color="000000"/>
              <w:right w:val="nil"/>
            </w:tcBorders>
          </w:tcPr>
          <w:p w14:paraId="182C1452" w14:textId="77777777" w:rsidR="00E27D67" w:rsidRDefault="00000000">
            <w:pPr>
              <w:pStyle w:val="Compact"/>
              <w:spacing w:after="0"/>
            </w:pPr>
            <w:r>
              <w:rPr>
                <w:rFonts w:ascii="Times New Roman" w:hAnsi="Times New Roman" w:cs="Times New Roman"/>
                <w:sz w:val="20"/>
                <w:szCs w:val="20"/>
              </w:rPr>
              <w:t>11</w:t>
            </w:r>
          </w:p>
        </w:tc>
        <w:tc>
          <w:tcPr>
            <w:tcW w:w="883" w:type="dxa"/>
            <w:tcBorders>
              <w:top w:val="nil"/>
              <w:left w:val="nil"/>
              <w:bottom w:val="single" w:sz="10" w:space="0" w:color="000000"/>
              <w:right w:val="nil"/>
            </w:tcBorders>
          </w:tcPr>
          <w:p w14:paraId="6E143C51" w14:textId="77777777" w:rsidR="00E27D67" w:rsidRDefault="00000000">
            <w:pPr>
              <w:pStyle w:val="Compact"/>
              <w:spacing w:after="0"/>
            </w:pPr>
            <w:r>
              <w:rPr>
                <w:rFonts w:ascii="Times New Roman" w:hAnsi="Times New Roman" w:cs="Times New Roman"/>
                <w:sz w:val="20"/>
                <w:szCs w:val="20"/>
              </w:rPr>
              <w:t>Žena s nízkym príjmom a sociálnym stiahnutím</w:t>
            </w:r>
          </w:p>
        </w:tc>
        <w:tc>
          <w:tcPr>
            <w:tcW w:w="883" w:type="dxa"/>
            <w:tcBorders>
              <w:top w:val="nil"/>
              <w:left w:val="nil"/>
              <w:bottom w:val="single" w:sz="10" w:space="0" w:color="000000"/>
              <w:right w:val="nil"/>
            </w:tcBorders>
          </w:tcPr>
          <w:p w14:paraId="195AE7EA" w14:textId="77777777" w:rsidR="00E27D67" w:rsidRDefault="00000000">
            <w:pPr>
              <w:pStyle w:val="Compact"/>
              <w:spacing w:after="0"/>
            </w:pPr>
            <w:r>
              <w:rPr>
                <w:rFonts w:ascii="Times New Roman" w:hAnsi="Times New Roman" w:cs="Times New Roman"/>
                <w:sz w:val="20"/>
                <w:szCs w:val="20"/>
              </w:rPr>
              <w:t>3,2</w:t>
            </w:r>
          </w:p>
        </w:tc>
        <w:tc>
          <w:tcPr>
            <w:tcW w:w="883" w:type="dxa"/>
            <w:tcBorders>
              <w:top w:val="nil"/>
              <w:left w:val="nil"/>
              <w:bottom w:val="single" w:sz="10" w:space="0" w:color="000000"/>
              <w:right w:val="nil"/>
            </w:tcBorders>
          </w:tcPr>
          <w:p w14:paraId="4F7FB27B" w14:textId="77777777" w:rsidR="00E27D67" w:rsidRDefault="00000000">
            <w:pPr>
              <w:pStyle w:val="Compact"/>
              <w:spacing w:after="0"/>
            </w:pPr>
            <w:r>
              <w:rPr>
                <w:rFonts w:ascii="Times New Roman" w:hAnsi="Times New Roman" w:cs="Times New Roman"/>
                <w:sz w:val="20"/>
                <w:szCs w:val="20"/>
              </w:rPr>
              <w:t>3,3</w:t>
            </w:r>
          </w:p>
        </w:tc>
        <w:tc>
          <w:tcPr>
            <w:tcW w:w="883" w:type="dxa"/>
            <w:tcBorders>
              <w:top w:val="nil"/>
              <w:left w:val="nil"/>
              <w:bottom w:val="single" w:sz="10" w:space="0" w:color="000000"/>
              <w:right w:val="nil"/>
            </w:tcBorders>
          </w:tcPr>
          <w:p w14:paraId="70EEF48B" w14:textId="77777777" w:rsidR="00E27D67" w:rsidRDefault="00000000">
            <w:pPr>
              <w:pStyle w:val="Compact"/>
              <w:spacing w:after="0"/>
            </w:pPr>
            <w:r>
              <w:rPr>
                <w:rFonts w:ascii="Times New Roman" w:hAnsi="Times New Roman" w:cs="Times New Roman"/>
                <w:sz w:val="20"/>
                <w:szCs w:val="20"/>
              </w:rPr>
              <w:t>3,0</w:t>
            </w:r>
          </w:p>
        </w:tc>
        <w:tc>
          <w:tcPr>
            <w:tcW w:w="883" w:type="dxa"/>
            <w:tcBorders>
              <w:top w:val="nil"/>
              <w:left w:val="nil"/>
              <w:bottom w:val="single" w:sz="10" w:space="0" w:color="000000"/>
              <w:right w:val="nil"/>
            </w:tcBorders>
          </w:tcPr>
          <w:p w14:paraId="1A286CDD" w14:textId="77777777" w:rsidR="00E27D67" w:rsidRDefault="00000000">
            <w:pPr>
              <w:pStyle w:val="Compact"/>
              <w:spacing w:after="0"/>
            </w:pPr>
            <w:r>
              <w:rPr>
                <w:rFonts w:ascii="Times New Roman" w:hAnsi="Times New Roman" w:cs="Times New Roman"/>
                <w:sz w:val="20"/>
                <w:szCs w:val="20"/>
              </w:rPr>
              <w:t>3,3</w:t>
            </w:r>
          </w:p>
        </w:tc>
        <w:tc>
          <w:tcPr>
            <w:tcW w:w="883" w:type="dxa"/>
            <w:tcBorders>
              <w:top w:val="nil"/>
              <w:left w:val="nil"/>
              <w:bottom w:val="single" w:sz="10" w:space="0" w:color="000000"/>
              <w:right w:val="nil"/>
            </w:tcBorders>
          </w:tcPr>
          <w:p w14:paraId="1BE51136" w14:textId="77777777" w:rsidR="00E27D67" w:rsidRDefault="00000000">
            <w:pPr>
              <w:pStyle w:val="Compact"/>
              <w:spacing w:after="0"/>
            </w:pPr>
            <w:r>
              <w:rPr>
                <w:rFonts w:ascii="Times New Roman" w:hAnsi="Times New Roman" w:cs="Times New Roman"/>
                <w:sz w:val="20"/>
                <w:szCs w:val="20"/>
              </w:rPr>
              <w:t>skôr stredná</w:t>
            </w:r>
          </w:p>
        </w:tc>
        <w:tc>
          <w:tcPr>
            <w:tcW w:w="883" w:type="dxa"/>
            <w:tcBorders>
              <w:top w:val="nil"/>
              <w:left w:val="nil"/>
              <w:bottom w:val="single" w:sz="10" w:space="0" w:color="000000"/>
              <w:right w:val="nil"/>
            </w:tcBorders>
          </w:tcPr>
          <w:p w14:paraId="3DD1FD90" w14:textId="77777777" w:rsidR="00E27D67" w:rsidRDefault="00000000">
            <w:pPr>
              <w:pStyle w:val="Compact"/>
              <w:spacing w:after="0"/>
            </w:pPr>
            <w:r>
              <w:rPr>
                <w:rFonts w:ascii="Times New Roman" w:hAnsi="Times New Roman" w:cs="Times New Roman"/>
                <w:sz w:val="20"/>
                <w:szCs w:val="20"/>
              </w:rPr>
              <w:t>skôr stredná</w:t>
            </w:r>
          </w:p>
        </w:tc>
        <w:tc>
          <w:tcPr>
            <w:tcW w:w="879" w:type="dxa"/>
            <w:tcBorders>
              <w:top w:val="nil"/>
              <w:left w:val="nil"/>
              <w:bottom w:val="single" w:sz="10" w:space="0" w:color="000000"/>
              <w:right w:val="nil"/>
            </w:tcBorders>
          </w:tcPr>
          <w:p w14:paraId="3BF958F3" w14:textId="77777777" w:rsidR="00E27D67" w:rsidRDefault="00000000">
            <w:pPr>
              <w:pStyle w:val="Compact"/>
              <w:spacing w:after="0"/>
            </w:pPr>
            <w:r>
              <w:rPr>
                <w:rFonts w:ascii="Times New Roman" w:hAnsi="Times New Roman" w:cs="Times New Roman"/>
                <w:sz w:val="20"/>
                <w:szCs w:val="20"/>
              </w:rPr>
              <w:t>83,3</w:t>
            </w:r>
          </w:p>
        </w:tc>
      </w:tr>
    </w:tbl>
    <w:p w14:paraId="21A4B2DF" w14:textId="77777777" w:rsidR="00E27D67" w:rsidRDefault="00000000">
      <w:pPr>
        <w:pStyle w:val="Zkladntext"/>
      </w:pPr>
      <w:r>
        <w:rPr>
          <w:b/>
          <w:bCs/>
        </w:rPr>
        <w:t>Obrázok S4. Heatmap predbežnej expertnej kontroly seed scenárov.</w:t>
      </w:r>
    </w:p>
    <w:p w14:paraId="466EEC3A" w14:textId="77777777" w:rsidR="00E27D67" w:rsidRDefault="00000000">
      <w:pPr>
        <w:pStyle w:val="CaptionedFigure"/>
      </w:pPr>
      <w:r>
        <w:rPr>
          <w:noProof/>
        </w:rPr>
        <w:drawing>
          <wp:inline distT="0" distB="0" distL="0" distR="0" wp14:anchorId="7A1D21F5" wp14:editId="4AACB076">
            <wp:extent cx="5334000" cy="2631722"/>
            <wp:effectExtent l="0" t="0" r="0" b="0"/>
            <wp:docPr id="71" name="Picture" descr="Obrázok S4"/>
            <wp:cNvGraphicFramePr/>
            <a:graphic xmlns:a="http://schemas.openxmlformats.org/drawingml/2006/main">
              <a:graphicData uri="http://schemas.openxmlformats.org/drawingml/2006/picture">
                <pic:pic xmlns:pic="http://schemas.openxmlformats.org/drawingml/2006/picture">
                  <pic:nvPicPr>
                    <pic:cNvPr id="72" name="Picture" descr="/Users/pavol.bielik/dev/src/github.com/pbielik/diplomovka/figures/figure_s4_expert_review_seeds_heatmap.png"/>
                    <pic:cNvPicPr>
                      <a:picLocks noChangeAspect="1" noChangeArrowheads="1"/>
                    </pic:cNvPicPr>
                  </pic:nvPicPr>
                  <pic:blipFill>
                    <a:blip r:embed="rId10"/>
                    <a:stretch>
                      <a:fillRect/>
                    </a:stretch>
                  </pic:blipFill>
                  <pic:spPr bwMode="auto">
                    <a:xfrm>
                      <a:off x="0" y="0"/>
                      <a:ext cx="5334000" cy="2631722"/>
                    </a:xfrm>
                    <a:prstGeom prst="rect">
                      <a:avLst/>
                    </a:prstGeom>
                    <a:noFill/>
                    <a:ln w="9525">
                      <a:noFill/>
                      <a:headEnd/>
                      <a:tailEnd/>
                    </a:ln>
                  </pic:spPr>
                </pic:pic>
              </a:graphicData>
            </a:graphic>
          </wp:inline>
        </w:drawing>
      </w:r>
    </w:p>
    <w:p w14:paraId="28695765" w14:textId="77777777" w:rsidR="00E27D67" w:rsidRDefault="00000000">
      <w:pPr>
        <w:pStyle w:val="ImageCaption"/>
      </w:pPr>
      <w:r>
        <w:t>Obrázok S4</w:t>
      </w:r>
    </w:p>
    <w:p w14:paraId="6C4A8DDD" w14:textId="77777777" w:rsidR="00E27D67" w:rsidRDefault="00000000">
      <w:pPr>
        <w:pStyle w:val="Zkladntext"/>
      </w:pPr>
      <w:r>
        <w:t>Poznámka. Táto validačná vrstva sa interpretuje ako predbežná obsahová kalibrácia nástroja a seedov, nie ako finálny psychometrický dôkaz validity.</w:t>
      </w:r>
    </w:p>
    <w:p w14:paraId="03313EC4" w14:textId="77777777" w:rsidR="00E27D67" w:rsidRDefault="00000000">
      <w:pPr>
        <w:pStyle w:val="Nadpis2"/>
      </w:pPr>
      <w:bookmarkStart w:id="118" w:name="X19d95783f858cb077ad87c793611b7f1c80d368"/>
      <w:bookmarkEnd w:id="117"/>
      <w:r>
        <w:t>3.2 Charakteristika analyzovaného ratingového datasetu</w:t>
      </w:r>
    </w:p>
    <w:p w14:paraId="134192D6" w14:textId="77777777" w:rsidR="00E27D67" w:rsidRDefault="00000000">
      <w:pPr>
        <w:pStyle w:val="FirstParagraph"/>
      </w:pPr>
      <w:r>
        <w:t xml:space="preserve">Analyzovaný dataset obsahoval spolu </w:t>
      </w:r>
      <w:r>
        <w:rPr>
          <w:b/>
          <w:bCs/>
        </w:rPr>
        <w:t>166 expertných hodnotení</w:t>
      </w:r>
      <w:r>
        <w:t xml:space="preserve">, ktoré sa vzťahovali na </w:t>
      </w:r>
      <w:r>
        <w:rPr>
          <w:b/>
          <w:bCs/>
        </w:rPr>
        <w:t>72 transkriptov</w:t>
      </w:r>
      <w:r>
        <w:t xml:space="preserve"> odvodených z </w:t>
      </w:r>
      <w:r>
        <w:rPr>
          <w:b/>
          <w:bCs/>
        </w:rPr>
        <w:t>12 seed scenárov</w:t>
      </w:r>
      <w:r>
        <w:t xml:space="preserve">. V datasete vystupovalo </w:t>
      </w:r>
      <w:r>
        <w:rPr>
          <w:b/>
          <w:bCs/>
        </w:rPr>
        <w:t>6 hodnotiteľov</w:t>
      </w:r>
      <w:r>
        <w:t xml:space="preserve">, pričom plné pokrytie zabezpečovala najmä jadrová dvojica </w:t>
      </w:r>
      <w:r>
        <w:rPr>
          <w:rStyle w:val="VerbatimChar"/>
        </w:rPr>
        <w:t>13</w:t>
      </w:r>
      <w:r>
        <w:t xml:space="preserve"> a </w:t>
      </w:r>
      <w:r>
        <w:rPr>
          <w:rStyle w:val="VerbatimChar"/>
        </w:rPr>
        <w:t>14</w:t>
      </w:r>
      <w:r>
        <w:t xml:space="preserve">. Na jeden transkript pripadalo v priemere </w:t>
      </w:r>
      <w:r>
        <w:rPr>
          <w:b/>
          <w:bCs/>
        </w:rPr>
        <w:t>2,31</w:t>
      </w:r>
      <w:r>
        <w:t xml:space="preserve"> hodnotenia (rozsah </w:t>
      </w:r>
      <w:r>
        <w:rPr>
          <w:b/>
          <w:bCs/>
        </w:rPr>
        <w:t>2</w:t>
      </w:r>
      <w:r>
        <w:t xml:space="preserve"> až </w:t>
      </w:r>
      <w:r>
        <w:rPr>
          <w:b/>
          <w:bCs/>
        </w:rPr>
        <w:t>6</w:t>
      </w:r>
      <w:r>
        <w:t>).</w:t>
      </w:r>
    </w:p>
    <w:p w14:paraId="55AAE6F9" w14:textId="77777777" w:rsidR="00E27D67" w:rsidRDefault="00000000">
      <w:pPr>
        <w:pStyle w:val="Zkladntext"/>
      </w:pPr>
      <w:r>
        <w:t xml:space="preserve">Na úrovni experimentálneho dizajnu bol už zastúpený kompletný faktorový plán </w:t>
      </w:r>
      <w:r>
        <w:rPr>
          <w:b/>
          <w:bCs/>
        </w:rPr>
        <w:t>2 × 3</w:t>
      </w:r>
      <w:r>
        <w:t>, teda všetkých šesť buniek vytvorených kombináciou prítomnosti štruktúrujúceho klinického usmernenia (</w:t>
      </w:r>
      <w:r>
        <w:rPr>
          <w:rStyle w:val="VerbatimChar"/>
        </w:rPr>
        <w:t>off</w:t>
      </w:r>
      <w:r>
        <w:t xml:space="preserve"> vs. </w:t>
      </w:r>
      <w:r>
        <w:rPr>
          <w:rStyle w:val="VerbatimChar"/>
        </w:rPr>
        <w:t>on</w:t>
      </w:r>
      <w:r>
        <w:t>) a štýlu odpovedania simulovaného pacienta (</w:t>
      </w:r>
      <w:r>
        <w:rPr>
          <w:rStyle w:val="VerbatimChar"/>
        </w:rPr>
        <w:t>P1</w:t>
      </w:r>
      <w:r>
        <w:t xml:space="preserve"> až </w:t>
      </w:r>
      <w:r>
        <w:rPr>
          <w:rStyle w:val="VerbatimChar"/>
        </w:rPr>
        <w:t>P3</w:t>
      </w:r>
      <w:r>
        <w:t xml:space="preserve">). Pokrytie </w:t>
      </w:r>
      <w:r>
        <w:lastRenderedPageBreak/>
        <w:t xml:space="preserve">buniek však nebolo úplne vyvážené, keďže bunka </w:t>
      </w:r>
      <w:r>
        <w:rPr>
          <w:rStyle w:val="VerbatimChar"/>
        </w:rPr>
        <w:t>off × P1</w:t>
      </w:r>
      <w:r>
        <w:t xml:space="preserve"> zahŕňala viac hodnotení toho istého súboru transkriptov než ostatné bunky. Na rating-level vrstve preto </w:t>
      </w:r>
      <w:r>
        <w:rPr>
          <w:rStyle w:val="VerbatimChar"/>
        </w:rPr>
        <w:t>off × P1</w:t>
      </w:r>
      <w:r>
        <w:t xml:space="preserve"> obsahovala </w:t>
      </w:r>
      <w:r>
        <w:rPr>
          <w:b/>
          <w:bCs/>
        </w:rPr>
        <w:t>46 ratingov</w:t>
      </w:r>
      <w:r>
        <w:t xml:space="preserve">, zatiaľ čo každá z ostatných piatich buniek obsahovala po </w:t>
      </w:r>
      <w:r>
        <w:rPr>
          <w:b/>
          <w:bCs/>
        </w:rPr>
        <w:t>24 ratingov</w:t>
      </w:r>
      <w:r>
        <w:t>.</w:t>
      </w:r>
    </w:p>
    <w:p w14:paraId="186BB706" w14:textId="77777777" w:rsidR="00E27D67" w:rsidRDefault="00000000">
      <w:pPr>
        <w:pStyle w:val="Zkladntext"/>
      </w:pPr>
      <w:r>
        <w:t>Aktuálny dataset preto umožňuje spoľahlivo opísať základné rozdelenia hodnotení, no interpretačnú istotu obmedzuje malý jadrový panel hodnotiteľov.</w:t>
      </w:r>
    </w:p>
    <w:p w14:paraId="77592F7A" w14:textId="77777777" w:rsidR="00E27D67" w:rsidRDefault="00000000">
      <w:pPr>
        <w:pStyle w:val="Zkladntext"/>
      </w:pPr>
      <w:r>
        <w:rPr>
          <w:b/>
          <w:bCs/>
        </w:rPr>
        <w:t>Tabuľka 1. Základná charakteristika analyzovaného ratingového datasetu.</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3972"/>
        <w:gridCol w:w="3971"/>
      </w:tblGrid>
      <w:tr w:rsidR="00E27D67" w14:paraId="463E0B79"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3972" w:type="dxa"/>
            <w:tcBorders>
              <w:top w:val="single" w:sz="10" w:space="0" w:color="000000"/>
              <w:left w:val="nil"/>
              <w:bottom w:val="single" w:sz="8" w:space="0" w:color="000000"/>
              <w:right w:val="nil"/>
            </w:tcBorders>
          </w:tcPr>
          <w:p w14:paraId="337F5468" w14:textId="77777777" w:rsidR="00E27D67" w:rsidRDefault="00000000">
            <w:pPr>
              <w:pStyle w:val="Compact"/>
              <w:spacing w:after="0"/>
            </w:pPr>
            <w:r>
              <w:rPr>
                <w:rFonts w:ascii="Times New Roman" w:hAnsi="Times New Roman" w:cs="Times New Roman"/>
                <w:b/>
                <w:bCs/>
                <w:sz w:val="20"/>
                <w:szCs w:val="20"/>
              </w:rPr>
              <w:t>Ukazovateľ</w:t>
            </w:r>
          </w:p>
        </w:tc>
        <w:tc>
          <w:tcPr>
            <w:tcW w:w="3971" w:type="dxa"/>
            <w:tcBorders>
              <w:top w:val="single" w:sz="10" w:space="0" w:color="000000"/>
              <w:left w:val="nil"/>
              <w:bottom w:val="single" w:sz="8" w:space="0" w:color="000000"/>
              <w:right w:val="nil"/>
            </w:tcBorders>
          </w:tcPr>
          <w:p w14:paraId="36D5E1A3" w14:textId="77777777" w:rsidR="00E27D67" w:rsidRDefault="00000000">
            <w:pPr>
              <w:pStyle w:val="Compact"/>
              <w:spacing w:after="0"/>
            </w:pPr>
            <w:r>
              <w:rPr>
                <w:rFonts w:ascii="Times New Roman" w:hAnsi="Times New Roman" w:cs="Times New Roman"/>
                <w:b/>
                <w:bCs/>
                <w:sz w:val="20"/>
                <w:szCs w:val="20"/>
              </w:rPr>
              <w:t>Hodnota</w:t>
            </w:r>
          </w:p>
        </w:tc>
      </w:tr>
      <w:tr w:rsidR="00E27D67" w14:paraId="6E9B43F2" w14:textId="77777777" w:rsidTr="00E27D67">
        <w:trPr>
          <w:jc w:val="center"/>
        </w:trPr>
        <w:tc>
          <w:tcPr>
            <w:tcW w:w="3972" w:type="dxa"/>
            <w:tcBorders>
              <w:top w:val="nil"/>
              <w:left w:val="nil"/>
              <w:bottom w:val="nil"/>
              <w:right w:val="nil"/>
            </w:tcBorders>
          </w:tcPr>
          <w:p w14:paraId="554AF1F4" w14:textId="77777777" w:rsidR="00E27D67" w:rsidRDefault="00000000">
            <w:pPr>
              <w:pStyle w:val="Compact"/>
              <w:spacing w:after="0"/>
            </w:pPr>
            <w:r>
              <w:rPr>
                <w:rFonts w:ascii="Times New Roman" w:hAnsi="Times New Roman" w:cs="Times New Roman"/>
                <w:sz w:val="20"/>
                <w:szCs w:val="20"/>
              </w:rPr>
              <w:t>Počet ratingov</w:t>
            </w:r>
          </w:p>
        </w:tc>
        <w:tc>
          <w:tcPr>
            <w:tcW w:w="3971" w:type="dxa"/>
            <w:tcBorders>
              <w:top w:val="nil"/>
              <w:left w:val="nil"/>
              <w:bottom w:val="nil"/>
              <w:right w:val="nil"/>
            </w:tcBorders>
          </w:tcPr>
          <w:p w14:paraId="3731050B" w14:textId="77777777" w:rsidR="00E27D67" w:rsidRDefault="00000000">
            <w:pPr>
              <w:pStyle w:val="Compact"/>
              <w:spacing w:after="0"/>
            </w:pPr>
            <w:r>
              <w:rPr>
                <w:rFonts w:ascii="Times New Roman" w:hAnsi="Times New Roman" w:cs="Times New Roman"/>
                <w:sz w:val="20"/>
                <w:szCs w:val="20"/>
              </w:rPr>
              <w:t>166,00</w:t>
            </w:r>
          </w:p>
        </w:tc>
      </w:tr>
      <w:tr w:rsidR="00E27D67" w14:paraId="47791CE7" w14:textId="77777777" w:rsidTr="00E27D67">
        <w:trPr>
          <w:jc w:val="center"/>
        </w:trPr>
        <w:tc>
          <w:tcPr>
            <w:tcW w:w="3972" w:type="dxa"/>
            <w:tcBorders>
              <w:top w:val="nil"/>
              <w:left w:val="nil"/>
              <w:bottom w:val="nil"/>
              <w:right w:val="nil"/>
            </w:tcBorders>
          </w:tcPr>
          <w:p w14:paraId="558A89A8" w14:textId="77777777" w:rsidR="00E27D67" w:rsidRDefault="00000000">
            <w:pPr>
              <w:pStyle w:val="Compact"/>
              <w:spacing w:after="0"/>
            </w:pPr>
            <w:r>
              <w:rPr>
                <w:rFonts w:ascii="Times New Roman" w:hAnsi="Times New Roman" w:cs="Times New Roman"/>
                <w:sz w:val="20"/>
                <w:szCs w:val="20"/>
              </w:rPr>
              <w:t>Počet transkriptov</w:t>
            </w:r>
          </w:p>
        </w:tc>
        <w:tc>
          <w:tcPr>
            <w:tcW w:w="3971" w:type="dxa"/>
            <w:tcBorders>
              <w:top w:val="nil"/>
              <w:left w:val="nil"/>
              <w:bottom w:val="nil"/>
              <w:right w:val="nil"/>
            </w:tcBorders>
          </w:tcPr>
          <w:p w14:paraId="3ECFDDB4" w14:textId="77777777" w:rsidR="00E27D67" w:rsidRDefault="00000000">
            <w:pPr>
              <w:pStyle w:val="Compact"/>
              <w:spacing w:after="0"/>
            </w:pPr>
            <w:r>
              <w:rPr>
                <w:rFonts w:ascii="Times New Roman" w:hAnsi="Times New Roman" w:cs="Times New Roman"/>
                <w:sz w:val="20"/>
                <w:szCs w:val="20"/>
              </w:rPr>
              <w:t>72,00</w:t>
            </w:r>
          </w:p>
        </w:tc>
      </w:tr>
      <w:tr w:rsidR="00E27D67" w14:paraId="7FE8B293" w14:textId="77777777" w:rsidTr="00E27D67">
        <w:trPr>
          <w:jc w:val="center"/>
        </w:trPr>
        <w:tc>
          <w:tcPr>
            <w:tcW w:w="3972" w:type="dxa"/>
            <w:tcBorders>
              <w:top w:val="nil"/>
              <w:left w:val="nil"/>
              <w:bottom w:val="nil"/>
              <w:right w:val="nil"/>
            </w:tcBorders>
          </w:tcPr>
          <w:p w14:paraId="0C56B3F2" w14:textId="77777777" w:rsidR="00E27D67" w:rsidRDefault="00000000">
            <w:pPr>
              <w:pStyle w:val="Compact"/>
              <w:spacing w:after="0"/>
            </w:pPr>
            <w:r>
              <w:rPr>
                <w:rFonts w:ascii="Times New Roman" w:hAnsi="Times New Roman" w:cs="Times New Roman"/>
                <w:sz w:val="20"/>
                <w:szCs w:val="20"/>
              </w:rPr>
              <w:t>Počet seed scenárov</w:t>
            </w:r>
          </w:p>
        </w:tc>
        <w:tc>
          <w:tcPr>
            <w:tcW w:w="3971" w:type="dxa"/>
            <w:tcBorders>
              <w:top w:val="nil"/>
              <w:left w:val="nil"/>
              <w:bottom w:val="nil"/>
              <w:right w:val="nil"/>
            </w:tcBorders>
          </w:tcPr>
          <w:p w14:paraId="7541FF36" w14:textId="77777777" w:rsidR="00E27D67" w:rsidRDefault="00000000">
            <w:pPr>
              <w:pStyle w:val="Compact"/>
              <w:spacing w:after="0"/>
            </w:pPr>
            <w:r>
              <w:rPr>
                <w:rFonts w:ascii="Times New Roman" w:hAnsi="Times New Roman" w:cs="Times New Roman"/>
                <w:sz w:val="20"/>
                <w:szCs w:val="20"/>
              </w:rPr>
              <w:t>12,00</w:t>
            </w:r>
          </w:p>
        </w:tc>
      </w:tr>
      <w:tr w:rsidR="00E27D67" w14:paraId="7E41C528" w14:textId="77777777" w:rsidTr="00E27D67">
        <w:trPr>
          <w:jc w:val="center"/>
        </w:trPr>
        <w:tc>
          <w:tcPr>
            <w:tcW w:w="3972" w:type="dxa"/>
            <w:tcBorders>
              <w:top w:val="nil"/>
              <w:left w:val="nil"/>
              <w:bottom w:val="nil"/>
              <w:right w:val="nil"/>
            </w:tcBorders>
          </w:tcPr>
          <w:p w14:paraId="1D17AA44" w14:textId="77777777" w:rsidR="00E27D67" w:rsidRDefault="00000000">
            <w:pPr>
              <w:pStyle w:val="Compact"/>
              <w:spacing w:after="0"/>
            </w:pPr>
            <w:r>
              <w:rPr>
                <w:rFonts w:ascii="Times New Roman" w:hAnsi="Times New Roman" w:cs="Times New Roman"/>
                <w:sz w:val="20"/>
                <w:szCs w:val="20"/>
              </w:rPr>
              <w:t>Počet raterov v exporte</w:t>
            </w:r>
          </w:p>
        </w:tc>
        <w:tc>
          <w:tcPr>
            <w:tcW w:w="3971" w:type="dxa"/>
            <w:tcBorders>
              <w:top w:val="nil"/>
              <w:left w:val="nil"/>
              <w:bottom w:val="nil"/>
              <w:right w:val="nil"/>
            </w:tcBorders>
          </w:tcPr>
          <w:p w14:paraId="2FEBA5BB" w14:textId="77777777" w:rsidR="00E27D67" w:rsidRDefault="00000000">
            <w:pPr>
              <w:pStyle w:val="Compact"/>
              <w:spacing w:after="0"/>
            </w:pPr>
            <w:r>
              <w:rPr>
                <w:rFonts w:ascii="Times New Roman" w:hAnsi="Times New Roman" w:cs="Times New Roman"/>
                <w:sz w:val="20"/>
                <w:szCs w:val="20"/>
              </w:rPr>
              <w:t>6,00</w:t>
            </w:r>
          </w:p>
        </w:tc>
      </w:tr>
      <w:tr w:rsidR="00E27D67" w14:paraId="14914FEA" w14:textId="77777777" w:rsidTr="00E27D67">
        <w:trPr>
          <w:jc w:val="center"/>
        </w:trPr>
        <w:tc>
          <w:tcPr>
            <w:tcW w:w="3972" w:type="dxa"/>
            <w:tcBorders>
              <w:top w:val="nil"/>
              <w:left w:val="nil"/>
              <w:bottom w:val="nil"/>
              <w:right w:val="nil"/>
            </w:tcBorders>
          </w:tcPr>
          <w:p w14:paraId="3C3581A6" w14:textId="77777777" w:rsidR="00E27D67" w:rsidRDefault="00000000">
            <w:pPr>
              <w:pStyle w:val="Compact"/>
              <w:spacing w:after="0"/>
            </w:pPr>
            <w:r>
              <w:rPr>
                <w:rFonts w:ascii="Times New Roman" w:hAnsi="Times New Roman" w:cs="Times New Roman"/>
                <w:sz w:val="20"/>
                <w:szCs w:val="20"/>
              </w:rPr>
              <w:t>Priemerný počet ratingov na transkript</w:t>
            </w:r>
          </w:p>
        </w:tc>
        <w:tc>
          <w:tcPr>
            <w:tcW w:w="3971" w:type="dxa"/>
            <w:tcBorders>
              <w:top w:val="nil"/>
              <w:left w:val="nil"/>
              <w:bottom w:val="nil"/>
              <w:right w:val="nil"/>
            </w:tcBorders>
          </w:tcPr>
          <w:p w14:paraId="6BBB895B" w14:textId="77777777" w:rsidR="00E27D67" w:rsidRDefault="00000000">
            <w:pPr>
              <w:pStyle w:val="Compact"/>
              <w:spacing w:after="0"/>
            </w:pPr>
            <w:r>
              <w:rPr>
                <w:rFonts w:ascii="Times New Roman" w:hAnsi="Times New Roman" w:cs="Times New Roman"/>
                <w:sz w:val="20"/>
                <w:szCs w:val="20"/>
              </w:rPr>
              <w:t>2,31</w:t>
            </w:r>
          </w:p>
        </w:tc>
      </w:tr>
      <w:tr w:rsidR="00E27D67" w14:paraId="39CFCB03" w14:textId="77777777" w:rsidTr="00E27D67">
        <w:trPr>
          <w:jc w:val="center"/>
        </w:trPr>
        <w:tc>
          <w:tcPr>
            <w:tcW w:w="3972" w:type="dxa"/>
            <w:tcBorders>
              <w:top w:val="nil"/>
              <w:left w:val="nil"/>
              <w:bottom w:val="nil"/>
              <w:right w:val="nil"/>
            </w:tcBorders>
          </w:tcPr>
          <w:p w14:paraId="25B36E0B" w14:textId="77777777" w:rsidR="00E27D67" w:rsidRDefault="00000000">
            <w:pPr>
              <w:pStyle w:val="Compact"/>
              <w:spacing w:after="0"/>
            </w:pPr>
            <w:r>
              <w:rPr>
                <w:rFonts w:ascii="Times New Roman" w:hAnsi="Times New Roman" w:cs="Times New Roman"/>
                <w:sz w:val="20"/>
                <w:szCs w:val="20"/>
              </w:rPr>
              <w:t>Minimum ratingov na transkript</w:t>
            </w:r>
          </w:p>
        </w:tc>
        <w:tc>
          <w:tcPr>
            <w:tcW w:w="3971" w:type="dxa"/>
            <w:tcBorders>
              <w:top w:val="nil"/>
              <w:left w:val="nil"/>
              <w:bottom w:val="nil"/>
              <w:right w:val="nil"/>
            </w:tcBorders>
          </w:tcPr>
          <w:p w14:paraId="6F917203" w14:textId="77777777" w:rsidR="00E27D67" w:rsidRDefault="00000000">
            <w:pPr>
              <w:pStyle w:val="Compact"/>
              <w:spacing w:after="0"/>
            </w:pPr>
            <w:r>
              <w:rPr>
                <w:rFonts w:ascii="Times New Roman" w:hAnsi="Times New Roman" w:cs="Times New Roman"/>
                <w:sz w:val="20"/>
                <w:szCs w:val="20"/>
              </w:rPr>
              <w:t>2,00</w:t>
            </w:r>
          </w:p>
        </w:tc>
      </w:tr>
      <w:tr w:rsidR="00E27D67" w14:paraId="0E7A1E7C" w14:textId="77777777" w:rsidTr="00E27D67">
        <w:trPr>
          <w:jc w:val="center"/>
        </w:trPr>
        <w:tc>
          <w:tcPr>
            <w:tcW w:w="3972" w:type="dxa"/>
            <w:tcBorders>
              <w:top w:val="nil"/>
              <w:left w:val="nil"/>
              <w:bottom w:val="nil"/>
              <w:right w:val="nil"/>
            </w:tcBorders>
          </w:tcPr>
          <w:p w14:paraId="73ABF78C" w14:textId="77777777" w:rsidR="00E27D67" w:rsidRDefault="00000000">
            <w:pPr>
              <w:pStyle w:val="Compact"/>
              <w:spacing w:after="0"/>
            </w:pPr>
            <w:r>
              <w:rPr>
                <w:rFonts w:ascii="Times New Roman" w:hAnsi="Times New Roman" w:cs="Times New Roman"/>
                <w:sz w:val="20"/>
                <w:szCs w:val="20"/>
              </w:rPr>
              <w:t>Maximum ratingov na transkript</w:t>
            </w:r>
          </w:p>
        </w:tc>
        <w:tc>
          <w:tcPr>
            <w:tcW w:w="3971" w:type="dxa"/>
            <w:tcBorders>
              <w:top w:val="nil"/>
              <w:left w:val="nil"/>
              <w:bottom w:val="nil"/>
              <w:right w:val="nil"/>
            </w:tcBorders>
          </w:tcPr>
          <w:p w14:paraId="27449E50" w14:textId="77777777" w:rsidR="00E27D67" w:rsidRDefault="00000000">
            <w:pPr>
              <w:pStyle w:val="Compact"/>
              <w:spacing w:after="0"/>
            </w:pPr>
            <w:r>
              <w:rPr>
                <w:rFonts w:ascii="Times New Roman" w:hAnsi="Times New Roman" w:cs="Times New Roman"/>
                <w:sz w:val="20"/>
                <w:szCs w:val="20"/>
              </w:rPr>
              <w:t>6,00</w:t>
            </w:r>
          </w:p>
        </w:tc>
      </w:tr>
      <w:tr w:rsidR="00E27D67" w14:paraId="6982B1DD" w14:textId="77777777" w:rsidTr="00E27D67">
        <w:trPr>
          <w:jc w:val="center"/>
        </w:trPr>
        <w:tc>
          <w:tcPr>
            <w:tcW w:w="3972" w:type="dxa"/>
            <w:tcBorders>
              <w:top w:val="nil"/>
              <w:left w:val="nil"/>
              <w:bottom w:val="nil"/>
              <w:right w:val="nil"/>
            </w:tcBorders>
          </w:tcPr>
          <w:p w14:paraId="7DF03018" w14:textId="77777777" w:rsidR="00E27D67" w:rsidRDefault="00000000">
            <w:pPr>
              <w:pStyle w:val="Compact"/>
              <w:spacing w:after="0"/>
            </w:pPr>
            <w:r>
              <w:rPr>
                <w:rFonts w:ascii="Times New Roman" w:hAnsi="Times New Roman" w:cs="Times New Roman"/>
                <w:sz w:val="20"/>
                <w:szCs w:val="20"/>
              </w:rPr>
              <w:t>Bunka off × P1</w:t>
            </w:r>
          </w:p>
        </w:tc>
        <w:tc>
          <w:tcPr>
            <w:tcW w:w="3971" w:type="dxa"/>
            <w:tcBorders>
              <w:top w:val="nil"/>
              <w:left w:val="nil"/>
              <w:bottom w:val="nil"/>
              <w:right w:val="nil"/>
            </w:tcBorders>
          </w:tcPr>
          <w:p w14:paraId="0271F9A4" w14:textId="77777777" w:rsidR="00E27D67" w:rsidRDefault="00000000">
            <w:pPr>
              <w:pStyle w:val="Compact"/>
              <w:spacing w:after="0"/>
            </w:pPr>
            <w:r>
              <w:rPr>
                <w:rFonts w:ascii="Times New Roman" w:hAnsi="Times New Roman" w:cs="Times New Roman"/>
                <w:sz w:val="20"/>
                <w:szCs w:val="20"/>
              </w:rPr>
              <w:t>46,00</w:t>
            </w:r>
          </w:p>
        </w:tc>
      </w:tr>
      <w:tr w:rsidR="00E27D67" w14:paraId="7317B497" w14:textId="77777777" w:rsidTr="00E27D67">
        <w:trPr>
          <w:jc w:val="center"/>
        </w:trPr>
        <w:tc>
          <w:tcPr>
            <w:tcW w:w="3972" w:type="dxa"/>
            <w:tcBorders>
              <w:top w:val="nil"/>
              <w:left w:val="nil"/>
              <w:bottom w:val="nil"/>
              <w:right w:val="nil"/>
            </w:tcBorders>
          </w:tcPr>
          <w:p w14:paraId="55EE4859" w14:textId="77777777" w:rsidR="00E27D67" w:rsidRDefault="00000000">
            <w:pPr>
              <w:pStyle w:val="Compact"/>
              <w:spacing w:after="0"/>
            </w:pPr>
            <w:r>
              <w:rPr>
                <w:rFonts w:ascii="Times New Roman" w:hAnsi="Times New Roman" w:cs="Times New Roman"/>
                <w:sz w:val="20"/>
                <w:szCs w:val="20"/>
              </w:rPr>
              <w:t>Bunka off × P2</w:t>
            </w:r>
          </w:p>
        </w:tc>
        <w:tc>
          <w:tcPr>
            <w:tcW w:w="3971" w:type="dxa"/>
            <w:tcBorders>
              <w:top w:val="nil"/>
              <w:left w:val="nil"/>
              <w:bottom w:val="nil"/>
              <w:right w:val="nil"/>
            </w:tcBorders>
          </w:tcPr>
          <w:p w14:paraId="315A5FBD" w14:textId="77777777" w:rsidR="00E27D67" w:rsidRDefault="00000000">
            <w:pPr>
              <w:pStyle w:val="Compact"/>
              <w:spacing w:after="0"/>
            </w:pPr>
            <w:r>
              <w:rPr>
                <w:rFonts w:ascii="Times New Roman" w:hAnsi="Times New Roman" w:cs="Times New Roman"/>
                <w:sz w:val="20"/>
                <w:szCs w:val="20"/>
              </w:rPr>
              <w:t>24,00</w:t>
            </w:r>
          </w:p>
        </w:tc>
      </w:tr>
      <w:tr w:rsidR="00E27D67" w14:paraId="1D84F6F7" w14:textId="77777777" w:rsidTr="00E27D67">
        <w:trPr>
          <w:jc w:val="center"/>
        </w:trPr>
        <w:tc>
          <w:tcPr>
            <w:tcW w:w="3972" w:type="dxa"/>
            <w:tcBorders>
              <w:top w:val="nil"/>
              <w:left w:val="nil"/>
              <w:bottom w:val="nil"/>
              <w:right w:val="nil"/>
            </w:tcBorders>
          </w:tcPr>
          <w:p w14:paraId="6F780A60" w14:textId="77777777" w:rsidR="00E27D67" w:rsidRDefault="00000000">
            <w:pPr>
              <w:pStyle w:val="Compact"/>
              <w:spacing w:after="0"/>
            </w:pPr>
            <w:r>
              <w:rPr>
                <w:rFonts w:ascii="Times New Roman" w:hAnsi="Times New Roman" w:cs="Times New Roman"/>
                <w:sz w:val="20"/>
                <w:szCs w:val="20"/>
              </w:rPr>
              <w:t>Bunka off × P3</w:t>
            </w:r>
          </w:p>
        </w:tc>
        <w:tc>
          <w:tcPr>
            <w:tcW w:w="3971" w:type="dxa"/>
            <w:tcBorders>
              <w:top w:val="nil"/>
              <w:left w:val="nil"/>
              <w:bottom w:val="nil"/>
              <w:right w:val="nil"/>
            </w:tcBorders>
          </w:tcPr>
          <w:p w14:paraId="6B32F8F0" w14:textId="77777777" w:rsidR="00E27D67" w:rsidRDefault="00000000">
            <w:pPr>
              <w:pStyle w:val="Compact"/>
              <w:spacing w:after="0"/>
            </w:pPr>
            <w:r>
              <w:rPr>
                <w:rFonts w:ascii="Times New Roman" w:hAnsi="Times New Roman" w:cs="Times New Roman"/>
                <w:sz w:val="20"/>
                <w:szCs w:val="20"/>
              </w:rPr>
              <w:t>24,00</w:t>
            </w:r>
          </w:p>
        </w:tc>
      </w:tr>
      <w:tr w:rsidR="00E27D67" w14:paraId="7850F057" w14:textId="77777777" w:rsidTr="00E27D67">
        <w:trPr>
          <w:jc w:val="center"/>
        </w:trPr>
        <w:tc>
          <w:tcPr>
            <w:tcW w:w="3972" w:type="dxa"/>
            <w:tcBorders>
              <w:top w:val="nil"/>
              <w:left w:val="nil"/>
              <w:bottom w:val="nil"/>
              <w:right w:val="nil"/>
            </w:tcBorders>
          </w:tcPr>
          <w:p w14:paraId="11032B3D" w14:textId="77777777" w:rsidR="00E27D67" w:rsidRDefault="00000000">
            <w:pPr>
              <w:pStyle w:val="Compact"/>
              <w:spacing w:after="0"/>
            </w:pPr>
            <w:r>
              <w:rPr>
                <w:rFonts w:ascii="Times New Roman" w:hAnsi="Times New Roman" w:cs="Times New Roman"/>
                <w:sz w:val="20"/>
                <w:szCs w:val="20"/>
              </w:rPr>
              <w:t>Bunka on × P1</w:t>
            </w:r>
          </w:p>
        </w:tc>
        <w:tc>
          <w:tcPr>
            <w:tcW w:w="3971" w:type="dxa"/>
            <w:tcBorders>
              <w:top w:val="nil"/>
              <w:left w:val="nil"/>
              <w:bottom w:val="nil"/>
              <w:right w:val="nil"/>
            </w:tcBorders>
          </w:tcPr>
          <w:p w14:paraId="419E7DE7" w14:textId="77777777" w:rsidR="00E27D67" w:rsidRDefault="00000000">
            <w:pPr>
              <w:pStyle w:val="Compact"/>
              <w:spacing w:after="0"/>
            </w:pPr>
            <w:r>
              <w:rPr>
                <w:rFonts w:ascii="Times New Roman" w:hAnsi="Times New Roman" w:cs="Times New Roman"/>
                <w:sz w:val="20"/>
                <w:szCs w:val="20"/>
              </w:rPr>
              <w:t>24,00</w:t>
            </w:r>
          </w:p>
        </w:tc>
      </w:tr>
      <w:tr w:rsidR="00E27D67" w14:paraId="65405990" w14:textId="77777777" w:rsidTr="00E27D67">
        <w:trPr>
          <w:jc w:val="center"/>
        </w:trPr>
        <w:tc>
          <w:tcPr>
            <w:tcW w:w="3972" w:type="dxa"/>
            <w:tcBorders>
              <w:top w:val="nil"/>
              <w:left w:val="nil"/>
              <w:bottom w:val="nil"/>
              <w:right w:val="nil"/>
            </w:tcBorders>
          </w:tcPr>
          <w:p w14:paraId="5421293F" w14:textId="77777777" w:rsidR="00E27D67" w:rsidRDefault="00000000">
            <w:pPr>
              <w:pStyle w:val="Compact"/>
              <w:spacing w:after="0"/>
            </w:pPr>
            <w:r>
              <w:rPr>
                <w:rFonts w:ascii="Times New Roman" w:hAnsi="Times New Roman" w:cs="Times New Roman"/>
                <w:sz w:val="20"/>
                <w:szCs w:val="20"/>
              </w:rPr>
              <w:t>Bunka on × P2</w:t>
            </w:r>
          </w:p>
        </w:tc>
        <w:tc>
          <w:tcPr>
            <w:tcW w:w="3971" w:type="dxa"/>
            <w:tcBorders>
              <w:top w:val="nil"/>
              <w:left w:val="nil"/>
              <w:bottom w:val="nil"/>
              <w:right w:val="nil"/>
            </w:tcBorders>
          </w:tcPr>
          <w:p w14:paraId="17384874" w14:textId="77777777" w:rsidR="00E27D67" w:rsidRDefault="00000000">
            <w:pPr>
              <w:pStyle w:val="Compact"/>
              <w:spacing w:after="0"/>
            </w:pPr>
            <w:r>
              <w:rPr>
                <w:rFonts w:ascii="Times New Roman" w:hAnsi="Times New Roman" w:cs="Times New Roman"/>
                <w:sz w:val="20"/>
                <w:szCs w:val="20"/>
              </w:rPr>
              <w:t>24,00</w:t>
            </w:r>
          </w:p>
        </w:tc>
      </w:tr>
      <w:tr w:rsidR="00E27D67" w14:paraId="7FFCBB50" w14:textId="77777777" w:rsidTr="00E27D67">
        <w:trPr>
          <w:jc w:val="center"/>
        </w:trPr>
        <w:tc>
          <w:tcPr>
            <w:tcW w:w="3972" w:type="dxa"/>
            <w:tcBorders>
              <w:top w:val="nil"/>
              <w:left w:val="nil"/>
              <w:bottom w:val="single" w:sz="10" w:space="0" w:color="000000"/>
              <w:right w:val="nil"/>
            </w:tcBorders>
          </w:tcPr>
          <w:p w14:paraId="70B8D7D4" w14:textId="77777777" w:rsidR="00E27D67" w:rsidRDefault="00000000">
            <w:pPr>
              <w:pStyle w:val="Compact"/>
              <w:spacing w:after="0"/>
            </w:pPr>
            <w:r>
              <w:rPr>
                <w:rFonts w:ascii="Times New Roman" w:hAnsi="Times New Roman" w:cs="Times New Roman"/>
                <w:sz w:val="20"/>
                <w:szCs w:val="20"/>
              </w:rPr>
              <w:t>Bunka on × P3</w:t>
            </w:r>
          </w:p>
        </w:tc>
        <w:tc>
          <w:tcPr>
            <w:tcW w:w="3971" w:type="dxa"/>
            <w:tcBorders>
              <w:top w:val="nil"/>
              <w:left w:val="nil"/>
              <w:bottom w:val="single" w:sz="10" w:space="0" w:color="000000"/>
              <w:right w:val="nil"/>
            </w:tcBorders>
          </w:tcPr>
          <w:p w14:paraId="7E3CDD24" w14:textId="77777777" w:rsidR="00E27D67" w:rsidRDefault="00000000">
            <w:pPr>
              <w:pStyle w:val="Compact"/>
              <w:spacing w:after="0"/>
            </w:pPr>
            <w:r>
              <w:rPr>
                <w:rFonts w:ascii="Times New Roman" w:hAnsi="Times New Roman" w:cs="Times New Roman"/>
                <w:sz w:val="20"/>
                <w:szCs w:val="20"/>
              </w:rPr>
              <w:t>24,00</w:t>
            </w:r>
          </w:p>
        </w:tc>
      </w:tr>
    </w:tbl>
    <w:p w14:paraId="1DAAFB67" w14:textId="77777777" w:rsidR="00E27D67" w:rsidRDefault="00000000">
      <w:pPr>
        <w:pStyle w:val="Zkladntext"/>
      </w:pPr>
      <w:r>
        <w:rPr>
          <w:b/>
          <w:bCs/>
        </w:rPr>
        <w:t>Tabuľka 2. Pokrytie hodnotiteľov v analyzovanom datasete.</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589"/>
        <w:gridCol w:w="1589"/>
        <w:gridCol w:w="1589"/>
        <w:gridCol w:w="1589"/>
        <w:gridCol w:w="1587"/>
      </w:tblGrid>
      <w:tr w:rsidR="00E27D67" w14:paraId="35DBA6E2"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1589" w:type="dxa"/>
            <w:tcBorders>
              <w:top w:val="single" w:sz="10" w:space="0" w:color="000000"/>
              <w:left w:val="nil"/>
              <w:bottom w:val="single" w:sz="8" w:space="0" w:color="000000"/>
              <w:right w:val="nil"/>
            </w:tcBorders>
          </w:tcPr>
          <w:p w14:paraId="437B6454" w14:textId="77777777" w:rsidR="00E27D67" w:rsidRDefault="00000000">
            <w:pPr>
              <w:pStyle w:val="Compact"/>
              <w:spacing w:after="0"/>
            </w:pPr>
            <w:r>
              <w:rPr>
                <w:rFonts w:ascii="Times New Roman" w:hAnsi="Times New Roman" w:cs="Times New Roman"/>
                <w:b/>
                <w:bCs/>
                <w:sz w:val="20"/>
                <w:szCs w:val="20"/>
              </w:rPr>
              <w:t>Hodnotiteľ</w:t>
            </w:r>
          </w:p>
        </w:tc>
        <w:tc>
          <w:tcPr>
            <w:tcW w:w="1589" w:type="dxa"/>
            <w:tcBorders>
              <w:top w:val="single" w:sz="10" w:space="0" w:color="000000"/>
              <w:left w:val="nil"/>
              <w:bottom w:val="single" w:sz="8" w:space="0" w:color="000000"/>
              <w:right w:val="nil"/>
            </w:tcBorders>
          </w:tcPr>
          <w:p w14:paraId="6FC4B00C" w14:textId="77777777" w:rsidR="00E27D67" w:rsidRDefault="00000000">
            <w:pPr>
              <w:pStyle w:val="Compact"/>
              <w:spacing w:after="0"/>
            </w:pPr>
            <w:r>
              <w:rPr>
                <w:rFonts w:ascii="Times New Roman" w:hAnsi="Times New Roman" w:cs="Times New Roman"/>
                <w:b/>
                <w:bCs/>
                <w:sz w:val="20"/>
                <w:szCs w:val="20"/>
              </w:rPr>
              <w:t>Počet ratingov</w:t>
            </w:r>
          </w:p>
        </w:tc>
        <w:tc>
          <w:tcPr>
            <w:tcW w:w="1589" w:type="dxa"/>
            <w:tcBorders>
              <w:top w:val="single" w:sz="10" w:space="0" w:color="000000"/>
              <w:left w:val="nil"/>
              <w:bottom w:val="single" w:sz="8" w:space="0" w:color="000000"/>
              <w:right w:val="nil"/>
            </w:tcBorders>
          </w:tcPr>
          <w:p w14:paraId="67A2ABC7" w14:textId="77777777" w:rsidR="00E27D67" w:rsidRDefault="00000000">
            <w:pPr>
              <w:pStyle w:val="Compact"/>
              <w:spacing w:after="0"/>
            </w:pPr>
            <w:r>
              <w:rPr>
                <w:rFonts w:ascii="Times New Roman" w:hAnsi="Times New Roman" w:cs="Times New Roman"/>
                <w:b/>
                <w:bCs/>
                <w:sz w:val="20"/>
                <w:szCs w:val="20"/>
              </w:rPr>
              <w:t>Počet transkriptov</w:t>
            </w:r>
          </w:p>
        </w:tc>
        <w:tc>
          <w:tcPr>
            <w:tcW w:w="1589" w:type="dxa"/>
            <w:tcBorders>
              <w:top w:val="single" w:sz="10" w:space="0" w:color="000000"/>
              <w:left w:val="nil"/>
              <w:bottom w:val="single" w:sz="8" w:space="0" w:color="000000"/>
              <w:right w:val="nil"/>
            </w:tcBorders>
          </w:tcPr>
          <w:p w14:paraId="66A4CF07" w14:textId="77777777" w:rsidR="00E27D67" w:rsidRDefault="00000000">
            <w:pPr>
              <w:pStyle w:val="Compact"/>
              <w:spacing w:after="0"/>
            </w:pPr>
            <w:r>
              <w:rPr>
                <w:rFonts w:ascii="Times New Roman" w:hAnsi="Times New Roman" w:cs="Times New Roman"/>
                <w:b/>
                <w:bCs/>
                <w:sz w:val="20"/>
                <w:szCs w:val="20"/>
              </w:rPr>
              <w:t>Počet profilov</w:t>
            </w:r>
          </w:p>
        </w:tc>
        <w:tc>
          <w:tcPr>
            <w:tcW w:w="1587" w:type="dxa"/>
            <w:tcBorders>
              <w:top w:val="single" w:sz="10" w:space="0" w:color="000000"/>
              <w:left w:val="nil"/>
              <w:bottom w:val="single" w:sz="8" w:space="0" w:color="000000"/>
              <w:right w:val="nil"/>
            </w:tcBorders>
          </w:tcPr>
          <w:p w14:paraId="5BA7224C" w14:textId="77777777" w:rsidR="00E27D67" w:rsidRDefault="00000000">
            <w:pPr>
              <w:pStyle w:val="Compact"/>
              <w:spacing w:after="0"/>
            </w:pPr>
            <w:r>
              <w:rPr>
                <w:rFonts w:ascii="Times New Roman" w:hAnsi="Times New Roman" w:cs="Times New Roman"/>
                <w:b/>
                <w:bCs/>
                <w:sz w:val="20"/>
                <w:szCs w:val="20"/>
              </w:rPr>
              <w:t>Počet buniek</w:t>
            </w:r>
          </w:p>
        </w:tc>
      </w:tr>
      <w:tr w:rsidR="00E27D67" w14:paraId="36C3E24C" w14:textId="77777777" w:rsidTr="00E27D67">
        <w:trPr>
          <w:jc w:val="center"/>
        </w:trPr>
        <w:tc>
          <w:tcPr>
            <w:tcW w:w="1589" w:type="dxa"/>
            <w:tcBorders>
              <w:top w:val="nil"/>
              <w:left w:val="nil"/>
              <w:bottom w:val="nil"/>
              <w:right w:val="nil"/>
            </w:tcBorders>
          </w:tcPr>
          <w:p w14:paraId="469E0DCF" w14:textId="77777777" w:rsidR="00E27D67" w:rsidRDefault="00000000">
            <w:pPr>
              <w:pStyle w:val="Compact"/>
              <w:spacing w:after="0"/>
            </w:pPr>
            <w:r>
              <w:rPr>
                <w:rFonts w:ascii="Times New Roman" w:hAnsi="Times New Roman" w:cs="Times New Roman"/>
                <w:sz w:val="20"/>
                <w:szCs w:val="20"/>
              </w:rPr>
              <w:t>13</w:t>
            </w:r>
          </w:p>
        </w:tc>
        <w:tc>
          <w:tcPr>
            <w:tcW w:w="1589" w:type="dxa"/>
            <w:tcBorders>
              <w:top w:val="nil"/>
              <w:left w:val="nil"/>
              <w:bottom w:val="nil"/>
              <w:right w:val="nil"/>
            </w:tcBorders>
          </w:tcPr>
          <w:p w14:paraId="388492A5" w14:textId="77777777" w:rsidR="00E27D67"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50FA929E" w14:textId="77777777" w:rsidR="00E27D67"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37D78699" w14:textId="77777777" w:rsidR="00E27D67" w:rsidRDefault="00000000">
            <w:pPr>
              <w:pStyle w:val="Compact"/>
              <w:spacing w:after="0"/>
            </w:pPr>
            <w:r>
              <w:rPr>
                <w:rFonts w:ascii="Times New Roman" w:hAnsi="Times New Roman" w:cs="Times New Roman"/>
                <w:sz w:val="20"/>
                <w:szCs w:val="20"/>
              </w:rPr>
              <w:t>3</w:t>
            </w:r>
          </w:p>
        </w:tc>
        <w:tc>
          <w:tcPr>
            <w:tcW w:w="1587" w:type="dxa"/>
            <w:tcBorders>
              <w:top w:val="nil"/>
              <w:left w:val="nil"/>
              <w:bottom w:val="nil"/>
              <w:right w:val="nil"/>
            </w:tcBorders>
          </w:tcPr>
          <w:p w14:paraId="62537532" w14:textId="77777777" w:rsidR="00E27D67" w:rsidRDefault="00000000">
            <w:pPr>
              <w:pStyle w:val="Compact"/>
              <w:spacing w:after="0"/>
            </w:pPr>
            <w:r>
              <w:rPr>
                <w:rFonts w:ascii="Times New Roman" w:hAnsi="Times New Roman" w:cs="Times New Roman"/>
                <w:sz w:val="20"/>
                <w:szCs w:val="20"/>
              </w:rPr>
              <w:t>6</w:t>
            </w:r>
          </w:p>
        </w:tc>
      </w:tr>
      <w:tr w:rsidR="00E27D67" w14:paraId="4CD61C7F" w14:textId="77777777" w:rsidTr="00E27D67">
        <w:trPr>
          <w:jc w:val="center"/>
        </w:trPr>
        <w:tc>
          <w:tcPr>
            <w:tcW w:w="1589" w:type="dxa"/>
            <w:tcBorders>
              <w:top w:val="nil"/>
              <w:left w:val="nil"/>
              <w:bottom w:val="nil"/>
              <w:right w:val="nil"/>
            </w:tcBorders>
          </w:tcPr>
          <w:p w14:paraId="13CD3D00" w14:textId="77777777" w:rsidR="00E27D67" w:rsidRDefault="00000000">
            <w:pPr>
              <w:pStyle w:val="Compact"/>
              <w:spacing w:after="0"/>
            </w:pPr>
            <w:r>
              <w:rPr>
                <w:rFonts w:ascii="Times New Roman" w:hAnsi="Times New Roman" w:cs="Times New Roman"/>
                <w:sz w:val="20"/>
                <w:szCs w:val="20"/>
              </w:rPr>
              <w:t>14</w:t>
            </w:r>
          </w:p>
        </w:tc>
        <w:tc>
          <w:tcPr>
            <w:tcW w:w="1589" w:type="dxa"/>
            <w:tcBorders>
              <w:top w:val="nil"/>
              <w:left w:val="nil"/>
              <w:bottom w:val="nil"/>
              <w:right w:val="nil"/>
            </w:tcBorders>
          </w:tcPr>
          <w:p w14:paraId="43A9F61A" w14:textId="77777777" w:rsidR="00E27D67"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6A5319C3" w14:textId="77777777" w:rsidR="00E27D67" w:rsidRDefault="00000000">
            <w:pPr>
              <w:pStyle w:val="Compact"/>
              <w:spacing w:after="0"/>
            </w:pPr>
            <w:r>
              <w:rPr>
                <w:rFonts w:ascii="Times New Roman" w:hAnsi="Times New Roman" w:cs="Times New Roman"/>
                <w:sz w:val="20"/>
                <w:szCs w:val="20"/>
              </w:rPr>
              <w:t>72</w:t>
            </w:r>
          </w:p>
        </w:tc>
        <w:tc>
          <w:tcPr>
            <w:tcW w:w="1589" w:type="dxa"/>
            <w:tcBorders>
              <w:top w:val="nil"/>
              <w:left w:val="nil"/>
              <w:bottom w:val="nil"/>
              <w:right w:val="nil"/>
            </w:tcBorders>
          </w:tcPr>
          <w:p w14:paraId="11103146" w14:textId="77777777" w:rsidR="00E27D67" w:rsidRDefault="00000000">
            <w:pPr>
              <w:pStyle w:val="Compact"/>
              <w:spacing w:after="0"/>
            </w:pPr>
            <w:r>
              <w:rPr>
                <w:rFonts w:ascii="Times New Roman" w:hAnsi="Times New Roman" w:cs="Times New Roman"/>
                <w:sz w:val="20"/>
                <w:szCs w:val="20"/>
              </w:rPr>
              <w:t>3</w:t>
            </w:r>
          </w:p>
        </w:tc>
        <w:tc>
          <w:tcPr>
            <w:tcW w:w="1587" w:type="dxa"/>
            <w:tcBorders>
              <w:top w:val="nil"/>
              <w:left w:val="nil"/>
              <w:bottom w:val="nil"/>
              <w:right w:val="nil"/>
            </w:tcBorders>
          </w:tcPr>
          <w:p w14:paraId="353EFF54" w14:textId="77777777" w:rsidR="00E27D67" w:rsidRDefault="00000000">
            <w:pPr>
              <w:pStyle w:val="Compact"/>
              <w:spacing w:after="0"/>
            </w:pPr>
            <w:r>
              <w:rPr>
                <w:rFonts w:ascii="Times New Roman" w:hAnsi="Times New Roman" w:cs="Times New Roman"/>
                <w:sz w:val="20"/>
                <w:szCs w:val="20"/>
              </w:rPr>
              <w:t>6</w:t>
            </w:r>
          </w:p>
        </w:tc>
      </w:tr>
      <w:tr w:rsidR="00E27D67" w14:paraId="569F6EFA" w14:textId="77777777" w:rsidTr="00E27D67">
        <w:trPr>
          <w:jc w:val="center"/>
        </w:trPr>
        <w:tc>
          <w:tcPr>
            <w:tcW w:w="1589" w:type="dxa"/>
            <w:tcBorders>
              <w:top w:val="nil"/>
              <w:left w:val="nil"/>
              <w:bottom w:val="nil"/>
              <w:right w:val="nil"/>
            </w:tcBorders>
          </w:tcPr>
          <w:p w14:paraId="4D100BF4" w14:textId="77777777" w:rsidR="00E27D67" w:rsidRDefault="00000000">
            <w:pPr>
              <w:pStyle w:val="Compact"/>
              <w:spacing w:after="0"/>
            </w:pPr>
            <w:r>
              <w:rPr>
                <w:rFonts w:ascii="Times New Roman" w:hAnsi="Times New Roman" w:cs="Times New Roman"/>
                <w:sz w:val="20"/>
                <w:szCs w:val="20"/>
              </w:rPr>
              <w:t>16</w:t>
            </w:r>
          </w:p>
        </w:tc>
        <w:tc>
          <w:tcPr>
            <w:tcW w:w="1589" w:type="dxa"/>
            <w:tcBorders>
              <w:top w:val="nil"/>
              <w:left w:val="nil"/>
              <w:bottom w:val="nil"/>
              <w:right w:val="nil"/>
            </w:tcBorders>
          </w:tcPr>
          <w:p w14:paraId="7BA764FB"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5FD9ED1D"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466A5C02" w14:textId="77777777" w:rsidR="00E27D67"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795896D5" w14:textId="77777777" w:rsidR="00E27D67" w:rsidRDefault="00000000">
            <w:pPr>
              <w:pStyle w:val="Compact"/>
              <w:spacing w:after="0"/>
            </w:pPr>
            <w:r>
              <w:rPr>
                <w:rFonts w:ascii="Times New Roman" w:hAnsi="Times New Roman" w:cs="Times New Roman"/>
                <w:sz w:val="20"/>
                <w:szCs w:val="20"/>
              </w:rPr>
              <w:t>1</w:t>
            </w:r>
          </w:p>
        </w:tc>
      </w:tr>
      <w:tr w:rsidR="00E27D67" w14:paraId="23D2B5D3" w14:textId="77777777" w:rsidTr="00E27D67">
        <w:trPr>
          <w:jc w:val="center"/>
        </w:trPr>
        <w:tc>
          <w:tcPr>
            <w:tcW w:w="1589" w:type="dxa"/>
            <w:tcBorders>
              <w:top w:val="nil"/>
              <w:left w:val="nil"/>
              <w:bottom w:val="nil"/>
              <w:right w:val="nil"/>
            </w:tcBorders>
          </w:tcPr>
          <w:p w14:paraId="3D714191"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3CED1BDC" w14:textId="77777777" w:rsidR="00E27D67" w:rsidRDefault="00000000">
            <w:pPr>
              <w:pStyle w:val="Compact"/>
              <w:spacing w:after="0"/>
            </w:pPr>
            <w:r>
              <w:rPr>
                <w:rFonts w:ascii="Times New Roman" w:hAnsi="Times New Roman" w:cs="Times New Roman"/>
                <w:sz w:val="20"/>
                <w:szCs w:val="20"/>
              </w:rPr>
              <w:t>8</w:t>
            </w:r>
          </w:p>
        </w:tc>
        <w:tc>
          <w:tcPr>
            <w:tcW w:w="1589" w:type="dxa"/>
            <w:tcBorders>
              <w:top w:val="nil"/>
              <w:left w:val="nil"/>
              <w:bottom w:val="nil"/>
              <w:right w:val="nil"/>
            </w:tcBorders>
          </w:tcPr>
          <w:p w14:paraId="6F52ABFF" w14:textId="77777777" w:rsidR="00E27D67" w:rsidRDefault="00000000">
            <w:pPr>
              <w:pStyle w:val="Compact"/>
              <w:spacing w:after="0"/>
            </w:pPr>
            <w:r>
              <w:rPr>
                <w:rFonts w:ascii="Times New Roman" w:hAnsi="Times New Roman" w:cs="Times New Roman"/>
                <w:sz w:val="20"/>
                <w:szCs w:val="20"/>
              </w:rPr>
              <w:t>8</w:t>
            </w:r>
          </w:p>
        </w:tc>
        <w:tc>
          <w:tcPr>
            <w:tcW w:w="1589" w:type="dxa"/>
            <w:tcBorders>
              <w:top w:val="nil"/>
              <w:left w:val="nil"/>
              <w:bottom w:val="nil"/>
              <w:right w:val="nil"/>
            </w:tcBorders>
          </w:tcPr>
          <w:p w14:paraId="519D571D" w14:textId="77777777" w:rsidR="00E27D67"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1C23C895" w14:textId="77777777" w:rsidR="00E27D67" w:rsidRDefault="00000000">
            <w:pPr>
              <w:pStyle w:val="Compact"/>
              <w:spacing w:after="0"/>
            </w:pPr>
            <w:r>
              <w:rPr>
                <w:rFonts w:ascii="Times New Roman" w:hAnsi="Times New Roman" w:cs="Times New Roman"/>
                <w:sz w:val="20"/>
                <w:szCs w:val="20"/>
              </w:rPr>
              <w:t>1</w:t>
            </w:r>
          </w:p>
        </w:tc>
      </w:tr>
      <w:tr w:rsidR="00E27D67" w14:paraId="01556B35" w14:textId="77777777" w:rsidTr="00E27D67">
        <w:trPr>
          <w:jc w:val="center"/>
        </w:trPr>
        <w:tc>
          <w:tcPr>
            <w:tcW w:w="1589" w:type="dxa"/>
            <w:tcBorders>
              <w:top w:val="nil"/>
              <w:left w:val="nil"/>
              <w:bottom w:val="nil"/>
              <w:right w:val="nil"/>
            </w:tcBorders>
          </w:tcPr>
          <w:p w14:paraId="6596343F" w14:textId="77777777" w:rsidR="00E27D67" w:rsidRDefault="00000000">
            <w:pPr>
              <w:pStyle w:val="Compact"/>
              <w:spacing w:after="0"/>
            </w:pPr>
            <w:r>
              <w:rPr>
                <w:rFonts w:ascii="Times New Roman" w:hAnsi="Times New Roman" w:cs="Times New Roman"/>
                <w:sz w:val="20"/>
                <w:szCs w:val="20"/>
              </w:rPr>
              <w:t>10</w:t>
            </w:r>
          </w:p>
        </w:tc>
        <w:tc>
          <w:tcPr>
            <w:tcW w:w="1589" w:type="dxa"/>
            <w:tcBorders>
              <w:top w:val="nil"/>
              <w:left w:val="nil"/>
              <w:bottom w:val="nil"/>
              <w:right w:val="nil"/>
            </w:tcBorders>
          </w:tcPr>
          <w:p w14:paraId="4E5F317F" w14:textId="77777777" w:rsidR="00E27D67" w:rsidRDefault="00000000">
            <w:pPr>
              <w:pStyle w:val="Compact"/>
              <w:spacing w:after="0"/>
            </w:pPr>
            <w:r>
              <w:rPr>
                <w:rFonts w:ascii="Times New Roman" w:hAnsi="Times New Roman" w:cs="Times New Roman"/>
                <w:sz w:val="20"/>
                <w:szCs w:val="20"/>
              </w:rPr>
              <w:t>1</w:t>
            </w:r>
          </w:p>
        </w:tc>
        <w:tc>
          <w:tcPr>
            <w:tcW w:w="1589" w:type="dxa"/>
            <w:tcBorders>
              <w:top w:val="nil"/>
              <w:left w:val="nil"/>
              <w:bottom w:val="nil"/>
              <w:right w:val="nil"/>
            </w:tcBorders>
          </w:tcPr>
          <w:p w14:paraId="34FAC275" w14:textId="77777777" w:rsidR="00E27D67" w:rsidRDefault="00000000">
            <w:pPr>
              <w:pStyle w:val="Compact"/>
              <w:spacing w:after="0"/>
            </w:pPr>
            <w:r>
              <w:rPr>
                <w:rFonts w:ascii="Times New Roman" w:hAnsi="Times New Roman" w:cs="Times New Roman"/>
                <w:sz w:val="20"/>
                <w:szCs w:val="20"/>
              </w:rPr>
              <w:t>1</w:t>
            </w:r>
          </w:p>
        </w:tc>
        <w:tc>
          <w:tcPr>
            <w:tcW w:w="1589" w:type="dxa"/>
            <w:tcBorders>
              <w:top w:val="nil"/>
              <w:left w:val="nil"/>
              <w:bottom w:val="nil"/>
              <w:right w:val="nil"/>
            </w:tcBorders>
          </w:tcPr>
          <w:p w14:paraId="1302DCDF" w14:textId="77777777" w:rsidR="00E27D67" w:rsidRDefault="00000000">
            <w:pPr>
              <w:pStyle w:val="Compact"/>
              <w:spacing w:after="0"/>
            </w:pPr>
            <w:r>
              <w:rPr>
                <w:rFonts w:ascii="Times New Roman" w:hAnsi="Times New Roman" w:cs="Times New Roman"/>
                <w:sz w:val="20"/>
                <w:szCs w:val="20"/>
              </w:rPr>
              <w:t>1</w:t>
            </w:r>
          </w:p>
        </w:tc>
        <w:tc>
          <w:tcPr>
            <w:tcW w:w="1587" w:type="dxa"/>
            <w:tcBorders>
              <w:top w:val="nil"/>
              <w:left w:val="nil"/>
              <w:bottom w:val="nil"/>
              <w:right w:val="nil"/>
            </w:tcBorders>
          </w:tcPr>
          <w:p w14:paraId="6FE00CBC" w14:textId="77777777" w:rsidR="00E27D67" w:rsidRDefault="00000000">
            <w:pPr>
              <w:pStyle w:val="Compact"/>
              <w:spacing w:after="0"/>
            </w:pPr>
            <w:r>
              <w:rPr>
                <w:rFonts w:ascii="Times New Roman" w:hAnsi="Times New Roman" w:cs="Times New Roman"/>
                <w:sz w:val="20"/>
                <w:szCs w:val="20"/>
              </w:rPr>
              <w:t>1</w:t>
            </w:r>
          </w:p>
        </w:tc>
      </w:tr>
      <w:tr w:rsidR="00E27D67" w14:paraId="327FCF61" w14:textId="77777777" w:rsidTr="00E27D67">
        <w:trPr>
          <w:jc w:val="center"/>
        </w:trPr>
        <w:tc>
          <w:tcPr>
            <w:tcW w:w="1589" w:type="dxa"/>
            <w:tcBorders>
              <w:top w:val="nil"/>
              <w:left w:val="nil"/>
              <w:bottom w:val="single" w:sz="10" w:space="0" w:color="000000"/>
              <w:right w:val="nil"/>
            </w:tcBorders>
          </w:tcPr>
          <w:p w14:paraId="44FE7ABD" w14:textId="77777777" w:rsidR="00E27D67" w:rsidRDefault="00000000">
            <w:pPr>
              <w:pStyle w:val="Compact"/>
              <w:spacing w:after="0"/>
            </w:pPr>
            <w:r>
              <w:rPr>
                <w:rFonts w:ascii="Times New Roman" w:hAnsi="Times New Roman" w:cs="Times New Roman"/>
                <w:sz w:val="20"/>
                <w:szCs w:val="20"/>
              </w:rPr>
              <w:t>15</w:t>
            </w:r>
          </w:p>
        </w:tc>
        <w:tc>
          <w:tcPr>
            <w:tcW w:w="1589" w:type="dxa"/>
            <w:tcBorders>
              <w:top w:val="nil"/>
              <w:left w:val="nil"/>
              <w:bottom w:val="single" w:sz="10" w:space="0" w:color="000000"/>
              <w:right w:val="nil"/>
            </w:tcBorders>
          </w:tcPr>
          <w:p w14:paraId="71B77E1F" w14:textId="77777777" w:rsidR="00E27D67" w:rsidRDefault="00000000">
            <w:pPr>
              <w:pStyle w:val="Compact"/>
              <w:spacing w:after="0"/>
            </w:pPr>
            <w:r>
              <w:rPr>
                <w:rFonts w:ascii="Times New Roman" w:hAnsi="Times New Roman" w:cs="Times New Roman"/>
                <w:sz w:val="20"/>
                <w:szCs w:val="20"/>
              </w:rPr>
              <w:t>1</w:t>
            </w:r>
          </w:p>
        </w:tc>
        <w:tc>
          <w:tcPr>
            <w:tcW w:w="1589" w:type="dxa"/>
            <w:tcBorders>
              <w:top w:val="nil"/>
              <w:left w:val="nil"/>
              <w:bottom w:val="single" w:sz="10" w:space="0" w:color="000000"/>
              <w:right w:val="nil"/>
            </w:tcBorders>
          </w:tcPr>
          <w:p w14:paraId="276E7249" w14:textId="77777777" w:rsidR="00E27D67" w:rsidRDefault="00000000">
            <w:pPr>
              <w:pStyle w:val="Compact"/>
              <w:spacing w:after="0"/>
            </w:pPr>
            <w:r>
              <w:rPr>
                <w:rFonts w:ascii="Times New Roman" w:hAnsi="Times New Roman" w:cs="Times New Roman"/>
                <w:sz w:val="20"/>
                <w:szCs w:val="20"/>
              </w:rPr>
              <w:t>1</w:t>
            </w:r>
          </w:p>
        </w:tc>
        <w:tc>
          <w:tcPr>
            <w:tcW w:w="1589" w:type="dxa"/>
            <w:tcBorders>
              <w:top w:val="nil"/>
              <w:left w:val="nil"/>
              <w:bottom w:val="single" w:sz="10" w:space="0" w:color="000000"/>
              <w:right w:val="nil"/>
            </w:tcBorders>
          </w:tcPr>
          <w:p w14:paraId="53231A22" w14:textId="77777777" w:rsidR="00E27D67" w:rsidRDefault="00000000">
            <w:pPr>
              <w:pStyle w:val="Compact"/>
              <w:spacing w:after="0"/>
            </w:pPr>
            <w:r>
              <w:rPr>
                <w:rFonts w:ascii="Times New Roman" w:hAnsi="Times New Roman" w:cs="Times New Roman"/>
                <w:sz w:val="20"/>
                <w:szCs w:val="20"/>
              </w:rPr>
              <w:t>1</w:t>
            </w:r>
          </w:p>
        </w:tc>
        <w:tc>
          <w:tcPr>
            <w:tcW w:w="1587" w:type="dxa"/>
            <w:tcBorders>
              <w:top w:val="nil"/>
              <w:left w:val="nil"/>
              <w:bottom w:val="single" w:sz="10" w:space="0" w:color="000000"/>
              <w:right w:val="nil"/>
            </w:tcBorders>
          </w:tcPr>
          <w:p w14:paraId="04AE6C5D" w14:textId="77777777" w:rsidR="00E27D67" w:rsidRDefault="00000000">
            <w:pPr>
              <w:pStyle w:val="Compact"/>
              <w:spacing w:after="0"/>
            </w:pPr>
            <w:r>
              <w:rPr>
                <w:rFonts w:ascii="Times New Roman" w:hAnsi="Times New Roman" w:cs="Times New Roman"/>
                <w:sz w:val="20"/>
                <w:szCs w:val="20"/>
              </w:rPr>
              <w:t>1</w:t>
            </w:r>
          </w:p>
        </w:tc>
      </w:tr>
    </w:tbl>
    <w:p w14:paraId="6C437A6D" w14:textId="77777777" w:rsidR="00E27D67" w:rsidRDefault="00000000">
      <w:pPr>
        <w:pStyle w:val="Zkladntext"/>
      </w:pPr>
      <w:r>
        <w:rPr>
          <w:b/>
          <w:bCs/>
        </w:rPr>
        <w:t>Obrázok 1. Rozdelenie počtu ratingov na transkript.</w:t>
      </w:r>
    </w:p>
    <w:p w14:paraId="73BC9EA8" w14:textId="77777777" w:rsidR="00E27D67" w:rsidRDefault="00000000">
      <w:pPr>
        <w:pStyle w:val="CaptionedFigure"/>
      </w:pPr>
      <w:r>
        <w:rPr>
          <w:noProof/>
        </w:rPr>
        <w:lastRenderedPageBreak/>
        <w:drawing>
          <wp:inline distT="0" distB="0" distL="0" distR="0" wp14:anchorId="5DFA6D77" wp14:editId="6B465CD3">
            <wp:extent cx="5334000" cy="3294529"/>
            <wp:effectExtent l="0" t="0" r="0" b="0"/>
            <wp:docPr id="75" name="Picture" descr="Obrázok 1"/>
            <wp:cNvGraphicFramePr/>
            <a:graphic xmlns:a="http://schemas.openxmlformats.org/drawingml/2006/main">
              <a:graphicData uri="http://schemas.openxmlformats.org/drawingml/2006/picture">
                <pic:pic xmlns:pic="http://schemas.openxmlformats.org/drawingml/2006/picture">
                  <pic:nvPicPr>
                    <pic:cNvPr id="76" name="Picture" descr="/Users/pavol.bielik/dev/src/github.com/pbielik/diplomovka/figures/current_export_preview/figure_1_ratings_per_transcript.png"/>
                    <pic:cNvPicPr>
                      <a:picLocks noChangeAspect="1" noChangeArrowheads="1"/>
                    </pic:cNvPicPr>
                  </pic:nvPicPr>
                  <pic:blipFill>
                    <a:blip r:embed="rId11"/>
                    <a:stretch>
                      <a:fillRect/>
                    </a:stretch>
                  </pic:blipFill>
                  <pic:spPr bwMode="auto">
                    <a:xfrm>
                      <a:off x="0" y="0"/>
                      <a:ext cx="5334000" cy="3294529"/>
                    </a:xfrm>
                    <a:prstGeom prst="rect">
                      <a:avLst/>
                    </a:prstGeom>
                    <a:noFill/>
                    <a:ln w="9525">
                      <a:noFill/>
                      <a:headEnd/>
                      <a:tailEnd/>
                    </a:ln>
                  </pic:spPr>
                </pic:pic>
              </a:graphicData>
            </a:graphic>
          </wp:inline>
        </w:drawing>
      </w:r>
    </w:p>
    <w:p w14:paraId="261F8500" w14:textId="77777777" w:rsidR="00E27D67" w:rsidRDefault="00000000">
      <w:pPr>
        <w:pStyle w:val="ImageCaption"/>
      </w:pPr>
      <w:r>
        <w:t>Obrázok 1</w:t>
      </w:r>
    </w:p>
    <w:p w14:paraId="223E0F1E" w14:textId="77777777" w:rsidR="00E27D67" w:rsidRDefault="00000000">
      <w:pPr>
        <w:pStyle w:val="Nadpis2"/>
      </w:pPr>
      <w:bookmarkStart w:id="119" w:name="X246ed11df144c18ce4da6c0e8527135a0579182"/>
      <w:bookmarkEnd w:id="118"/>
      <w:r>
        <w:t>3.3 Distribučné a frekvenčné charakteristiky ratingov</w:t>
      </w:r>
    </w:p>
    <w:p w14:paraId="41D6BBA1" w14:textId="77777777" w:rsidR="00E27D67" w:rsidRDefault="00000000">
      <w:pPr>
        <w:pStyle w:val="FirstParagraph"/>
      </w:pPr>
      <w:r>
        <w:t xml:space="preserve">Na úrovni hlavných kompozitov dosiahol </w:t>
      </w:r>
      <w:r>
        <w:rPr>
          <w:b/>
          <w:bCs/>
        </w:rPr>
        <w:t>index klinickej vierohodnosti</w:t>
      </w:r>
      <w:r>
        <w:t xml:space="preserve"> priemernú hodnotu </w:t>
      </w:r>
      <w:r>
        <w:rPr>
          <w:b/>
          <w:bCs/>
        </w:rPr>
        <w:t>4,01</w:t>
      </w:r>
      <w:r>
        <w:t xml:space="preserve"> (</w:t>
      </w:r>
      <w:r>
        <w:rPr>
          <w:rStyle w:val="VerbatimChar"/>
        </w:rPr>
        <w:t>SD = 0,47</w:t>
      </w:r>
      <w:r>
        <w:t xml:space="preserve">, medián = 4,00, minimum = 2,33, maximum = 5,00). </w:t>
      </w:r>
      <w:r>
        <w:rPr>
          <w:b/>
          <w:bCs/>
        </w:rPr>
        <w:t>Index defektov</w:t>
      </w:r>
      <w:r>
        <w:t xml:space="preserve"> dosiahol priemer </w:t>
      </w:r>
      <w:r>
        <w:rPr>
          <w:b/>
          <w:bCs/>
        </w:rPr>
        <w:t>1,97</w:t>
      </w:r>
      <w:r>
        <w:t xml:space="preserve"> (</w:t>
      </w:r>
      <w:r>
        <w:rPr>
          <w:rStyle w:val="VerbatimChar"/>
        </w:rPr>
        <w:t>SD = 0,45</w:t>
      </w:r>
      <w:r>
        <w:t>, medián = 2,00, minimum = 1,00, maximum = 3,60).</w:t>
      </w:r>
    </w:p>
    <w:p w14:paraId="65E8DF23" w14:textId="77777777" w:rsidR="00E27D67" w:rsidRDefault="00000000">
      <w:pPr>
        <w:pStyle w:val="Zkladntext"/>
      </w:pPr>
      <w:r>
        <w:t>Podobne vyzneli aj kľúčové jednotlivé položky. Prirodzenosť jazyka (</w:t>
      </w:r>
      <w:r>
        <w:rPr>
          <w:rStyle w:val="VerbatimChar"/>
        </w:rPr>
        <w:t>G2</w:t>
      </w:r>
      <w:r>
        <w:t xml:space="preserve">) dosiahla priemer </w:t>
      </w:r>
      <w:r>
        <w:rPr>
          <w:b/>
          <w:bCs/>
        </w:rPr>
        <w:t>3,83</w:t>
      </w:r>
      <w:r>
        <w:t xml:space="preserve"> (</w:t>
      </w:r>
      <w:r>
        <w:rPr>
          <w:rStyle w:val="VerbatimChar"/>
        </w:rPr>
        <w:t>SD = 0,68</w:t>
      </w:r>
      <w:r>
        <w:t>) a tréningová použiteľnosť (</w:t>
      </w:r>
      <w:r>
        <w:rPr>
          <w:rStyle w:val="VerbatimChar"/>
        </w:rPr>
        <w:t>G5</w:t>
      </w:r>
      <w:r>
        <w:t xml:space="preserve">) priemer </w:t>
      </w:r>
      <w:r>
        <w:rPr>
          <w:b/>
          <w:bCs/>
        </w:rPr>
        <w:t>3,80</w:t>
      </w:r>
      <w:r>
        <w:t xml:space="preserve"> (</w:t>
      </w:r>
      <w:r>
        <w:rPr>
          <w:rStyle w:val="VerbatimChar"/>
        </w:rPr>
        <w:t>SD = 0,81</w:t>
      </w:r>
      <w:r>
        <w:t>). Odhad celkovej závažnosti (</w:t>
      </w:r>
      <w:r>
        <w:rPr>
          <w:rStyle w:val="VerbatimChar"/>
        </w:rPr>
        <w:t>S1</w:t>
      </w:r>
      <w:r>
        <w:t xml:space="preserve">) mal priemer </w:t>
      </w:r>
      <w:r>
        <w:rPr>
          <w:b/>
          <w:bCs/>
        </w:rPr>
        <w:t>3,07</w:t>
      </w:r>
      <w:r>
        <w:t xml:space="preserve"> (</w:t>
      </w:r>
      <w:r>
        <w:rPr>
          <w:rStyle w:val="VerbatimChar"/>
        </w:rPr>
        <w:t>SD = 0,64</w:t>
      </w:r>
      <w:r>
        <w:t>) a odhad funkčného dopadu (</w:t>
      </w:r>
      <w:r>
        <w:rPr>
          <w:rStyle w:val="VerbatimChar"/>
        </w:rPr>
        <w:t>S2</w:t>
      </w:r>
      <w:r>
        <w:t xml:space="preserve">) priemer </w:t>
      </w:r>
      <w:r>
        <w:rPr>
          <w:b/>
          <w:bCs/>
        </w:rPr>
        <w:t>3,10</w:t>
      </w:r>
      <w:r>
        <w:t xml:space="preserve"> (</w:t>
      </w:r>
      <w:r>
        <w:rPr>
          <w:rStyle w:val="VerbatimChar"/>
        </w:rPr>
        <w:t>SD = 0,60</w:t>
      </w:r>
      <w:r>
        <w:t>). Pri viacerých týchto premenných ostal medián aj interkvartilové rozpätie veľmi úzko stlačené okolo jednej kategórie; ratingy sa preto sústreďovali najmä v stredne vyšších pásmach a len zriedkavo siahali do extrémov.</w:t>
      </w:r>
    </w:p>
    <w:p w14:paraId="31C51EC7" w14:textId="77777777" w:rsidR="00E27D67" w:rsidRDefault="00000000">
      <w:pPr>
        <w:pStyle w:val="Zkladntext"/>
      </w:pPr>
      <w:r>
        <w:t xml:space="preserve">Frekvenčné rozdelenia položiek tento obraz ešte spresnili. Pri položkách </w:t>
      </w:r>
      <w:r>
        <w:rPr>
          <w:rStyle w:val="VerbatimChar"/>
        </w:rPr>
        <w:t>G1</w:t>
      </w:r>
      <w:r>
        <w:t xml:space="preserve"> až </w:t>
      </w:r>
      <w:r>
        <w:rPr>
          <w:rStyle w:val="VerbatimChar"/>
        </w:rPr>
        <w:t>G5</w:t>
      </w:r>
      <w:r>
        <w:t xml:space="preserve"> dominovala predovšetkým hodnota </w:t>
      </w:r>
      <w:r>
        <w:rPr>
          <w:b/>
          <w:bCs/>
        </w:rPr>
        <w:t>4</w:t>
      </w:r>
      <w:r>
        <w:t xml:space="preserve">, pričom veľmi nízke ratingy boli skôr výnimočné. Pri položkách </w:t>
      </w:r>
      <w:r>
        <w:rPr>
          <w:rStyle w:val="VerbatimChar"/>
        </w:rPr>
        <w:t>R1</w:t>
      </w:r>
      <w:r>
        <w:t xml:space="preserve"> až </w:t>
      </w:r>
      <w:r>
        <w:rPr>
          <w:rStyle w:val="VerbatimChar"/>
        </w:rPr>
        <w:t>R5</w:t>
      </w:r>
      <w:r>
        <w:t xml:space="preserve"> naopak prevládali kategórie </w:t>
      </w:r>
      <w:r>
        <w:rPr>
          <w:b/>
          <w:bCs/>
        </w:rPr>
        <w:t>1</w:t>
      </w:r>
      <w:r>
        <w:t xml:space="preserve"> a </w:t>
      </w:r>
      <w:r>
        <w:rPr>
          <w:b/>
          <w:bCs/>
        </w:rPr>
        <w:t>2</w:t>
      </w:r>
      <w:r>
        <w:t>, takže defekty boli vo väčšine prípadov hodnotené ako nízke alebo nanajvýš mierne. Najvýraznejšie sa táto kompresia prejavila pri dramatizácii (</w:t>
      </w:r>
      <w:r>
        <w:rPr>
          <w:rStyle w:val="VerbatimChar"/>
        </w:rPr>
        <w:t>R5</w:t>
      </w:r>
      <w:r>
        <w:t>) a pri častiach globálneho hodnotenia, kde rozdelenie nepokrývalo celú škálu rovnomerne.</w:t>
      </w:r>
    </w:p>
    <w:p w14:paraId="723A82B2" w14:textId="77777777" w:rsidR="00E27D67" w:rsidRDefault="00000000">
      <w:pPr>
        <w:pStyle w:val="Zkladntext"/>
      </w:pPr>
      <w:r>
        <w:rPr>
          <w:b/>
          <w:bCs/>
        </w:rPr>
        <w:t>Tabuľka 3. Deskriptívne ukazovatele hlavných ľudsky hodnotených outcome-ov.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E27D67" w14:paraId="53935558"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49B4CEAA" w14:textId="77777777" w:rsidR="00E27D67" w:rsidRDefault="00000000">
            <w:pPr>
              <w:pStyle w:val="Compact"/>
              <w:spacing w:after="0"/>
            </w:pPr>
            <w:r>
              <w:rPr>
                <w:rFonts w:ascii="Times New Roman" w:hAnsi="Times New Roman" w:cs="Times New Roman"/>
                <w:b/>
                <w:bCs/>
                <w:sz w:val="20"/>
                <w:szCs w:val="20"/>
              </w:rPr>
              <w:t>Outcome</w:t>
            </w:r>
          </w:p>
        </w:tc>
        <w:tc>
          <w:tcPr>
            <w:tcW w:w="993" w:type="dxa"/>
            <w:tcBorders>
              <w:top w:val="single" w:sz="10" w:space="0" w:color="000000"/>
              <w:left w:val="nil"/>
              <w:bottom w:val="single" w:sz="8" w:space="0" w:color="000000"/>
              <w:right w:val="nil"/>
            </w:tcBorders>
          </w:tcPr>
          <w:p w14:paraId="38692E18" w14:textId="77777777" w:rsidR="00E27D67" w:rsidRDefault="00000000">
            <w:pPr>
              <w:pStyle w:val="Compact"/>
              <w:spacing w:after="0"/>
            </w:pPr>
            <w:r>
              <w:rPr>
                <w:rFonts w:ascii="Times New Roman" w:hAnsi="Times New Roman" w:cs="Times New Roman"/>
                <w:b/>
                <w:bCs/>
                <w:sz w:val="20"/>
                <w:szCs w:val="20"/>
              </w:rPr>
              <w:t>N</w:t>
            </w:r>
          </w:p>
        </w:tc>
        <w:tc>
          <w:tcPr>
            <w:tcW w:w="993" w:type="dxa"/>
            <w:tcBorders>
              <w:top w:val="single" w:sz="10" w:space="0" w:color="000000"/>
              <w:left w:val="nil"/>
              <w:bottom w:val="single" w:sz="8" w:space="0" w:color="000000"/>
              <w:right w:val="nil"/>
            </w:tcBorders>
          </w:tcPr>
          <w:p w14:paraId="361A1C7F" w14:textId="77777777" w:rsidR="00E27D67" w:rsidRDefault="00000000">
            <w:pPr>
              <w:pStyle w:val="Compact"/>
              <w:spacing w:after="0"/>
            </w:pPr>
            <w:r>
              <w:rPr>
                <w:rFonts w:ascii="Times New Roman" w:hAnsi="Times New Roman" w:cs="Times New Roman"/>
                <w:b/>
                <w:bCs/>
                <w:sz w:val="20"/>
                <w:szCs w:val="20"/>
              </w:rPr>
              <w:t>Priemer</w:t>
            </w:r>
          </w:p>
        </w:tc>
        <w:tc>
          <w:tcPr>
            <w:tcW w:w="993" w:type="dxa"/>
            <w:tcBorders>
              <w:top w:val="single" w:sz="10" w:space="0" w:color="000000"/>
              <w:left w:val="nil"/>
              <w:bottom w:val="single" w:sz="8" w:space="0" w:color="000000"/>
              <w:right w:val="nil"/>
            </w:tcBorders>
          </w:tcPr>
          <w:p w14:paraId="22C3FC72" w14:textId="77777777" w:rsidR="00E27D67" w:rsidRDefault="00000000">
            <w:pPr>
              <w:pStyle w:val="Compact"/>
              <w:spacing w:after="0"/>
            </w:pPr>
            <w:r>
              <w:rPr>
                <w:rFonts w:ascii="Times New Roman" w:hAnsi="Times New Roman" w:cs="Times New Roman"/>
                <w:b/>
                <w:bCs/>
                <w:sz w:val="20"/>
                <w:szCs w:val="20"/>
              </w:rPr>
              <w:t>SD</w:t>
            </w:r>
          </w:p>
        </w:tc>
        <w:tc>
          <w:tcPr>
            <w:tcW w:w="993" w:type="dxa"/>
            <w:tcBorders>
              <w:top w:val="single" w:sz="10" w:space="0" w:color="000000"/>
              <w:left w:val="nil"/>
              <w:bottom w:val="single" w:sz="8" w:space="0" w:color="000000"/>
              <w:right w:val="nil"/>
            </w:tcBorders>
          </w:tcPr>
          <w:p w14:paraId="53B85FC1" w14:textId="77777777" w:rsidR="00E27D67" w:rsidRDefault="00000000">
            <w:pPr>
              <w:pStyle w:val="Compact"/>
              <w:spacing w:after="0"/>
            </w:pPr>
            <w:r>
              <w:rPr>
                <w:rFonts w:ascii="Times New Roman" w:hAnsi="Times New Roman" w:cs="Times New Roman"/>
                <w:b/>
                <w:bCs/>
                <w:sz w:val="20"/>
                <w:szCs w:val="20"/>
              </w:rPr>
              <w:t>Medián</w:t>
            </w:r>
          </w:p>
        </w:tc>
        <w:tc>
          <w:tcPr>
            <w:tcW w:w="993" w:type="dxa"/>
            <w:tcBorders>
              <w:top w:val="single" w:sz="10" w:space="0" w:color="000000"/>
              <w:left w:val="nil"/>
              <w:bottom w:val="single" w:sz="8" w:space="0" w:color="000000"/>
              <w:right w:val="nil"/>
            </w:tcBorders>
          </w:tcPr>
          <w:p w14:paraId="633E4DBF" w14:textId="77777777" w:rsidR="00E27D67" w:rsidRDefault="00000000">
            <w:pPr>
              <w:pStyle w:val="Compact"/>
              <w:spacing w:after="0"/>
            </w:pPr>
            <w:r>
              <w:rPr>
                <w:rFonts w:ascii="Times New Roman" w:hAnsi="Times New Roman" w:cs="Times New Roman"/>
                <w:b/>
                <w:bCs/>
                <w:sz w:val="20"/>
                <w:szCs w:val="20"/>
              </w:rPr>
              <w:t>IQR</w:t>
            </w:r>
          </w:p>
        </w:tc>
        <w:tc>
          <w:tcPr>
            <w:tcW w:w="993" w:type="dxa"/>
            <w:tcBorders>
              <w:top w:val="single" w:sz="10" w:space="0" w:color="000000"/>
              <w:left w:val="nil"/>
              <w:bottom w:val="single" w:sz="8" w:space="0" w:color="000000"/>
              <w:right w:val="nil"/>
            </w:tcBorders>
          </w:tcPr>
          <w:p w14:paraId="68398209" w14:textId="77777777" w:rsidR="00E27D67" w:rsidRDefault="00000000">
            <w:pPr>
              <w:pStyle w:val="Compact"/>
              <w:spacing w:after="0"/>
            </w:pPr>
            <w:r>
              <w:rPr>
                <w:rFonts w:ascii="Times New Roman" w:hAnsi="Times New Roman" w:cs="Times New Roman"/>
                <w:b/>
                <w:bCs/>
                <w:sz w:val="20"/>
                <w:szCs w:val="20"/>
              </w:rPr>
              <w:t>Minimum</w:t>
            </w:r>
          </w:p>
        </w:tc>
        <w:tc>
          <w:tcPr>
            <w:tcW w:w="992" w:type="dxa"/>
            <w:tcBorders>
              <w:top w:val="single" w:sz="10" w:space="0" w:color="000000"/>
              <w:left w:val="nil"/>
              <w:bottom w:val="single" w:sz="8" w:space="0" w:color="000000"/>
              <w:right w:val="nil"/>
            </w:tcBorders>
          </w:tcPr>
          <w:p w14:paraId="013E7175" w14:textId="77777777" w:rsidR="00E27D67" w:rsidRDefault="00000000">
            <w:pPr>
              <w:pStyle w:val="Compact"/>
              <w:spacing w:after="0"/>
            </w:pPr>
            <w:r>
              <w:rPr>
                <w:rFonts w:ascii="Times New Roman" w:hAnsi="Times New Roman" w:cs="Times New Roman"/>
                <w:b/>
                <w:bCs/>
                <w:sz w:val="20"/>
                <w:szCs w:val="20"/>
              </w:rPr>
              <w:t>Maximum</w:t>
            </w:r>
          </w:p>
        </w:tc>
      </w:tr>
      <w:tr w:rsidR="00E27D67" w14:paraId="2B7022FD" w14:textId="77777777" w:rsidTr="00E27D67">
        <w:trPr>
          <w:jc w:val="center"/>
        </w:trPr>
        <w:tc>
          <w:tcPr>
            <w:tcW w:w="993" w:type="dxa"/>
            <w:tcBorders>
              <w:top w:val="nil"/>
              <w:left w:val="nil"/>
              <w:bottom w:val="nil"/>
              <w:right w:val="nil"/>
            </w:tcBorders>
          </w:tcPr>
          <w:p w14:paraId="563DE184" w14:textId="77777777" w:rsidR="00E27D67" w:rsidRDefault="00000000">
            <w:pPr>
              <w:pStyle w:val="Compact"/>
              <w:spacing w:after="0"/>
            </w:pPr>
            <w:r>
              <w:rPr>
                <w:rFonts w:ascii="Times New Roman" w:hAnsi="Times New Roman" w:cs="Times New Roman"/>
                <w:sz w:val="20"/>
                <w:szCs w:val="20"/>
              </w:rPr>
              <w:t xml:space="preserve">Index klinickej </w:t>
            </w:r>
            <w:r>
              <w:rPr>
                <w:rFonts w:ascii="Times New Roman" w:hAnsi="Times New Roman" w:cs="Times New Roman"/>
                <w:sz w:val="20"/>
                <w:szCs w:val="20"/>
              </w:rPr>
              <w:lastRenderedPageBreak/>
              <w:t>vierohodnosti</w:t>
            </w:r>
          </w:p>
        </w:tc>
        <w:tc>
          <w:tcPr>
            <w:tcW w:w="993" w:type="dxa"/>
            <w:tcBorders>
              <w:top w:val="nil"/>
              <w:left w:val="nil"/>
              <w:bottom w:val="nil"/>
              <w:right w:val="nil"/>
            </w:tcBorders>
          </w:tcPr>
          <w:p w14:paraId="1F017460" w14:textId="77777777" w:rsidR="00E27D67" w:rsidRDefault="00000000">
            <w:pPr>
              <w:pStyle w:val="Compact"/>
              <w:spacing w:after="0"/>
            </w:pPr>
            <w:r>
              <w:rPr>
                <w:rFonts w:ascii="Times New Roman" w:hAnsi="Times New Roman" w:cs="Times New Roman"/>
                <w:sz w:val="20"/>
                <w:szCs w:val="20"/>
              </w:rPr>
              <w:lastRenderedPageBreak/>
              <w:t>166</w:t>
            </w:r>
          </w:p>
        </w:tc>
        <w:tc>
          <w:tcPr>
            <w:tcW w:w="993" w:type="dxa"/>
            <w:tcBorders>
              <w:top w:val="nil"/>
              <w:left w:val="nil"/>
              <w:bottom w:val="nil"/>
              <w:right w:val="nil"/>
            </w:tcBorders>
          </w:tcPr>
          <w:p w14:paraId="15DA3E2D" w14:textId="77777777" w:rsidR="00E27D67" w:rsidRDefault="00000000">
            <w:pPr>
              <w:pStyle w:val="Compact"/>
              <w:spacing w:after="0"/>
            </w:pPr>
            <w:r>
              <w:rPr>
                <w:rFonts w:ascii="Times New Roman" w:hAnsi="Times New Roman" w:cs="Times New Roman"/>
                <w:sz w:val="20"/>
                <w:szCs w:val="20"/>
              </w:rPr>
              <w:t>4,01</w:t>
            </w:r>
          </w:p>
        </w:tc>
        <w:tc>
          <w:tcPr>
            <w:tcW w:w="993" w:type="dxa"/>
            <w:tcBorders>
              <w:top w:val="nil"/>
              <w:left w:val="nil"/>
              <w:bottom w:val="nil"/>
              <w:right w:val="nil"/>
            </w:tcBorders>
          </w:tcPr>
          <w:p w14:paraId="708FF9C5" w14:textId="77777777" w:rsidR="00E27D67" w:rsidRDefault="00000000">
            <w:pPr>
              <w:pStyle w:val="Compact"/>
              <w:spacing w:after="0"/>
            </w:pPr>
            <w:r>
              <w:rPr>
                <w:rFonts w:ascii="Times New Roman" w:hAnsi="Times New Roman" w:cs="Times New Roman"/>
                <w:sz w:val="20"/>
                <w:szCs w:val="20"/>
              </w:rPr>
              <w:t>0,47</w:t>
            </w:r>
          </w:p>
        </w:tc>
        <w:tc>
          <w:tcPr>
            <w:tcW w:w="993" w:type="dxa"/>
            <w:tcBorders>
              <w:top w:val="nil"/>
              <w:left w:val="nil"/>
              <w:bottom w:val="nil"/>
              <w:right w:val="nil"/>
            </w:tcBorders>
          </w:tcPr>
          <w:p w14:paraId="5E6DE7F6" w14:textId="77777777" w:rsidR="00E27D67"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3968A9B3"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7F430FFD" w14:textId="77777777" w:rsidR="00E27D67" w:rsidRDefault="00000000">
            <w:pPr>
              <w:pStyle w:val="Compact"/>
              <w:spacing w:after="0"/>
            </w:pPr>
            <w:r>
              <w:rPr>
                <w:rFonts w:ascii="Times New Roman" w:hAnsi="Times New Roman" w:cs="Times New Roman"/>
                <w:sz w:val="20"/>
                <w:szCs w:val="20"/>
              </w:rPr>
              <w:t>2,33</w:t>
            </w:r>
          </w:p>
        </w:tc>
        <w:tc>
          <w:tcPr>
            <w:tcW w:w="992" w:type="dxa"/>
            <w:tcBorders>
              <w:top w:val="nil"/>
              <w:left w:val="nil"/>
              <w:bottom w:val="nil"/>
              <w:right w:val="nil"/>
            </w:tcBorders>
          </w:tcPr>
          <w:p w14:paraId="4AC9668E" w14:textId="77777777" w:rsidR="00E27D67" w:rsidRDefault="00000000">
            <w:pPr>
              <w:pStyle w:val="Compact"/>
              <w:spacing w:after="0"/>
            </w:pPr>
            <w:r>
              <w:rPr>
                <w:rFonts w:ascii="Times New Roman" w:hAnsi="Times New Roman" w:cs="Times New Roman"/>
                <w:sz w:val="20"/>
                <w:szCs w:val="20"/>
              </w:rPr>
              <w:t>5,00</w:t>
            </w:r>
          </w:p>
        </w:tc>
      </w:tr>
      <w:tr w:rsidR="00E27D67" w14:paraId="0E3D07E0" w14:textId="77777777" w:rsidTr="00E27D67">
        <w:trPr>
          <w:jc w:val="center"/>
        </w:trPr>
        <w:tc>
          <w:tcPr>
            <w:tcW w:w="993" w:type="dxa"/>
            <w:tcBorders>
              <w:top w:val="nil"/>
              <w:left w:val="nil"/>
              <w:bottom w:val="nil"/>
              <w:right w:val="nil"/>
            </w:tcBorders>
          </w:tcPr>
          <w:p w14:paraId="07FB0FBE" w14:textId="77777777" w:rsidR="00E27D67" w:rsidRDefault="00000000">
            <w:pPr>
              <w:pStyle w:val="Compact"/>
              <w:spacing w:after="0"/>
            </w:pPr>
            <w:r>
              <w:rPr>
                <w:rFonts w:ascii="Times New Roman" w:hAnsi="Times New Roman" w:cs="Times New Roman"/>
                <w:sz w:val="20"/>
                <w:szCs w:val="20"/>
              </w:rPr>
              <w:t>Index defektov</w:t>
            </w:r>
          </w:p>
        </w:tc>
        <w:tc>
          <w:tcPr>
            <w:tcW w:w="993" w:type="dxa"/>
            <w:tcBorders>
              <w:top w:val="nil"/>
              <w:left w:val="nil"/>
              <w:bottom w:val="nil"/>
              <w:right w:val="nil"/>
            </w:tcBorders>
          </w:tcPr>
          <w:p w14:paraId="4597989B" w14:textId="77777777" w:rsidR="00E27D67"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63C64F11" w14:textId="77777777" w:rsidR="00E27D67" w:rsidRDefault="00000000">
            <w:pPr>
              <w:pStyle w:val="Compact"/>
              <w:spacing w:after="0"/>
            </w:pPr>
            <w:r>
              <w:rPr>
                <w:rFonts w:ascii="Times New Roman" w:hAnsi="Times New Roman" w:cs="Times New Roman"/>
                <w:sz w:val="20"/>
                <w:szCs w:val="20"/>
              </w:rPr>
              <w:t>1,97</w:t>
            </w:r>
          </w:p>
        </w:tc>
        <w:tc>
          <w:tcPr>
            <w:tcW w:w="993" w:type="dxa"/>
            <w:tcBorders>
              <w:top w:val="nil"/>
              <w:left w:val="nil"/>
              <w:bottom w:val="nil"/>
              <w:right w:val="nil"/>
            </w:tcBorders>
          </w:tcPr>
          <w:p w14:paraId="49D43A6F" w14:textId="77777777" w:rsidR="00E27D67" w:rsidRDefault="00000000">
            <w:pPr>
              <w:pStyle w:val="Compact"/>
              <w:spacing w:after="0"/>
            </w:pPr>
            <w:r>
              <w:rPr>
                <w:rFonts w:ascii="Times New Roman" w:hAnsi="Times New Roman" w:cs="Times New Roman"/>
                <w:sz w:val="20"/>
                <w:szCs w:val="20"/>
              </w:rPr>
              <w:t>0,45</w:t>
            </w:r>
          </w:p>
        </w:tc>
        <w:tc>
          <w:tcPr>
            <w:tcW w:w="993" w:type="dxa"/>
            <w:tcBorders>
              <w:top w:val="nil"/>
              <w:left w:val="nil"/>
              <w:bottom w:val="nil"/>
              <w:right w:val="nil"/>
            </w:tcBorders>
          </w:tcPr>
          <w:p w14:paraId="6DD28671" w14:textId="77777777" w:rsidR="00E27D67" w:rsidRDefault="00000000">
            <w:pPr>
              <w:pStyle w:val="Compact"/>
              <w:spacing w:after="0"/>
            </w:pPr>
            <w:r>
              <w:rPr>
                <w:rFonts w:ascii="Times New Roman" w:hAnsi="Times New Roman" w:cs="Times New Roman"/>
                <w:sz w:val="20"/>
                <w:szCs w:val="20"/>
              </w:rPr>
              <w:t>2</w:t>
            </w:r>
          </w:p>
        </w:tc>
        <w:tc>
          <w:tcPr>
            <w:tcW w:w="993" w:type="dxa"/>
            <w:tcBorders>
              <w:top w:val="nil"/>
              <w:left w:val="nil"/>
              <w:bottom w:val="nil"/>
              <w:right w:val="nil"/>
            </w:tcBorders>
          </w:tcPr>
          <w:p w14:paraId="407CA040" w14:textId="77777777" w:rsidR="00E27D67" w:rsidRDefault="00000000">
            <w:pPr>
              <w:pStyle w:val="Compact"/>
              <w:spacing w:after="0"/>
            </w:pPr>
            <w:r>
              <w:rPr>
                <w:rFonts w:ascii="Times New Roman" w:hAnsi="Times New Roman" w:cs="Times New Roman"/>
                <w:sz w:val="20"/>
                <w:szCs w:val="20"/>
              </w:rPr>
              <w:t>0,40</w:t>
            </w:r>
          </w:p>
        </w:tc>
        <w:tc>
          <w:tcPr>
            <w:tcW w:w="993" w:type="dxa"/>
            <w:tcBorders>
              <w:top w:val="nil"/>
              <w:left w:val="nil"/>
              <w:bottom w:val="nil"/>
              <w:right w:val="nil"/>
            </w:tcBorders>
          </w:tcPr>
          <w:p w14:paraId="081C9331" w14:textId="77777777" w:rsidR="00E27D67"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4B476D68" w14:textId="77777777" w:rsidR="00E27D67" w:rsidRDefault="00000000">
            <w:pPr>
              <w:pStyle w:val="Compact"/>
              <w:spacing w:after="0"/>
            </w:pPr>
            <w:r>
              <w:rPr>
                <w:rFonts w:ascii="Times New Roman" w:hAnsi="Times New Roman" w:cs="Times New Roman"/>
                <w:sz w:val="20"/>
                <w:szCs w:val="20"/>
              </w:rPr>
              <w:t>3,60</w:t>
            </w:r>
          </w:p>
        </w:tc>
      </w:tr>
      <w:tr w:rsidR="00E27D67" w14:paraId="3588F58F" w14:textId="77777777" w:rsidTr="00E27D67">
        <w:trPr>
          <w:jc w:val="center"/>
        </w:trPr>
        <w:tc>
          <w:tcPr>
            <w:tcW w:w="993" w:type="dxa"/>
            <w:tcBorders>
              <w:top w:val="nil"/>
              <w:left w:val="nil"/>
              <w:bottom w:val="nil"/>
              <w:right w:val="nil"/>
            </w:tcBorders>
          </w:tcPr>
          <w:p w14:paraId="5663CEBA" w14:textId="77777777" w:rsidR="00E27D67" w:rsidRDefault="00000000">
            <w:pPr>
              <w:pStyle w:val="Compact"/>
              <w:spacing w:after="0"/>
            </w:pPr>
            <w:r>
              <w:rPr>
                <w:rFonts w:ascii="Times New Roman" w:hAnsi="Times New Roman" w:cs="Times New Roman"/>
                <w:sz w:val="20"/>
                <w:szCs w:val="20"/>
              </w:rPr>
              <w:t>Prirodzenosť jazyka (G2)</w:t>
            </w:r>
          </w:p>
        </w:tc>
        <w:tc>
          <w:tcPr>
            <w:tcW w:w="993" w:type="dxa"/>
            <w:tcBorders>
              <w:top w:val="nil"/>
              <w:left w:val="nil"/>
              <w:bottom w:val="nil"/>
              <w:right w:val="nil"/>
            </w:tcBorders>
          </w:tcPr>
          <w:p w14:paraId="4DFE91CE" w14:textId="77777777" w:rsidR="00E27D67"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3A2C7CAE" w14:textId="77777777" w:rsidR="00E27D67"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57B7E7D1" w14:textId="77777777" w:rsidR="00E27D67" w:rsidRDefault="00000000">
            <w:pPr>
              <w:pStyle w:val="Compact"/>
              <w:spacing w:after="0"/>
            </w:pPr>
            <w:r>
              <w:rPr>
                <w:rFonts w:ascii="Times New Roman" w:hAnsi="Times New Roman" w:cs="Times New Roman"/>
                <w:sz w:val="20"/>
                <w:szCs w:val="20"/>
              </w:rPr>
              <w:t>0,68</w:t>
            </w:r>
          </w:p>
        </w:tc>
        <w:tc>
          <w:tcPr>
            <w:tcW w:w="993" w:type="dxa"/>
            <w:tcBorders>
              <w:top w:val="nil"/>
              <w:left w:val="nil"/>
              <w:bottom w:val="nil"/>
              <w:right w:val="nil"/>
            </w:tcBorders>
          </w:tcPr>
          <w:p w14:paraId="45451724" w14:textId="77777777" w:rsidR="00E27D67"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06958E3B"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327E3238" w14:textId="77777777" w:rsidR="00E27D67"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2E595E72" w14:textId="77777777" w:rsidR="00E27D67" w:rsidRDefault="00000000">
            <w:pPr>
              <w:pStyle w:val="Compact"/>
              <w:spacing w:after="0"/>
            </w:pPr>
            <w:r>
              <w:rPr>
                <w:rFonts w:ascii="Times New Roman" w:hAnsi="Times New Roman" w:cs="Times New Roman"/>
                <w:sz w:val="20"/>
                <w:szCs w:val="20"/>
              </w:rPr>
              <w:t>5,00</w:t>
            </w:r>
          </w:p>
        </w:tc>
      </w:tr>
      <w:tr w:rsidR="00E27D67" w14:paraId="00B51D1E" w14:textId="77777777" w:rsidTr="00E27D67">
        <w:trPr>
          <w:jc w:val="center"/>
        </w:trPr>
        <w:tc>
          <w:tcPr>
            <w:tcW w:w="993" w:type="dxa"/>
            <w:tcBorders>
              <w:top w:val="nil"/>
              <w:left w:val="nil"/>
              <w:bottom w:val="nil"/>
              <w:right w:val="nil"/>
            </w:tcBorders>
          </w:tcPr>
          <w:p w14:paraId="624146FD" w14:textId="77777777" w:rsidR="00E27D67" w:rsidRDefault="00000000">
            <w:pPr>
              <w:pStyle w:val="Compact"/>
              <w:spacing w:after="0"/>
            </w:pPr>
            <w:r>
              <w:rPr>
                <w:rFonts w:ascii="Times New Roman" w:hAnsi="Times New Roman" w:cs="Times New Roman"/>
                <w:sz w:val="20"/>
                <w:szCs w:val="20"/>
              </w:rPr>
              <w:t>Tréningová použiteľnosť (G5)</w:t>
            </w:r>
          </w:p>
        </w:tc>
        <w:tc>
          <w:tcPr>
            <w:tcW w:w="993" w:type="dxa"/>
            <w:tcBorders>
              <w:top w:val="nil"/>
              <w:left w:val="nil"/>
              <w:bottom w:val="nil"/>
              <w:right w:val="nil"/>
            </w:tcBorders>
          </w:tcPr>
          <w:p w14:paraId="7D4D4228" w14:textId="77777777" w:rsidR="00E27D67"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17EFE81A" w14:textId="77777777" w:rsidR="00E27D67" w:rsidRDefault="00000000">
            <w:pPr>
              <w:pStyle w:val="Compact"/>
              <w:spacing w:after="0"/>
            </w:pPr>
            <w:r>
              <w:rPr>
                <w:rFonts w:ascii="Times New Roman" w:hAnsi="Times New Roman" w:cs="Times New Roman"/>
                <w:sz w:val="20"/>
                <w:szCs w:val="20"/>
              </w:rPr>
              <w:t>3,80</w:t>
            </w:r>
          </w:p>
        </w:tc>
        <w:tc>
          <w:tcPr>
            <w:tcW w:w="993" w:type="dxa"/>
            <w:tcBorders>
              <w:top w:val="nil"/>
              <w:left w:val="nil"/>
              <w:bottom w:val="nil"/>
              <w:right w:val="nil"/>
            </w:tcBorders>
          </w:tcPr>
          <w:p w14:paraId="69A7F2C0" w14:textId="77777777" w:rsidR="00E27D67" w:rsidRDefault="00000000">
            <w:pPr>
              <w:pStyle w:val="Compact"/>
              <w:spacing w:after="0"/>
            </w:pPr>
            <w:r>
              <w:rPr>
                <w:rFonts w:ascii="Times New Roman" w:hAnsi="Times New Roman" w:cs="Times New Roman"/>
                <w:sz w:val="20"/>
                <w:szCs w:val="20"/>
              </w:rPr>
              <w:t>0,81</w:t>
            </w:r>
          </w:p>
        </w:tc>
        <w:tc>
          <w:tcPr>
            <w:tcW w:w="993" w:type="dxa"/>
            <w:tcBorders>
              <w:top w:val="nil"/>
              <w:left w:val="nil"/>
              <w:bottom w:val="nil"/>
              <w:right w:val="nil"/>
            </w:tcBorders>
          </w:tcPr>
          <w:p w14:paraId="6B18B0A0" w14:textId="77777777" w:rsidR="00E27D67" w:rsidRDefault="00000000">
            <w:pPr>
              <w:pStyle w:val="Compact"/>
              <w:spacing w:after="0"/>
            </w:pPr>
            <w:r>
              <w:rPr>
                <w:rFonts w:ascii="Times New Roman" w:hAnsi="Times New Roman" w:cs="Times New Roman"/>
                <w:sz w:val="20"/>
                <w:szCs w:val="20"/>
              </w:rPr>
              <w:t>4</w:t>
            </w:r>
          </w:p>
        </w:tc>
        <w:tc>
          <w:tcPr>
            <w:tcW w:w="993" w:type="dxa"/>
            <w:tcBorders>
              <w:top w:val="nil"/>
              <w:left w:val="nil"/>
              <w:bottom w:val="nil"/>
              <w:right w:val="nil"/>
            </w:tcBorders>
          </w:tcPr>
          <w:p w14:paraId="2D3CD426"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11A3908C" w14:textId="77777777" w:rsidR="00E27D67"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4AECFD10" w14:textId="77777777" w:rsidR="00E27D67" w:rsidRDefault="00000000">
            <w:pPr>
              <w:pStyle w:val="Compact"/>
              <w:spacing w:after="0"/>
            </w:pPr>
            <w:r>
              <w:rPr>
                <w:rFonts w:ascii="Times New Roman" w:hAnsi="Times New Roman" w:cs="Times New Roman"/>
                <w:sz w:val="20"/>
                <w:szCs w:val="20"/>
              </w:rPr>
              <w:t>5,00</w:t>
            </w:r>
          </w:p>
        </w:tc>
      </w:tr>
      <w:tr w:rsidR="00E27D67" w14:paraId="7F512CA2" w14:textId="77777777" w:rsidTr="00E27D67">
        <w:trPr>
          <w:jc w:val="center"/>
        </w:trPr>
        <w:tc>
          <w:tcPr>
            <w:tcW w:w="993" w:type="dxa"/>
            <w:tcBorders>
              <w:top w:val="nil"/>
              <w:left w:val="nil"/>
              <w:bottom w:val="nil"/>
              <w:right w:val="nil"/>
            </w:tcBorders>
          </w:tcPr>
          <w:p w14:paraId="3F2AB442" w14:textId="77777777" w:rsidR="00E27D67" w:rsidRDefault="00000000">
            <w:pPr>
              <w:pStyle w:val="Compact"/>
              <w:spacing w:after="0"/>
            </w:pPr>
            <w:r>
              <w:rPr>
                <w:rFonts w:ascii="Times New Roman" w:hAnsi="Times New Roman" w:cs="Times New Roman"/>
                <w:sz w:val="20"/>
                <w:szCs w:val="20"/>
              </w:rPr>
              <w:t>Odhad závažnosti (S1)</w:t>
            </w:r>
          </w:p>
        </w:tc>
        <w:tc>
          <w:tcPr>
            <w:tcW w:w="993" w:type="dxa"/>
            <w:tcBorders>
              <w:top w:val="nil"/>
              <w:left w:val="nil"/>
              <w:bottom w:val="nil"/>
              <w:right w:val="nil"/>
            </w:tcBorders>
          </w:tcPr>
          <w:p w14:paraId="64520FD5" w14:textId="77777777" w:rsidR="00E27D67" w:rsidRDefault="00000000">
            <w:pPr>
              <w:pStyle w:val="Compact"/>
              <w:spacing w:after="0"/>
            </w:pPr>
            <w:r>
              <w:rPr>
                <w:rFonts w:ascii="Times New Roman" w:hAnsi="Times New Roman" w:cs="Times New Roman"/>
                <w:sz w:val="20"/>
                <w:szCs w:val="20"/>
              </w:rPr>
              <w:t>166</w:t>
            </w:r>
          </w:p>
        </w:tc>
        <w:tc>
          <w:tcPr>
            <w:tcW w:w="993" w:type="dxa"/>
            <w:tcBorders>
              <w:top w:val="nil"/>
              <w:left w:val="nil"/>
              <w:bottom w:val="nil"/>
              <w:right w:val="nil"/>
            </w:tcBorders>
          </w:tcPr>
          <w:p w14:paraId="3B364B1A" w14:textId="77777777" w:rsidR="00E27D67" w:rsidRDefault="00000000">
            <w:pPr>
              <w:pStyle w:val="Compact"/>
              <w:spacing w:after="0"/>
            </w:pPr>
            <w:r>
              <w:rPr>
                <w:rFonts w:ascii="Times New Roman" w:hAnsi="Times New Roman" w:cs="Times New Roman"/>
                <w:sz w:val="20"/>
                <w:szCs w:val="20"/>
              </w:rPr>
              <w:t>3,07</w:t>
            </w:r>
          </w:p>
        </w:tc>
        <w:tc>
          <w:tcPr>
            <w:tcW w:w="993" w:type="dxa"/>
            <w:tcBorders>
              <w:top w:val="nil"/>
              <w:left w:val="nil"/>
              <w:bottom w:val="nil"/>
              <w:right w:val="nil"/>
            </w:tcBorders>
          </w:tcPr>
          <w:p w14:paraId="2CEBED6D" w14:textId="77777777" w:rsidR="00E27D67" w:rsidRDefault="00000000">
            <w:pPr>
              <w:pStyle w:val="Compact"/>
              <w:spacing w:after="0"/>
            </w:pPr>
            <w:r>
              <w:rPr>
                <w:rFonts w:ascii="Times New Roman" w:hAnsi="Times New Roman" w:cs="Times New Roman"/>
                <w:sz w:val="20"/>
                <w:szCs w:val="20"/>
              </w:rPr>
              <w:t>0,64</w:t>
            </w:r>
          </w:p>
        </w:tc>
        <w:tc>
          <w:tcPr>
            <w:tcW w:w="993" w:type="dxa"/>
            <w:tcBorders>
              <w:top w:val="nil"/>
              <w:left w:val="nil"/>
              <w:bottom w:val="nil"/>
              <w:right w:val="nil"/>
            </w:tcBorders>
          </w:tcPr>
          <w:p w14:paraId="72004549" w14:textId="77777777" w:rsidR="00E27D67" w:rsidRDefault="00000000">
            <w:pPr>
              <w:pStyle w:val="Compact"/>
              <w:spacing w:after="0"/>
            </w:pPr>
            <w:r>
              <w:rPr>
                <w:rFonts w:ascii="Times New Roman" w:hAnsi="Times New Roman" w:cs="Times New Roman"/>
                <w:sz w:val="20"/>
                <w:szCs w:val="20"/>
              </w:rPr>
              <w:t>3</w:t>
            </w:r>
          </w:p>
        </w:tc>
        <w:tc>
          <w:tcPr>
            <w:tcW w:w="993" w:type="dxa"/>
            <w:tcBorders>
              <w:top w:val="nil"/>
              <w:left w:val="nil"/>
              <w:bottom w:val="nil"/>
              <w:right w:val="nil"/>
            </w:tcBorders>
          </w:tcPr>
          <w:p w14:paraId="0F6F07CB"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318ABD68" w14:textId="77777777" w:rsidR="00E27D67" w:rsidRDefault="00000000">
            <w:pPr>
              <w:pStyle w:val="Compact"/>
              <w:spacing w:after="0"/>
            </w:pPr>
            <w:r>
              <w:rPr>
                <w:rFonts w:ascii="Times New Roman" w:hAnsi="Times New Roman" w:cs="Times New Roman"/>
                <w:sz w:val="20"/>
                <w:szCs w:val="20"/>
              </w:rPr>
              <w:t>1,00</w:t>
            </w:r>
          </w:p>
        </w:tc>
        <w:tc>
          <w:tcPr>
            <w:tcW w:w="992" w:type="dxa"/>
            <w:tcBorders>
              <w:top w:val="nil"/>
              <w:left w:val="nil"/>
              <w:bottom w:val="nil"/>
              <w:right w:val="nil"/>
            </w:tcBorders>
          </w:tcPr>
          <w:p w14:paraId="3290FD46" w14:textId="77777777" w:rsidR="00E27D67" w:rsidRDefault="00000000">
            <w:pPr>
              <w:pStyle w:val="Compact"/>
              <w:spacing w:after="0"/>
            </w:pPr>
            <w:r>
              <w:rPr>
                <w:rFonts w:ascii="Times New Roman" w:hAnsi="Times New Roman" w:cs="Times New Roman"/>
                <w:sz w:val="20"/>
                <w:szCs w:val="20"/>
              </w:rPr>
              <w:t>5,00</w:t>
            </w:r>
          </w:p>
        </w:tc>
      </w:tr>
      <w:tr w:rsidR="00E27D67" w14:paraId="3B298618" w14:textId="77777777" w:rsidTr="00E27D67">
        <w:trPr>
          <w:jc w:val="center"/>
        </w:trPr>
        <w:tc>
          <w:tcPr>
            <w:tcW w:w="993" w:type="dxa"/>
            <w:tcBorders>
              <w:top w:val="nil"/>
              <w:left w:val="nil"/>
              <w:bottom w:val="single" w:sz="10" w:space="0" w:color="000000"/>
              <w:right w:val="nil"/>
            </w:tcBorders>
          </w:tcPr>
          <w:p w14:paraId="682A4A9F" w14:textId="77777777" w:rsidR="00E27D67" w:rsidRDefault="00000000">
            <w:pPr>
              <w:pStyle w:val="Compact"/>
              <w:spacing w:after="0"/>
            </w:pPr>
            <w:r>
              <w:rPr>
                <w:rFonts w:ascii="Times New Roman" w:hAnsi="Times New Roman" w:cs="Times New Roman"/>
                <w:sz w:val="20"/>
                <w:szCs w:val="20"/>
              </w:rPr>
              <w:t>Odhad funkčného dopadu (S2)</w:t>
            </w:r>
          </w:p>
        </w:tc>
        <w:tc>
          <w:tcPr>
            <w:tcW w:w="993" w:type="dxa"/>
            <w:tcBorders>
              <w:top w:val="nil"/>
              <w:left w:val="nil"/>
              <w:bottom w:val="single" w:sz="10" w:space="0" w:color="000000"/>
              <w:right w:val="nil"/>
            </w:tcBorders>
          </w:tcPr>
          <w:p w14:paraId="397D94B2" w14:textId="77777777" w:rsidR="00E27D67" w:rsidRDefault="00000000">
            <w:pPr>
              <w:pStyle w:val="Compact"/>
              <w:spacing w:after="0"/>
            </w:pPr>
            <w:r>
              <w:rPr>
                <w:rFonts w:ascii="Times New Roman" w:hAnsi="Times New Roman" w:cs="Times New Roman"/>
                <w:sz w:val="20"/>
                <w:szCs w:val="20"/>
              </w:rPr>
              <w:t>166</w:t>
            </w:r>
          </w:p>
        </w:tc>
        <w:tc>
          <w:tcPr>
            <w:tcW w:w="993" w:type="dxa"/>
            <w:tcBorders>
              <w:top w:val="nil"/>
              <w:left w:val="nil"/>
              <w:bottom w:val="single" w:sz="10" w:space="0" w:color="000000"/>
              <w:right w:val="nil"/>
            </w:tcBorders>
          </w:tcPr>
          <w:p w14:paraId="21BE4FD3" w14:textId="77777777" w:rsidR="00E27D67" w:rsidRDefault="00000000">
            <w:pPr>
              <w:pStyle w:val="Compact"/>
              <w:spacing w:after="0"/>
            </w:pPr>
            <w:r>
              <w:rPr>
                <w:rFonts w:ascii="Times New Roman" w:hAnsi="Times New Roman" w:cs="Times New Roman"/>
                <w:sz w:val="20"/>
                <w:szCs w:val="20"/>
              </w:rPr>
              <w:t>3,10</w:t>
            </w:r>
          </w:p>
        </w:tc>
        <w:tc>
          <w:tcPr>
            <w:tcW w:w="993" w:type="dxa"/>
            <w:tcBorders>
              <w:top w:val="nil"/>
              <w:left w:val="nil"/>
              <w:bottom w:val="single" w:sz="10" w:space="0" w:color="000000"/>
              <w:right w:val="nil"/>
            </w:tcBorders>
          </w:tcPr>
          <w:p w14:paraId="1D091F5B" w14:textId="77777777" w:rsidR="00E27D67" w:rsidRDefault="00000000">
            <w:pPr>
              <w:pStyle w:val="Compact"/>
              <w:spacing w:after="0"/>
            </w:pPr>
            <w:r>
              <w:rPr>
                <w:rFonts w:ascii="Times New Roman" w:hAnsi="Times New Roman" w:cs="Times New Roman"/>
                <w:sz w:val="20"/>
                <w:szCs w:val="20"/>
              </w:rPr>
              <w:t>0,60</w:t>
            </w:r>
          </w:p>
        </w:tc>
        <w:tc>
          <w:tcPr>
            <w:tcW w:w="993" w:type="dxa"/>
            <w:tcBorders>
              <w:top w:val="nil"/>
              <w:left w:val="nil"/>
              <w:bottom w:val="single" w:sz="10" w:space="0" w:color="000000"/>
              <w:right w:val="nil"/>
            </w:tcBorders>
          </w:tcPr>
          <w:p w14:paraId="0204A766" w14:textId="77777777" w:rsidR="00E27D67" w:rsidRDefault="00000000">
            <w:pPr>
              <w:pStyle w:val="Compact"/>
              <w:spacing w:after="0"/>
            </w:pPr>
            <w:r>
              <w:rPr>
                <w:rFonts w:ascii="Times New Roman" w:hAnsi="Times New Roman" w:cs="Times New Roman"/>
                <w:sz w:val="20"/>
                <w:szCs w:val="20"/>
              </w:rPr>
              <w:t>3</w:t>
            </w:r>
          </w:p>
        </w:tc>
        <w:tc>
          <w:tcPr>
            <w:tcW w:w="993" w:type="dxa"/>
            <w:tcBorders>
              <w:top w:val="nil"/>
              <w:left w:val="nil"/>
              <w:bottom w:val="single" w:sz="10" w:space="0" w:color="000000"/>
              <w:right w:val="nil"/>
            </w:tcBorders>
          </w:tcPr>
          <w:p w14:paraId="0796B685"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single" w:sz="10" w:space="0" w:color="000000"/>
              <w:right w:val="nil"/>
            </w:tcBorders>
          </w:tcPr>
          <w:p w14:paraId="3BE4C437" w14:textId="77777777" w:rsidR="00E27D67" w:rsidRDefault="00000000">
            <w:pPr>
              <w:pStyle w:val="Compact"/>
              <w:spacing w:after="0"/>
            </w:pPr>
            <w:r>
              <w:rPr>
                <w:rFonts w:ascii="Times New Roman" w:hAnsi="Times New Roman" w:cs="Times New Roman"/>
                <w:sz w:val="20"/>
                <w:szCs w:val="20"/>
              </w:rPr>
              <w:t>2,00</w:t>
            </w:r>
          </w:p>
        </w:tc>
        <w:tc>
          <w:tcPr>
            <w:tcW w:w="992" w:type="dxa"/>
            <w:tcBorders>
              <w:top w:val="nil"/>
              <w:left w:val="nil"/>
              <w:bottom w:val="single" w:sz="10" w:space="0" w:color="000000"/>
              <w:right w:val="nil"/>
            </w:tcBorders>
          </w:tcPr>
          <w:p w14:paraId="52484FC8" w14:textId="77777777" w:rsidR="00E27D67" w:rsidRDefault="00000000">
            <w:pPr>
              <w:pStyle w:val="Compact"/>
              <w:spacing w:after="0"/>
            </w:pPr>
            <w:r>
              <w:rPr>
                <w:rFonts w:ascii="Times New Roman" w:hAnsi="Times New Roman" w:cs="Times New Roman"/>
                <w:sz w:val="20"/>
                <w:szCs w:val="20"/>
              </w:rPr>
              <w:t>5,00</w:t>
            </w:r>
          </w:p>
        </w:tc>
      </w:tr>
    </w:tbl>
    <w:p w14:paraId="430A29C6" w14:textId="77777777" w:rsidR="00E27D67" w:rsidRDefault="00000000">
      <w:pPr>
        <w:pStyle w:val="Zkladntext"/>
      </w:pPr>
      <w:r>
        <w:t xml:space="preserve">Poznámka. Všetky </w:t>
      </w:r>
      <w:r>
        <w:rPr>
          <w:rStyle w:val="VerbatimChar"/>
        </w:rPr>
        <w:t>N</w:t>
      </w:r>
      <w:r>
        <w:t xml:space="preserve"> v tejto tabuľke predstavujú počty ratingov. Pri viacerých položkách ostal medián aj IQR stlačený do úzkeho pásma; ratingy sa sústreďovali najmä v stredne vyšších kategóriách.</w:t>
      </w:r>
    </w:p>
    <w:p w14:paraId="77F16FB6" w14:textId="77777777" w:rsidR="00E27D67" w:rsidRDefault="00000000">
      <w:pPr>
        <w:pStyle w:val="Zkladntext"/>
      </w:pPr>
      <w:r>
        <w:rPr>
          <w:b/>
          <w:bCs/>
        </w:rPr>
        <w:t>Obrázok 2. Distribúcie hlavných kompozitov a vybraných položiek.</w:t>
      </w:r>
    </w:p>
    <w:p w14:paraId="045790B5" w14:textId="77777777" w:rsidR="00E27D67" w:rsidRDefault="00000000">
      <w:pPr>
        <w:pStyle w:val="CaptionedFigure"/>
      </w:pPr>
      <w:r>
        <w:rPr>
          <w:noProof/>
        </w:rPr>
        <w:lastRenderedPageBreak/>
        <w:drawing>
          <wp:inline distT="0" distB="0" distL="0" distR="0" wp14:anchorId="0563E864" wp14:editId="64D700CB">
            <wp:extent cx="5334000" cy="3356224"/>
            <wp:effectExtent l="0" t="0" r="0" b="0"/>
            <wp:docPr id="79" name="Picture" descr="Obrázok 2"/>
            <wp:cNvGraphicFramePr/>
            <a:graphic xmlns:a="http://schemas.openxmlformats.org/drawingml/2006/main">
              <a:graphicData uri="http://schemas.openxmlformats.org/drawingml/2006/picture">
                <pic:pic xmlns:pic="http://schemas.openxmlformats.org/drawingml/2006/picture">
                  <pic:nvPicPr>
                    <pic:cNvPr id="80" name="Picture" descr="/Users/pavol.bielik/dev/src/github.com/pbielik/diplomovka/figures/current_export_preview/figure_2_distributions.png"/>
                    <pic:cNvPicPr>
                      <a:picLocks noChangeAspect="1" noChangeArrowheads="1"/>
                    </pic:cNvPicPr>
                  </pic:nvPicPr>
                  <pic:blipFill>
                    <a:blip r:embed="rId12"/>
                    <a:stretch>
                      <a:fillRect/>
                    </a:stretch>
                  </pic:blipFill>
                  <pic:spPr bwMode="auto">
                    <a:xfrm>
                      <a:off x="0" y="0"/>
                      <a:ext cx="5334000" cy="3356224"/>
                    </a:xfrm>
                    <a:prstGeom prst="rect">
                      <a:avLst/>
                    </a:prstGeom>
                    <a:noFill/>
                    <a:ln w="9525">
                      <a:noFill/>
                      <a:headEnd/>
                      <a:tailEnd/>
                    </a:ln>
                  </pic:spPr>
                </pic:pic>
              </a:graphicData>
            </a:graphic>
          </wp:inline>
        </w:drawing>
      </w:r>
    </w:p>
    <w:p w14:paraId="2E571F56" w14:textId="77777777" w:rsidR="00E27D67" w:rsidRDefault="00000000">
      <w:pPr>
        <w:pStyle w:val="ImageCaption"/>
      </w:pPr>
      <w:r>
        <w:t>Obrázok 2</w:t>
      </w:r>
    </w:p>
    <w:p w14:paraId="5F59E6D4" w14:textId="77777777" w:rsidR="00E27D67" w:rsidRDefault="00000000">
      <w:pPr>
        <w:pStyle w:val="Zkladntext"/>
      </w:pPr>
      <w:r>
        <w:rPr>
          <w:b/>
          <w:bCs/>
        </w:rPr>
        <w:t>Obrázok 3. Frekvenčné profily odpovedí pre bloky G, S a R.</w:t>
      </w:r>
    </w:p>
    <w:p w14:paraId="16F942E3" w14:textId="77777777" w:rsidR="00E27D67" w:rsidRDefault="00000000">
      <w:pPr>
        <w:pStyle w:val="CaptionedFigure"/>
      </w:pPr>
      <w:r>
        <w:rPr>
          <w:noProof/>
        </w:rPr>
        <w:drawing>
          <wp:inline distT="0" distB="0" distL="0" distR="0" wp14:anchorId="27465BFE" wp14:editId="5143D67F">
            <wp:extent cx="5334000" cy="3575538"/>
            <wp:effectExtent l="0" t="0" r="0" b="0"/>
            <wp:docPr id="82" name="Picture" descr="Obrázok 3"/>
            <wp:cNvGraphicFramePr/>
            <a:graphic xmlns:a="http://schemas.openxmlformats.org/drawingml/2006/main">
              <a:graphicData uri="http://schemas.openxmlformats.org/drawingml/2006/picture">
                <pic:pic xmlns:pic="http://schemas.openxmlformats.org/drawingml/2006/picture">
                  <pic:nvPicPr>
                    <pic:cNvPr id="83" name="Picture" descr="/Users/pavol.bielik/dev/src/github.com/pbielik/diplomovka/figures/current_export_preview/figure_3_item_response_profiles.png"/>
                    <pic:cNvPicPr>
                      <a:picLocks noChangeAspect="1" noChangeArrowheads="1"/>
                    </pic:cNvPicPr>
                  </pic:nvPicPr>
                  <pic:blipFill>
                    <a:blip r:embed="rId13"/>
                    <a:stretch>
                      <a:fillRect/>
                    </a:stretch>
                  </pic:blipFill>
                  <pic:spPr bwMode="auto">
                    <a:xfrm>
                      <a:off x="0" y="0"/>
                      <a:ext cx="5334000" cy="3575538"/>
                    </a:xfrm>
                    <a:prstGeom prst="rect">
                      <a:avLst/>
                    </a:prstGeom>
                    <a:noFill/>
                    <a:ln w="9525">
                      <a:noFill/>
                      <a:headEnd/>
                      <a:tailEnd/>
                    </a:ln>
                  </pic:spPr>
                </pic:pic>
              </a:graphicData>
            </a:graphic>
          </wp:inline>
        </w:drawing>
      </w:r>
    </w:p>
    <w:p w14:paraId="7387B935" w14:textId="77777777" w:rsidR="00E27D67" w:rsidRDefault="00000000">
      <w:pPr>
        <w:pStyle w:val="ImageCaption"/>
      </w:pPr>
      <w:r>
        <w:t>Obrázok 3</w:t>
      </w:r>
    </w:p>
    <w:p w14:paraId="38D90FAE" w14:textId="77777777" w:rsidR="00E27D67" w:rsidRDefault="00000000">
      <w:pPr>
        <w:pStyle w:val="Nadpis2"/>
      </w:pPr>
      <w:bookmarkStart w:id="120" w:name="kvalita-merania-a-zhoda-hodnotiteľov"/>
      <w:bookmarkEnd w:id="119"/>
      <w:r>
        <w:lastRenderedPageBreak/>
        <w:t>3.4 Kvalita merania a zhoda hodnotiteľov</w:t>
      </w:r>
    </w:p>
    <w:p w14:paraId="7A3B4F90" w14:textId="77777777" w:rsidR="00E27D67" w:rsidRDefault="00000000">
      <w:pPr>
        <w:pStyle w:val="FirstParagraph"/>
      </w:pPr>
      <w:r>
        <w:t xml:space="preserve">Predbežná vnútorná konzistencia ratingového nástroja bola na tomto datasete už interpretačne použiteľná. Pre blok globálnych položiek </w:t>
      </w:r>
      <w:r>
        <w:rPr>
          <w:rStyle w:val="VerbatimChar"/>
        </w:rPr>
        <w:t>G1</w:t>
      </w:r>
      <w:r>
        <w:t xml:space="preserve"> až </w:t>
      </w:r>
      <w:r>
        <w:rPr>
          <w:rStyle w:val="VerbatimChar"/>
        </w:rPr>
        <w:t>G5</w:t>
      </w:r>
      <w:r>
        <w:t xml:space="preserve"> dosiahlo Cronbachovo </w:t>
      </w:r>
      <w:r>
        <w:rPr>
          <w:b/>
          <w:bCs/>
        </w:rPr>
        <w:t>alpha = 0,83</w:t>
      </w:r>
      <w:r>
        <w:t xml:space="preserve"> a McDonaldovo </w:t>
      </w:r>
      <w:r>
        <w:rPr>
          <w:b/>
          <w:bCs/>
        </w:rPr>
        <w:t>omega total (1f)</w:t>
      </w:r>
      <w:r>
        <w:t xml:space="preserve"> približne </w:t>
      </w:r>
      <w:r>
        <w:rPr>
          <w:b/>
          <w:bCs/>
        </w:rPr>
        <w:t>0,85</w:t>
      </w:r>
      <w:r>
        <w:t>. Pri jadrovom kompozite klinickej vierohodnosti (</w:t>
      </w:r>
      <w:r>
        <w:rPr>
          <w:rStyle w:val="VerbatimChar"/>
        </w:rPr>
        <w:t>G1</w:t>
      </w:r>
      <w:r>
        <w:t xml:space="preserve">, </w:t>
      </w:r>
      <w:r>
        <w:rPr>
          <w:rStyle w:val="VerbatimChar"/>
        </w:rPr>
        <w:t>G3</w:t>
      </w:r>
      <w:r>
        <w:t xml:space="preserve">, </w:t>
      </w:r>
      <w:r>
        <w:rPr>
          <w:rStyle w:val="VerbatimChar"/>
        </w:rPr>
        <w:t>G4</w:t>
      </w:r>
      <w:r>
        <w:t xml:space="preserve">) boli odhady približne </w:t>
      </w:r>
      <w:r>
        <w:rPr>
          <w:b/>
          <w:bCs/>
        </w:rPr>
        <w:t>0,80</w:t>
      </w:r>
      <w:r>
        <w:t xml:space="preserve"> a pri defektovom bloku </w:t>
      </w:r>
      <w:r>
        <w:rPr>
          <w:rStyle w:val="VerbatimChar"/>
        </w:rPr>
        <w:t>R1</w:t>
      </w:r>
      <w:r>
        <w:t xml:space="preserve"> až </w:t>
      </w:r>
      <w:r>
        <w:rPr>
          <w:rStyle w:val="VerbatimChar"/>
        </w:rPr>
        <w:t>R5</w:t>
      </w:r>
      <w:r>
        <w:t xml:space="preserve"> približne </w:t>
      </w:r>
      <w:r>
        <w:rPr>
          <w:b/>
          <w:bCs/>
        </w:rPr>
        <w:t>0,74</w:t>
      </w:r>
      <w:r>
        <w:t xml:space="preserve">. Odhady sa tak podľa bloku pohybovali približne od </w:t>
      </w:r>
      <w:r>
        <w:rPr>
          <w:b/>
          <w:bCs/>
        </w:rPr>
        <w:t>0,74</w:t>
      </w:r>
      <w:r>
        <w:t xml:space="preserve"> do </w:t>
      </w:r>
      <w:r>
        <w:rPr>
          <w:b/>
          <w:bCs/>
        </w:rPr>
        <w:t>0,85</w:t>
      </w:r>
      <w:r>
        <w:t>.</w:t>
      </w:r>
    </w:p>
    <w:p w14:paraId="506840D8" w14:textId="77777777" w:rsidR="00E27D67" w:rsidRDefault="00000000">
      <w:pPr>
        <w:pStyle w:val="Zkladntext"/>
      </w:pPr>
      <w:r>
        <w:t xml:space="preserve">Zhoda medzi hodnotiteľmi ostala samostatnou otázkou. Prakticky celý dizajn niesla jadrová dvojica </w:t>
      </w:r>
      <w:r>
        <w:rPr>
          <w:rStyle w:val="VerbatimChar"/>
        </w:rPr>
        <w:t>13</w:t>
      </w:r>
      <w:r>
        <w:t xml:space="preserve"> a </w:t>
      </w:r>
      <w:r>
        <w:rPr>
          <w:rStyle w:val="VerbatimChar"/>
        </w:rPr>
        <w:t>14</w:t>
      </w:r>
      <w:r>
        <w:t xml:space="preserve">, ktorá hodnotila všetkých </w:t>
      </w:r>
      <w:r>
        <w:rPr>
          <w:b/>
          <w:bCs/>
        </w:rPr>
        <w:t>72 transkriptov</w:t>
      </w:r>
      <w:r>
        <w:t xml:space="preserve">. Pri tejto dvojici bola presná zhoda </w:t>
      </w:r>
      <w:r>
        <w:rPr>
          <w:b/>
          <w:bCs/>
        </w:rPr>
        <w:t>40,3 %</w:t>
      </w:r>
      <w:r>
        <w:t xml:space="preserve"> pri indexe klinickej vierohodnosti, </w:t>
      </w:r>
      <w:r>
        <w:rPr>
          <w:b/>
          <w:bCs/>
        </w:rPr>
        <w:t>15,3 %</w:t>
      </w:r>
      <w:r>
        <w:t xml:space="preserve"> pri indexe defektov, </w:t>
      </w:r>
      <w:r>
        <w:rPr>
          <w:b/>
          <w:bCs/>
        </w:rPr>
        <w:t>51,4 %</w:t>
      </w:r>
      <w:r>
        <w:t xml:space="preserve"> pri </w:t>
      </w:r>
      <w:r>
        <w:rPr>
          <w:rStyle w:val="VerbatimChar"/>
        </w:rPr>
        <w:t>S1</w:t>
      </w:r>
      <w:r>
        <w:t xml:space="preserve"> a </w:t>
      </w:r>
      <w:r>
        <w:rPr>
          <w:b/>
          <w:bCs/>
        </w:rPr>
        <w:t>55,6 %</w:t>
      </w:r>
      <w:r>
        <w:t xml:space="preserve"> pri </w:t>
      </w:r>
      <w:r>
        <w:rPr>
          <w:rStyle w:val="VerbatimChar"/>
        </w:rPr>
        <w:t>S2</w:t>
      </w:r>
      <w:r>
        <w:t xml:space="preserve">. Priemerná absolútna odchýlka medzi oboma hodnotiteľmi sa pohybovala približne od </w:t>
      </w:r>
      <w:r>
        <w:rPr>
          <w:b/>
          <w:bCs/>
        </w:rPr>
        <w:t>0,45</w:t>
      </w:r>
      <w:r>
        <w:t xml:space="preserve"> do </w:t>
      </w:r>
      <w:r>
        <w:rPr>
          <w:b/>
          <w:bCs/>
        </w:rPr>
        <w:t>0,53</w:t>
      </w:r>
      <w:r>
        <w:t xml:space="preserve"> bodu podľa outcome-u. Zhoda tak bola vyššia pri </w:t>
      </w:r>
      <w:r>
        <w:rPr>
          <w:rStyle w:val="VerbatimChar"/>
        </w:rPr>
        <w:t>S1</w:t>
      </w:r>
      <w:r>
        <w:t xml:space="preserve"> a </w:t>
      </w:r>
      <w:r>
        <w:rPr>
          <w:rStyle w:val="VerbatimChar"/>
        </w:rPr>
        <w:t>S2</w:t>
      </w:r>
      <w:r>
        <w:t xml:space="preserve"> než pri indexe defektov.</w:t>
      </w:r>
    </w:p>
    <w:p w14:paraId="4A8C9022" w14:textId="77777777" w:rsidR="00E27D67" w:rsidRDefault="00000000">
      <w:pPr>
        <w:pStyle w:val="Zkladntext"/>
      </w:pPr>
      <w:r>
        <w:t xml:space="preserve">Najvýraznejším praktickým problémom bola kompresia škály u jedného z jadrových hodnotiteľov. Zatiaľ čo hodnotiteľ </w:t>
      </w:r>
      <w:r>
        <w:rPr>
          <w:rStyle w:val="VerbatimChar"/>
        </w:rPr>
        <w:t>13</w:t>
      </w:r>
      <w:r>
        <w:t xml:space="preserve"> využíval pri viacerých outcome-och širší rozsah, hodnotiteľ </w:t>
      </w:r>
      <w:r>
        <w:rPr>
          <w:rStyle w:val="VerbatimChar"/>
        </w:rPr>
        <w:t>14</w:t>
      </w:r>
      <w:r>
        <w:t xml:space="preserve"> používal niektoré škály výrazne užšie.</w:t>
      </w:r>
    </w:p>
    <w:p w14:paraId="0D825740" w14:textId="77777777" w:rsidR="00E27D67" w:rsidRDefault="00000000">
      <w:pPr>
        <w:pStyle w:val="Zkladntext"/>
      </w:pPr>
      <w:r>
        <w:rPr>
          <w:b/>
          <w:bCs/>
        </w:rPr>
        <w:t>Tabuľka 4. Predbežná vnútorná konzistencia ratingových blokov.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986"/>
        <w:gridCol w:w="1986"/>
        <w:gridCol w:w="1986"/>
        <w:gridCol w:w="1985"/>
      </w:tblGrid>
      <w:tr w:rsidR="00E27D67" w14:paraId="6E1F88F2"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1986" w:type="dxa"/>
            <w:tcBorders>
              <w:top w:val="single" w:sz="10" w:space="0" w:color="000000"/>
              <w:left w:val="nil"/>
              <w:bottom w:val="single" w:sz="8" w:space="0" w:color="000000"/>
              <w:right w:val="nil"/>
            </w:tcBorders>
          </w:tcPr>
          <w:p w14:paraId="5C59DF21" w14:textId="77777777" w:rsidR="00E27D67" w:rsidRDefault="00000000">
            <w:pPr>
              <w:pStyle w:val="Compact"/>
              <w:spacing w:after="0"/>
            </w:pPr>
            <w:r>
              <w:rPr>
                <w:rFonts w:ascii="Times New Roman" w:hAnsi="Times New Roman" w:cs="Times New Roman"/>
                <w:b/>
                <w:bCs/>
                <w:sz w:val="20"/>
                <w:szCs w:val="20"/>
              </w:rPr>
              <w:t>Blok</w:t>
            </w:r>
          </w:p>
        </w:tc>
        <w:tc>
          <w:tcPr>
            <w:tcW w:w="1986" w:type="dxa"/>
            <w:tcBorders>
              <w:top w:val="single" w:sz="10" w:space="0" w:color="000000"/>
              <w:left w:val="nil"/>
              <w:bottom w:val="single" w:sz="8" w:space="0" w:color="000000"/>
              <w:right w:val="nil"/>
            </w:tcBorders>
          </w:tcPr>
          <w:p w14:paraId="7ED1ED9F" w14:textId="77777777" w:rsidR="00E27D67" w:rsidRDefault="00000000">
            <w:pPr>
              <w:pStyle w:val="Compact"/>
              <w:spacing w:after="0"/>
            </w:pPr>
            <w:r>
              <w:rPr>
                <w:rFonts w:ascii="Times New Roman" w:hAnsi="Times New Roman" w:cs="Times New Roman"/>
                <w:b/>
                <w:bCs/>
                <w:sz w:val="20"/>
                <w:szCs w:val="20"/>
              </w:rPr>
              <w:t>Počet položiek</w:t>
            </w:r>
          </w:p>
        </w:tc>
        <w:tc>
          <w:tcPr>
            <w:tcW w:w="1986" w:type="dxa"/>
            <w:tcBorders>
              <w:top w:val="single" w:sz="10" w:space="0" w:color="000000"/>
              <w:left w:val="nil"/>
              <w:bottom w:val="single" w:sz="8" w:space="0" w:color="000000"/>
              <w:right w:val="nil"/>
            </w:tcBorders>
          </w:tcPr>
          <w:p w14:paraId="5695D789" w14:textId="77777777" w:rsidR="00E27D67" w:rsidRDefault="00000000">
            <w:pPr>
              <w:pStyle w:val="Compact"/>
              <w:spacing w:after="0"/>
            </w:pPr>
            <w:r>
              <w:rPr>
                <w:rFonts w:ascii="Times New Roman" w:hAnsi="Times New Roman" w:cs="Times New Roman"/>
                <w:b/>
                <w:bCs/>
                <w:sz w:val="20"/>
                <w:szCs w:val="20"/>
              </w:rPr>
              <w:t>Cronbachovo alpha</w:t>
            </w:r>
          </w:p>
        </w:tc>
        <w:tc>
          <w:tcPr>
            <w:tcW w:w="1985" w:type="dxa"/>
            <w:tcBorders>
              <w:top w:val="single" w:sz="10" w:space="0" w:color="000000"/>
              <w:left w:val="nil"/>
              <w:bottom w:val="single" w:sz="8" w:space="0" w:color="000000"/>
              <w:right w:val="nil"/>
            </w:tcBorders>
          </w:tcPr>
          <w:p w14:paraId="4D7A7677" w14:textId="77777777" w:rsidR="00E27D67" w:rsidRDefault="00000000">
            <w:pPr>
              <w:pStyle w:val="Compact"/>
              <w:spacing w:after="0"/>
            </w:pPr>
            <w:r>
              <w:rPr>
                <w:rFonts w:ascii="Times New Roman" w:hAnsi="Times New Roman" w:cs="Times New Roman"/>
                <w:b/>
                <w:bCs/>
                <w:sz w:val="20"/>
                <w:szCs w:val="20"/>
              </w:rPr>
              <w:t>McDonaldovo omega total (1f)</w:t>
            </w:r>
          </w:p>
        </w:tc>
      </w:tr>
      <w:tr w:rsidR="00E27D67" w14:paraId="65BAC284" w14:textId="77777777" w:rsidTr="00E27D67">
        <w:trPr>
          <w:jc w:val="center"/>
        </w:trPr>
        <w:tc>
          <w:tcPr>
            <w:tcW w:w="1986" w:type="dxa"/>
            <w:tcBorders>
              <w:top w:val="nil"/>
              <w:left w:val="nil"/>
              <w:bottom w:val="nil"/>
              <w:right w:val="nil"/>
            </w:tcBorders>
          </w:tcPr>
          <w:p w14:paraId="4AD5A453" w14:textId="77777777" w:rsidR="00E27D67" w:rsidRDefault="00000000">
            <w:pPr>
              <w:pStyle w:val="Compact"/>
              <w:spacing w:after="0"/>
            </w:pPr>
            <w:r>
              <w:rPr>
                <w:rFonts w:ascii="Times New Roman" w:hAnsi="Times New Roman" w:cs="Times New Roman"/>
                <w:sz w:val="20"/>
                <w:szCs w:val="20"/>
              </w:rPr>
              <w:t>Globálny blok G1-G5</w:t>
            </w:r>
          </w:p>
        </w:tc>
        <w:tc>
          <w:tcPr>
            <w:tcW w:w="1986" w:type="dxa"/>
            <w:tcBorders>
              <w:top w:val="nil"/>
              <w:left w:val="nil"/>
              <w:bottom w:val="nil"/>
              <w:right w:val="nil"/>
            </w:tcBorders>
          </w:tcPr>
          <w:p w14:paraId="010DDA19" w14:textId="77777777" w:rsidR="00E27D67" w:rsidRDefault="00000000">
            <w:pPr>
              <w:pStyle w:val="Compact"/>
              <w:spacing w:after="0"/>
            </w:pPr>
            <w:r>
              <w:rPr>
                <w:rFonts w:ascii="Times New Roman" w:hAnsi="Times New Roman" w:cs="Times New Roman"/>
                <w:sz w:val="20"/>
                <w:szCs w:val="20"/>
              </w:rPr>
              <w:t>5</w:t>
            </w:r>
          </w:p>
        </w:tc>
        <w:tc>
          <w:tcPr>
            <w:tcW w:w="1986" w:type="dxa"/>
            <w:tcBorders>
              <w:top w:val="nil"/>
              <w:left w:val="nil"/>
              <w:bottom w:val="nil"/>
              <w:right w:val="nil"/>
            </w:tcBorders>
          </w:tcPr>
          <w:p w14:paraId="0B74B1AC" w14:textId="77777777" w:rsidR="00E27D67" w:rsidRDefault="00000000">
            <w:pPr>
              <w:pStyle w:val="Compact"/>
              <w:spacing w:after="0"/>
            </w:pPr>
            <w:r>
              <w:rPr>
                <w:rFonts w:ascii="Times New Roman" w:hAnsi="Times New Roman" w:cs="Times New Roman"/>
                <w:sz w:val="20"/>
                <w:szCs w:val="20"/>
              </w:rPr>
              <w:t>0,83</w:t>
            </w:r>
          </w:p>
        </w:tc>
        <w:tc>
          <w:tcPr>
            <w:tcW w:w="1985" w:type="dxa"/>
            <w:tcBorders>
              <w:top w:val="nil"/>
              <w:left w:val="nil"/>
              <w:bottom w:val="nil"/>
              <w:right w:val="nil"/>
            </w:tcBorders>
          </w:tcPr>
          <w:p w14:paraId="16D0DCFE" w14:textId="77777777" w:rsidR="00E27D67" w:rsidRDefault="00000000">
            <w:pPr>
              <w:pStyle w:val="Compact"/>
              <w:spacing w:after="0"/>
            </w:pPr>
            <w:r>
              <w:rPr>
                <w:rFonts w:ascii="Times New Roman" w:hAnsi="Times New Roman" w:cs="Times New Roman"/>
                <w:sz w:val="20"/>
                <w:szCs w:val="20"/>
              </w:rPr>
              <w:t>0,85</w:t>
            </w:r>
          </w:p>
        </w:tc>
      </w:tr>
      <w:tr w:rsidR="00E27D67" w14:paraId="727849EB" w14:textId="77777777" w:rsidTr="00E27D67">
        <w:trPr>
          <w:jc w:val="center"/>
        </w:trPr>
        <w:tc>
          <w:tcPr>
            <w:tcW w:w="1986" w:type="dxa"/>
            <w:tcBorders>
              <w:top w:val="nil"/>
              <w:left w:val="nil"/>
              <w:bottom w:val="nil"/>
              <w:right w:val="nil"/>
            </w:tcBorders>
          </w:tcPr>
          <w:p w14:paraId="48C53A07" w14:textId="77777777" w:rsidR="00E27D67" w:rsidRDefault="00000000">
            <w:pPr>
              <w:pStyle w:val="Compact"/>
              <w:spacing w:after="0"/>
            </w:pPr>
            <w:r>
              <w:rPr>
                <w:rFonts w:ascii="Times New Roman" w:hAnsi="Times New Roman" w:cs="Times New Roman"/>
                <w:sz w:val="20"/>
                <w:szCs w:val="20"/>
              </w:rPr>
              <w:t>Jadro klinickej vierohodnosti</w:t>
            </w:r>
          </w:p>
        </w:tc>
        <w:tc>
          <w:tcPr>
            <w:tcW w:w="1986" w:type="dxa"/>
            <w:tcBorders>
              <w:top w:val="nil"/>
              <w:left w:val="nil"/>
              <w:bottom w:val="nil"/>
              <w:right w:val="nil"/>
            </w:tcBorders>
          </w:tcPr>
          <w:p w14:paraId="514FE846" w14:textId="77777777" w:rsidR="00E27D67" w:rsidRDefault="00000000">
            <w:pPr>
              <w:pStyle w:val="Compact"/>
              <w:spacing w:after="0"/>
            </w:pPr>
            <w:r>
              <w:rPr>
                <w:rFonts w:ascii="Times New Roman" w:hAnsi="Times New Roman" w:cs="Times New Roman"/>
                <w:sz w:val="20"/>
                <w:szCs w:val="20"/>
              </w:rPr>
              <w:t>3</w:t>
            </w:r>
          </w:p>
        </w:tc>
        <w:tc>
          <w:tcPr>
            <w:tcW w:w="1986" w:type="dxa"/>
            <w:tcBorders>
              <w:top w:val="nil"/>
              <w:left w:val="nil"/>
              <w:bottom w:val="nil"/>
              <w:right w:val="nil"/>
            </w:tcBorders>
          </w:tcPr>
          <w:p w14:paraId="018E9515" w14:textId="77777777" w:rsidR="00E27D67" w:rsidRDefault="00000000">
            <w:pPr>
              <w:pStyle w:val="Compact"/>
              <w:spacing w:after="0"/>
            </w:pPr>
            <w:r>
              <w:rPr>
                <w:rFonts w:ascii="Times New Roman" w:hAnsi="Times New Roman" w:cs="Times New Roman"/>
                <w:sz w:val="20"/>
                <w:szCs w:val="20"/>
              </w:rPr>
              <w:t>0,80</w:t>
            </w:r>
          </w:p>
        </w:tc>
        <w:tc>
          <w:tcPr>
            <w:tcW w:w="1985" w:type="dxa"/>
            <w:tcBorders>
              <w:top w:val="nil"/>
              <w:left w:val="nil"/>
              <w:bottom w:val="nil"/>
              <w:right w:val="nil"/>
            </w:tcBorders>
          </w:tcPr>
          <w:p w14:paraId="55F9FD53" w14:textId="77777777" w:rsidR="00E27D67" w:rsidRDefault="00000000">
            <w:pPr>
              <w:pStyle w:val="Compact"/>
              <w:spacing w:after="0"/>
            </w:pPr>
            <w:r>
              <w:rPr>
                <w:rFonts w:ascii="Times New Roman" w:hAnsi="Times New Roman" w:cs="Times New Roman"/>
                <w:sz w:val="20"/>
                <w:szCs w:val="20"/>
              </w:rPr>
              <w:t>0,80</w:t>
            </w:r>
          </w:p>
        </w:tc>
      </w:tr>
      <w:tr w:rsidR="00E27D67" w14:paraId="4662B32F" w14:textId="77777777" w:rsidTr="00E27D67">
        <w:trPr>
          <w:jc w:val="center"/>
        </w:trPr>
        <w:tc>
          <w:tcPr>
            <w:tcW w:w="1986" w:type="dxa"/>
            <w:tcBorders>
              <w:top w:val="nil"/>
              <w:left w:val="nil"/>
              <w:bottom w:val="single" w:sz="10" w:space="0" w:color="000000"/>
              <w:right w:val="nil"/>
            </w:tcBorders>
          </w:tcPr>
          <w:p w14:paraId="0BB8AFD7" w14:textId="77777777" w:rsidR="00E27D67" w:rsidRDefault="00000000">
            <w:pPr>
              <w:pStyle w:val="Compact"/>
              <w:spacing w:after="0"/>
            </w:pPr>
            <w:r>
              <w:rPr>
                <w:rFonts w:ascii="Times New Roman" w:hAnsi="Times New Roman" w:cs="Times New Roman"/>
                <w:sz w:val="20"/>
                <w:szCs w:val="20"/>
              </w:rPr>
              <w:t>Defektový blok R1-R5</w:t>
            </w:r>
          </w:p>
        </w:tc>
        <w:tc>
          <w:tcPr>
            <w:tcW w:w="1986" w:type="dxa"/>
            <w:tcBorders>
              <w:top w:val="nil"/>
              <w:left w:val="nil"/>
              <w:bottom w:val="single" w:sz="10" w:space="0" w:color="000000"/>
              <w:right w:val="nil"/>
            </w:tcBorders>
          </w:tcPr>
          <w:p w14:paraId="473E7B22" w14:textId="77777777" w:rsidR="00E27D67" w:rsidRDefault="00000000">
            <w:pPr>
              <w:pStyle w:val="Compact"/>
              <w:spacing w:after="0"/>
            </w:pPr>
            <w:r>
              <w:rPr>
                <w:rFonts w:ascii="Times New Roman" w:hAnsi="Times New Roman" w:cs="Times New Roman"/>
                <w:sz w:val="20"/>
                <w:szCs w:val="20"/>
              </w:rPr>
              <w:t>5</w:t>
            </w:r>
          </w:p>
        </w:tc>
        <w:tc>
          <w:tcPr>
            <w:tcW w:w="1986" w:type="dxa"/>
            <w:tcBorders>
              <w:top w:val="nil"/>
              <w:left w:val="nil"/>
              <w:bottom w:val="single" w:sz="10" w:space="0" w:color="000000"/>
              <w:right w:val="nil"/>
            </w:tcBorders>
          </w:tcPr>
          <w:p w14:paraId="4306B1C0" w14:textId="77777777" w:rsidR="00E27D67" w:rsidRDefault="00000000">
            <w:pPr>
              <w:pStyle w:val="Compact"/>
              <w:spacing w:after="0"/>
            </w:pPr>
            <w:r>
              <w:rPr>
                <w:rFonts w:ascii="Times New Roman" w:hAnsi="Times New Roman" w:cs="Times New Roman"/>
                <w:sz w:val="20"/>
                <w:szCs w:val="20"/>
              </w:rPr>
              <w:t>0,71</w:t>
            </w:r>
          </w:p>
        </w:tc>
        <w:tc>
          <w:tcPr>
            <w:tcW w:w="1985" w:type="dxa"/>
            <w:tcBorders>
              <w:top w:val="nil"/>
              <w:left w:val="nil"/>
              <w:bottom w:val="single" w:sz="10" w:space="0" w:color="000000"/>
              <w:right w:val="nil"/>
            </w:tcBorders>
          </w:tcPr>
          <w:p w14:paraId="72DDE9E4" w14:textId="77777777" w:rsidR="00E27D67" w:rsidRDefault="00000000">
            <w:pPr>
              <w:pStyle w:val="Compact"/>
              <w:spacing w:after="0"/>
            </w:pPr>
            <w:r>
              <w:rPr>
                <w:rFonts w:ascii="Times New Roman" w:hAnsi="Times New Roman" w:cs="Times New Roman"/>
                <w:sz w:val="20"/>
                <w:szCs w:val="20"/>
              </w:rPr>
              <w:t>0,74</w:t>
            </w:r>
          </w:p>
        </w:tc>
      </w:tr>
    </w:tbl>
    <w:p w14:paraId="5380E65E" w14:textId="77777777" w:rsidR="00E27D67" w:rsidRDefault="00000000">
      <w:pPr>
        <w:pStyle w:val="Zkladntext"/>
      </w:pPr>
      <w:r>
        <w:rPr>
          <w:b/>
          <w:bCs/>
        </w:rPr>
        <w:t>Tabuľka 5. Zhoda jadrovej dvojice hodnotiteľov 13 a 14.</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986"/>
        <w:gridCol w:w="1986"/>
        <w:gridCol w:w="1986"/>
        <w:gridCol w:w="1985"/>
      </w:tblGrid>
      <w:tr w:rsidR="00E27D67" w14:paraId="2E72DD90"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1986" w:type="dxa"/>
            <w:tcBorders>
              <w:top w:val="single" w:sz="10" w:space="0" w:color="000000"/>
              <w:left w:val="nil"/>
              <w:bottom w:val="single" w:sz="8" w:space="0" w:color="000000"/>
              <w:right w:val="nil"/>
            </w:tcBorders>
          </w:tcPr>
          <w:p w14:paraId="13128B41" w14:textId="77777777" w:rsidR="00E27D67" w:rsidRDefault="00000000">
            <w:pPr>
              <w:pStyle w:val="Compact"/>
              <w:spacing w:after="0"/>
            </w:pPr>
            <w:r>
              <w:rPr>
                <w:rFonts w:ascii="Times New Roman" w:hAnsi="Times New Roman" w:cs="Times New Roman"/>
                <w:b/>
                <w:bCs/>
                <w:sz w:val="20"/>
                <w:szCs w:val="20"/>
              </w:rPr>
              <w:t>Outcome</w:t>
            </w:r>
          </w:p>
        </w:tc>
        <w:tc>
          <w:tcPr>
            <w:tcW w:w="1986" w:type="dxa"/>
            <w:tcBorders>
              <w:top w:val="single" w:sz="10" w:space="0" w:color="000000"/>
              <w:left w:val="nil"/>
              <w:bottom w:val="single" w:sz="8" w:space="0" w:color="000000"/>
              <w:right w:val="nil"/>
            </w:tcBorders>
          </w:tcPr>
          <w:p w14:paraId="4974EDB1" w14:textId="77777777" w:rsidR="00E27D67" w:rsidRDefault="00000000">
            <w:pPr>
              <w:pStyle w:val="Compact"/>
              <w:spacing w:after="0"/>
            </w:pPr>
            <w:r>
              <w:rPr>
                <w:rFonts w:ascii="Times New Roman" w:hAnsi="Times New Roman" w:cs="Times New Roman"/>
                <w:b/>
                <w:bCs/>
                <w:sz w:val="20"/>
                <w:szCs w:val="20"/>
              </w:rPr>
              <w:t>Presná zhoda</w:t>
            </w:r>
          </w:p>
        </w:tc>
        <w:tc>
          <w:tcPr>
            <w:tcW w:w="1986" w:type="dxa"/>
            <w:tcBorders>
              <w:top w:val="single" w:sz="10" w:space="0" w:color="000000"/>
              <w:left w:val="nil"/>
              <w:bottom w:val="single" w:sz="8" w:space="0" w:color="000000"/>
              <w:right w:val="nil"/>
            </w:tcBorders>
          </w:tcPr>
          <w:p w14:paraId="25CF782B" w14:textId="77777777" w:rsidR="00E27D67" w:rsidRDefault="00000000">
            <w:pPr>
              <w:pStyle w:val="Compact"/>
              <w:spacing w:after="0"/>
            </w:pPr>
            <w:r>
              <w:rPr>
                <w:rFonts w:ascii="Times New Roman" w:hAnsi="Times New Roman" w:cs="Times New Roman"/>
                <w:b/>
                <w:bCs/>
                <w:sz w:val="20"/>
                <w:szCs w:val="20"/>
              </w:rPr>
              <w:t>Priemerná absolútna odchýlka</w:t>
            </w:r>
          </w:p>
        </w:tc>
        <w:tc>
          <w:tcPr>
            <w:tcW w:w="1985" w:type="dxa"/>
            <w:tcBorders>
              <w:top w:val="single" w:sz="10" w:space="0" w:color="000000"/>
              <w:left w:val="nil"/>
              <w:bottom w:val="single" w:sz="8" w:space="0" w:color="000000"/>
              <w:right w:val="nil"/>
            </w:tcBorders>
          </w:tcPr>
          <w:p w14:paraId="2341CD6F" w14:textId="77777777" w:rsidR="00E27D67" w:rsidRDefault="00000000">
            <w:pPr>
              <w:pStyle w:val="Compact"/>
              <w:spacing w:after="0"/>
            </w:pPr>
            <w:r>
              <w:rPr>
                <w:rFonts w:ascii="Times New Roman" w:hAnsi="Times New Roman" w:cs="Times New Roman"/>
                <w:b/>
                <w:bCs/>
                <w:sz w:val="20"/>
                <w:szCs w:val="20"/>
              </w:rPr>
              <w:t>Počet spoločných transkriptov</w:t>
            </w:r>
          </w:p>
        </w:tc>
      </w:tr>
      <w:tr w:rsidR="00E27D67" w14:paraId="008B715D" w14:textId="77777777" w:rsidTr="00E27D67">
        <w:trPr>
          <w:jc w:val="center"/>
        </w:trPr>
        <w:tc>
          <w:tcPr>
            <w:tcW w:w="1986" w:type="dxa"/>
            <w:tcBorders>
              <w:top w:val="nil"/>
              <w:left w:val="nil"/>
              <w:bottom w:val="nil"/>
              <w:right w:val="nil"/>
            </w:tcBorders>
          </w:tcPr>
          <w:p w14:paraId="07AAA6AC" w14:textId="77777777" w:rsidR="00E27D67" w:rsidRDefault="00000000">
            <w:pPr>
              <w:pStyle w:val="Compact"/>
              <w:spacing w:after="0"/>
            </w:pPr>
            <w:r>
              <w:rPr>
                <w:rFonts w:ascii="Times New Roman" w:hAnsi="Times New Roman" w:cs="Times New Roman"/>
                <w:sz w:val="20"/>
                <w:szCs w:val="20"/>
              </w:rPr>
              <w:t>Index klinickej vierohodnosti</w:t>
            </w:r>
          </w:p>
        </w:tc>
        <w:tc>
          <w:tcPr>
            <w:tcW w:w="1986" w:type="dxa"/>
            <w:tcBorders>
              <w:top w:val="nil"/>
              <w:left w:val="nil"/>
              <w:bottom w:val="nil"/>
              <w:right w:val="nil"/>
            </w:tcBorders>
          </w:tcPr>
          <w:p w14:paraId="38C8C14B" w14:textId="77777777" w:rsidR="00E27D67" w:rsidRDefault="00000000">
            <w:pPr>
              <w:pStyle w:val="Compact"/>
              <w:spacing w:after="0"/>
            </w:pPr>
            <w:r>
              <w:rPr>
                <w:rFonts w:ascii="Times New Roman" w:hAnsi="Times New Roman" w:cs="Times New Roman"/>
                <w:sz w:val="20"/>
                <w:szCs w:val="20"/>
              </w:rPr>
              <w:t>0,40</w:t>
            </w:r>
          </w:p>
        </w:tc>
        <w:tc>
          <w:tcPr>
            <w:tcW w:w="1986" w:type="dxa"/>
            <w:tcBorders>
              <w:top w:val="nil"/>
              <w:left w:val="nil"/>
              <w:bottom w:val="nil"/>
              <w:right w:val="nil"/>
            </w:tcBorders>
          </w:tcPr>
          <w:p w14:paraId="08AC258D" w14:textId="77777777" w:rsidR="00E27D67" w:rsidRDefault="00000000">
            <w:pPr>
              <w:pStyle w:val="Compact"/>
              <w:spacing w:after="0"/>
            </w:pPr>
            <w:r>
              <w:rPr>
                <w:rFonts w:ascii="Times New Roman" w:hAnsi="Times New Roman" w:cs="Times New Roman"/>
                <w:sz w:val="20"/>
                <w:szCs w:val="20"/>
              </w:rPr>
              <w:t>0,45</w:t>
            </w:r>
          </w:p>
        </w:tc>
        <w:tc>
          <w:tcPr>
            <w:tcW w:w="1985" w:type="dxa"/>
            <w:tcBorders>
              <w:top w:val="nil"/>
              <w:left w:val="nil"/>
              <w:bottom w:val="nil"/>
              <w:right w:val="nil"/>
            </w:tcBorders>
          </w:tcPr>
          <w:p w14:paraId="4F295AC1" w14:textId="77777777" w:rsidR="00E27D67" w:rsidRDefault="00000000">
            <w:pPr>
              <w:pStyle w:val="Compact"/>
              <w:spacing w:after="0"/>
            </w:pPr>
            <w:r>
              <w:rPr>
                <w:rFonts w:ascii="Times New Roman" w:hAnsi="Times New Roman" w:cs="Times New Roman"/>
                <w:sz w:val="20"/>
                <w:szCs w:val="20"/>
              </w:rPr>
              <w:t>72</w:t>
            </w:r>
          </w:p>
        </w:tc>
      </w:tr>
      <w:tr w:rsidR="00E27D67" w14:paraId="7F083815" w14:textId="77777777" w:rsidTr="00E27D67">
        <w:trPr>
          <w:jc w:val="center"/>
        </w:trPr>
        <w:tc>
          <w:tcPr>
            <w:tcW w:w="1986" w:type="dxa"/>
            <w:tcBorders>
              <w:top w:val="nil"/>
              <w:left w:val="nil"/>
              <w:bottom w:val="nil"/>
              <w:right w:val="nil"/>
            </w:tcBorders>
          </w:tcPr>
          <w:p w14:paraId="0088A8B3" w14:textId="77777777" w:rsidR="00E27D67" w:rsidRDefault="00000000">
            <w:pPr>
              <w:pStyle w:val="Compact"/>
              <w:spacing w:after="0"/>
            </w:pPr>
            <w:r>
              <w:rPr>
                <w:rFonts w:ascii="Times New Roman" w:hAnsi="Times New Roman" w:cs="Times New Roman"/>
                <w:sz w:val="20"/>
                <w:szCs w:val="20"/>
              </w:rPr>
              <w:t>Index defektov</w:t>
            </w:r>
          </w:p>
        </w:tc>
        <w:tc>
          <w:tcPr>
            <w:tcW w:w="1986" w:type="dxa"/>
            <w:tcBorders>
              <w:top w:val="nil"/>
              <w:left w:val="nil"/>
              <w:bottom w:val="nil"/>
              <w:right w:val="nil"/>
            </w:tcBorders>
          </w:tcPr>
          <w:p w14:paraId="15BC7914" w14:textId="77777777" w:rsidR="00E27D67" w:rsidRDefault="00000000">
            <w:pPr>
              <w:pStyle w:val="Compact"/>
              <w:spacing w:after="0"/>
            </w:pPr>
            <w:r>
              <w:rPr>
                <w:rFonts w:ascii="Times New Roman" w:hAnsi="Times New Roman" w:cs="Times New Roman"/>
                <w:sz w:val="20"/>
                <w:szCs w:val="20"/>
              </w:rPr>
              <w:t>0,15</w:t>
            </w:r>
          </w:p>
        </w:tc>
        <w:tc>
          <w:tcPr>
            <w:tcW w:w="1986" w:type="dxa"/>
            <w:tcBorders>
              <w:top w:val="nil"/>
              <w:left w:val="nil"/>
              <w:bottom w:val="nil"/>
              <w:right w:val="nil"/>
            </w:tcBorders>
          </w:tcPr>
          <w:p w14:paraId="7A7DAD05" w14:textId="77777777" w:rsidR="00E27D67" w:rsidRDefault="00000000">
            <w:pPr>
              <w:pStyle w:val="Compact"/>
              <w:spacing w:after="0"/>
            </w:pPr>
            <w:r>
              <w:rPr>
                <w:rFonts w:ascii="Times New Roman" w:hAnsi="Times New Roman" w:cs="Times New Roman"/>
                <w:sz w:val="20"/>
                <w:szCs w:val="20"/>
              </w:rPr>
              <w:t>0,49</w:t>
            </w:r>
          </w:p>
        </w:tc>
        <w:tc>
          <w:tcPr>
            <w:tcW w:w="1985" w:type="dxa"/>
            <w:tcBorders>
              <w:top w:val="nil"/>
              <w:left w:val="nil"/>
              <w:bottom w:val="nil"/>
              <w:right w:val="nil"/>
            </w:tcBorders>
          </w:tcPr>
          <w:p w14:paraId="42638593" w14:textId="77777777" w:rsidR="00E27D67" w:rsidRDefault="00000000">
            <w:pPr>
              <w:pStyle w:val="Compact"/>
              <w:spacing w:after="0"/>
            </w:pPr>
            <w:r>
              <w:rPr>
                <w:rFonts w:ascii="Times New Roman" w:hAnsi="Times New Roman" w:cs="Times New Roman"/>
                <w:sz w:val="20"/>
                <w:szCs w:val="20"/>
              </w:rPr>
              <w:t>72</w:t>
            </w:r>
          </w:p>
        </w:tc>
      </w:tr>
      <w:tr w:rsidR="00E27D67" w14:paraId="5E6DACDE" w14:textId="77777777" w:rsidTr="00E27D67">
        <w:trPr>
          <w:jc w:val="center"/>
        </w:trPr>
        <w:tc>
          <w:tcPr>
            <w:tcW w:w="1986" w:type="dxa"/>
            <w:tcBorders>
              <w:top w:val="nil"/>
              <w:left w:val="nil"/>
              <w:bottom w:val="nil"/>
              <w:right w:val="nil"/>
            </w:tcBorders>
          </w:tcPr>
          <w:p w14:paraId="795C7C1B" w14:textId="77777777" w:rsidR="00E27D67" w:rsidRDefault="00000000">
            <w:pPr>
              <w:pStyle w:val="Compact"/>
              <w:spacing w:after="0"/>
            </w:pPr>
            <w:r>
              <w:rPr>
                <w:rFonts w:ascii="Times New Roman" w:hAnsi="Times New Roman" w:cs="Times New Roman"/>
                <w:sz w:val="20"/>
                <w:szCs w:val="20"/>
              </w:rPr>
              <w:t>Odhad závažnosti (S1)</w:t>
            </w:r>
          </w:p>
        </w:tc>
        <w:tc>
          <w:tcPr>
            <w:tcW w:w="1986" w:type="dxa"/>
            <w:tcBorders>
              <w:top w:val="nil"/>
              <w:left w:val="nil"/>
              <w:bottom w:val="nil"/>
              <w:right w:val="nil"/>
            </w:tcBorders>
          </w:tcPr>
          <w:p w14:paraId="6C120906" w14:textId="77777777" w:rsidR="00E27D67" w:rsidRDefault="00000000">
            <w:pPr>
              <w:pStyle w:val="Compact"/>
              <w:spacing w:after="0"/>
            </w:pPr>
            <w:r>
              <w:rPr>
                <w:rFonts w:ascii="Times New Roman" w:hAnsi="Times New Roman" w:cs="Times New Roman"/>
                <w:sz w:val="20"/>
                <w:szCs w:val="20"/>
              </w:rPr>
              <w:t>0,51</w:t>
            </w:r>
          </w:p>
        </w:tc>
        <w:tc>
          <w:tcPr>
            <w:tcW w:w="1986" w:type="dxa"/>
            <w:tcBorders>
              <w:top w:val="nil"/>
              <w:left w:val="nil"/>
              <w:bottom w:val="nil"/>
              <w:right w:val="nil"/>
            </w:tcBorders>
          </w:tcPr>
          <w:p w14:paraId="0AF116B5" w14:textId="77777777" w:rsidR="00E27D67" w:rsidRDefault="00000000">
            <w:pPr>
              <w:pStyle w:val="Compact"/>
              <w:spacing w:after="0"/>
            </w:pPr>
            <w:r>
              <w:rPr>
                <w:rFonts w:ascii="Times New Roman" w:hAnsi="Times New Roman" w:cs="Times New Roman"/>
                <w:sz w:val="20"/>
                <w:szCs w:val="20"/>
              </w:rPr>
              <w:t>0,53</w:t>
            </w:r>
          </w:p>
        </w:tc>
        <w:tc>
          <w:tcPr>
            <w:tcW w:w="1985" w:type="dxa"/>
            <w:tcBorders>
              <w:top w:val="nil"/>
              <w:left w:val="nil"/>
              <w:bottom w:val="nil"/>
              <w:right w:val="nil"/>
            </w:tcBorders>
          </w:tcPr>
          <w:p w14:paraId="5E00C40A" w14:textId="77777777" w:rsidR="00E27D67" w:rsidRDefault="00000000">
            <w:pPr>
              <w:pStyle w:val="Compact"/>
              <w:spacing w:after="0"/>
            </w:pPr>
            <w:r>
              <w:rPr>
                <w:rFonts w:ascii="Times New Roman" w:hAnsi="Times New Roman" w:cs="Times New Roman"/>
                <w:sz w:val="20"/>
                <w:szCs w:val="20"/>
              </w:rPr>
              <w:t>72</w:t>
            </w:r>
          </w:p>
        </w:tc>
      </w:tr>
      <w:tr w:rsidR="00E27D67" w14:paraId="1D4A4BD3" w14:textId="77777777" w:rsidTr="00E27D67">
        <w:trPr>
          <w:jc w:val="center"/>
        </w:trPr>
        <w:tc>
          <w:tcPr>
            <w:tcW w:w="1986" w:type="dxa"/>
            <w:tcBorders>
              <w:top w:val="nil"/>
              <w:left w:val="nil"/>
              <w:bottom w:val="single" w:sz="10" w:space="0" w:color="000000"/>
              <w:right w:val="nil"/>
            </w:tcBorders>
          </w:tcPr>
          <w:p w14:paraId="308D9671" w14:textId="77777777" w:rsidR="00E27D67" w:rsidRDefault="00000000">
            <w:pPr>
              <w:pStyle w:val="Compact"/>
              <w:spacing w:after="0"/>
            </w:pPr>
            <w:r>
              <w:rPr>
                <w:rFonts w:ascii="Times New Roman" w:hAnsi="Times New Roman" w:cs="Times New Roman"/>
                <w:sz w:val="20"/>
                <w:szCs w:val="20"/>
              </w:rPr>
              <w:t>Odhad funkčného dopadu (S2)</w:t>
            </w:r>
          </w:p>
        </w:tc>
        <w:tc>
          <w:tcPr>
            <w:tcW w:w="1986" w:type="dxa"/>
            <w:tcBorders>
              <w:top w:val="nil"/>
              <w:left w:val="nil"/>
              <w:bottom w:val="single" w:sz="10" w:space="0" w:color="000000"/>
              <w:right w:val="nil"/>
            </w:tcBorders>
          </w:tcPr>
          <w:p w14:paraId="42D14611" w14:textId="77777777" w:rsidR="00E27D67" w:rsidRDefault="00000000">
            <w:pPr>
              <w:pStyle w:val="Compact"/>
              <w:spacing w:after="0"/>
            </w:pPr>
            <w:r>
              <w:rPr>
                <w:rFonts w:ascii="Times New Roman" w:hAnsi="Times New Roman" w:cs="Times New Roman"/>
                <w:sz w:val="20"/>
                <w:szCs w:val="20"/>
              </w:rPr>
              <w:t>0,56</w:t>
            </w:r>
          </w:p>
        </w:tc>
        <w:tc>
          <w:tcPr>
            <w:tcW w:w="1986" w:type="dxa"/>
            <w:tcBorders>
              <w:top w:val="nil"/>
              <w:left w:val="nil"/>
              <w:bottom w:val="single" w:sz="10" w:space="0" w:color="000000"/>
              <w:right w:val="nil"/>
            </w:tcBorders>
          </w:tcPr>
          <w:p w14:paraId="7179CBEB" w14:textId="77777777" w:rsidR="00E27D67" w:rsidRDefault="00000000">
            <w:pPr>
              <w:pStyle w:val="Compact"/>
              <w:spacing w:after="0"/>
            </w:pPr>
            <w:r>
              <w:rPr>
                <w:rFonts w:ascii="Times New Roman" w:hAnsi="Times New Roman" w:cs="Times New Roman"/>
                <w:sz w:val="20"/>
                <w:szCs w:val="20"/>
              </w:rPr>
              <w:t>0,49</w:t>
            </w:r>
          </w:p>
        </w:tc>
        <w:tc>
          <w:tcPr>
            <w:tcW w:w="1985" w:type="dxa"/>
            <w:tcBorders>
              <w:top w:val="nil"/>
              <w:left w:val="nil"/>
              <w:bottom w:val="single" w:sz="10" w:space="0" w:color="000000"/>
              <w:right w:val="nil"/>
            </w:tcBorders>
          </w:tcPr>
          <w:p w14:paraId="6890FD17" w14:textId="77777777" w:rsidR="00E27D67" w:rsidRDefault="00000000">
            <w:pPr>
              <w:pStyle w:val="Compact"/>
              <w:spacing w:after="0"/>
            </w:pPr>
            <w:r>
              <w:rPr>
                <w:rFonts w:ascii="Times New Roman" w:hAnsi="Times New Roman" w:cs="Times New Roman"/>
                <w:sz w:val="20"/>
                <w:szCs w:val="20"/>
              </w:rPr>
              <w:t>72</w:t>
            </w:r>
          </w:p>
        </w:tc>
      </w:tr>
    </w:tbl>
    <w:p w14:paraId="464BA9C8" w14:textId="77777777" w:rsidR="00E27D67" w:rsidRDefault="00000000">
      <w:pPr>
        <w:pStyle w:val="Zkladntext"/>
      </w:pPr>
      <w:r>
        <w:t>Poznámka. ICC sa v tejto vrstve neuvádza ako hlavný ukazovateľ, keďže plné pokrytie zabezpečovala najmä dvojica hodnotiteľov 13 a 14 a jeden z nich používal škálu užšie.</w:t>
      </w:r>
    </w:p>
    <w:p w14:paraId="5FBD261C" w14:textId="77777777" w:rsidR="00E27D67" w:rsidRDefault="00000000">
      <w:pPr>
        <w:pStyle w:val="Zkladntext"/>
      </w:pPr>
      <w:r>
        <w:rPr>
          <w:b/>
          <w:bCs/>
        </w:rPr>
        <w:t>Obrázok 4. Raterové profily priemeru a variability.</w:t>
      </w:r>
    </w:p>
    <w:p w14:paraId="766BF2CF" w14:textId="77777777" w:rsidR="00E27D67" w:rsidRDefault="00000000">
      <w:pPr>
        <w:pStyle w:val="CaptionedFigure"/>
      </w:pPr>
      <w:r>
        <w:rPr>
          <w:noProof/>
        </w:rPr>
        <w:lastRenderedPageBreak/>
        <w:drawing>
          <wp:inline distT="0" distB="0" distL="0" distR="0" wp14:anchorId="32889AF5" wp14:editId="3DAD7428">
            <wp:extent cx="5334000" cy="3556000"/>
            <wp:effectExtent l="0" t="0" r="0" b="0"/>
            <wp:docPr id="86" name="Picture" descr="Obrázok 4"/>
            <wp:cNvGraphicFramePr/>
            <a:graphic xmlns:a="http://schemas.openxmlformats.org/drawingml/2006/main">
              <a:graphicData uri="http://schemas.openxmlformats.org/drawingml/2006/picture">
                <pic:pic xmlns:pic="http://schemas.openxmlformats.org/drawingml/2006/picture">
                  <pic:nvPicPr>
                    <pic:cNvPr id="87" name="Picture" descr="/Users/pavol.bielik/dev/src/github.com/pbielik/diplomovka/figures/current_export_preview/figure_6_rater_profiles.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264EEBF5" w14:textId="77777777" w:rsidR="00E27D67" w:rsidRDefault="00000000">
      <w:pPr>
        <w:pStyle w:val="ImageCaption"/>
      </w:pPr>
      <w:r>
        <w:t>Obrázok 4</w:t>
      </w:r>
    </w:p>
    <w:p w14:paraId="3CBEDA1D" w14:textId="77777777" w:rsidR="00E27D67" w:rsidRDefault="00000000">
      <w:pPr>
        <w:pStyle w:val="Nadpis2"/>
      </w:pPr>
      <w:bookmarkStart w:id="121" w:name="X67276a557febe08048cd1bd961723e384c08d05"/>
      <w:bookmarkEnd w:id="120"/>
      <w:r>
        <w:t>3.5 Deskriptívne profily podľa experimentálnych buniek</w:t>
      </w:r>
    </w:p>
    <w:p w14:paraId="00C268A6" w14:textId="77777777" w:rsidR="00E27D67" w:rsidRDefault="00000000">
      <w:pPr>
        <w:pStyle w:val="FirstParagraph"/>
      </w:pPr>
      <w:r>
        <w:t xml:space="preserve">Nasledujúce dve tabuľky oddeľujú </w:t>
      </w:r>
      <w:r>
        <w:rPr>
          <w:b/>
          <w:bCs/>
        </w:rPr>
        <w:t>rating-level outcome-y</w:t>
      </w:r>
      <w:r>
        <w:t xml:space="preserve"> odvodené zo </w:t>
      </w:r>
      <w:r>
        <w:rPr>
          <w:b/>
          <w:bCs/>
        </w:rPr>
        <w:t>166 hodnotení</w:t>
      </w:r>
      <w:r>
        <w:t xml:space="preserve"> a </w:t>
      </w:r>
      <w:r>
        <w:rPr>
          <w:b/>
          <w:bCs/>
        </w:rPr>
        <w:t>transcript-level ukazovatele odchýlky</w:t>
      </w:r>
      <w:r>
        <w:t xml:space="preserve"> odvodené zo </w:t>
      </w:r>
      <w:r>
        <w:rPr>
          <w:b/>
          <w:bCs/>
        </w:rPr>
        <w:t>72 transkriptov</w:t>
      </w:r>
      <w:r>
        <w:t>.</w:t>
      </w:r>
    </w:p>
    <w:p w14:paraId="3D35612D" w14:textId="77777777" w:rsidR="00E27D67" w:rsidRDefault="00000000">
      <w:pPr>
        <w:pStyle w:val="Zkladntext"/>
      </w:pPr>
      <w:r>
        <w:t xml:space="preserve">Na úrovni </w:t>
      </w:r>
      <w:r>
        <w:rPr>
          <w:b/>
          <w:bCs/>
        </w:rPr>
        <w:t>indexu klinickej vierohodnosti</w:t>
      </w:r>
      <w:r>
        <w:t xml:space="preserve"> sa priemery pohybovali vo veľmi úzkom pásme približne od </w:t>
      </w:r>
      <w:r>
        <w:rPr>
          <w:b/>
          <w:bCs/>
        </w:rPr>
        <w:t>3,97</w:t>
      </w:r>
      <w:r>
        <w:t xml:space="preserve"> do </w:t>
      </w:r>
      <w:r>
        <w:rPr>
          <w:b/>
          <w:bCs/>
        </w:rPr>
        <w:t>4,04</w:t>
      </w:r>
      <w:r>
        <w:t xml:space="preserve">. Najvyšší deskriptívny priemer sa objavil v bunke </w:t>
      </w:r>
      <w:r>
        <w:rPr>
          <w:rStyle w:val="VerbatimChar"/>
        </w:rPr>
        <w:t>off × P1</w:t>
      </w:r>
      <w:r>
        <w:t xml:space="preserve">, najnižšie priemery v bunkách </w:t>
      </w:r>
      <w:r>
        <w:rPr>
          <w:rStyle w:val="VerbatimChar"/>
        </w:rPr>
        <w:t>off × P2</w:t>
      </w:r>
      <w:r>
        <w:t xml:space="preserve"> a </w:t>
      </w:r>
      <w:r>
        <w:rPr>
          <w:rStyle w:val="VerbatimChar"/>
        </w:rPr>
        <w:t>off × P3</w:t>
      </w:r>
      <w:r>
        <w:t xml:space="preserve">, ale rozdiely medzi bunkami boli malé. Pri </w:t>
      </w:r>
      <w:r>
        <w:rPr>
          <w:b/>
          <w:bCs/>
        </w:rPr>
        <w:t>indexe defektov</w:t>
      </w:r>
      <w:r>
        <w:t xml:space="preserve"> bolo rozpätie o niečo širšie, no stále úzke: od približne </w:t>
      </w:r>
      <w:r>
        <w:rPr>
          <w:b/>
          <w:bCs/>
        </w:rPr>
        <w:t>1,94</w:t>
      </w:r>
      <w:r>
        <w:t xml:space="preserve"> do </w:t>
      </w:r>
      <w:r>
        <w:rPr>
          <w:b/>
          <w:bCs/>
        </w:rPr>
        <w:t>2,05</w:t>
      </w:r>
      <w:r>
        <w:t xml:space="preserve">. Najvyšší priemer defektov sa objavil v bunke </w:t>
      </w:r>
      <w:r>
        <w:rPr>
          <w:rStyle w:val="VerbatimChar"/>
        </w:rPr>
        <w:t>off × P3</w:t>
      </w:r>
      <w:r>
        <w:t xml:space="preserve"> a najnižší v </w:t>
      </w:r>
      <w:r>
        <w:rPr>
          <w:rStyle w:val="VerbatimChar"/>
        </w:rPr>
        <w:t>on × P3</w:t>
      </w:r>
      <w:r>
        <w:t>.</w:t>
      </w:r>
    </w:p>
    <w:p w14:paraId="43DDD005" w14:textId="77777777" w:rsidR="00E27D67" w:rsidRDefault="00000000">
      <w:pPr>
        <w:pStyle w:val="Zkladntext"/>
      </w:pPr>
      <w:r>
        <w:t>Pri jednotlivých položkách sa objavilo o niečo viac variability. Prirodzenosť jazyka (</w:t>
      </w:r>
      <w:r>
        <w:rPr>
          <w:rStyle w:val="VerbatimChar"/>
        </w:rPr>
        <w:t>G2</w:t>
      </w:r>
      <w:r>
        <w:t xml:space="preserve">) patrila k vyšším priemerom v bunkách </w:t>
      </w:r>
      <w:r>
        <w:rPr>
          <w:rStyle w:val="VerbatimChar"/>
        </w:rPr>
        <w:t>off × P2</w:t>
      </w:r>
      <w:r>
        <w:t xml:space="preserve">, </w:t>
      </w:r>
      <w:r>
        <w:rPr>
          <w:rStyle w:val="VerbatimChar"/>
        </w:rPr>
        <w:t>on × P1</w:t>
      </w:r>
      <w:r>
        <w:t xml:space="preserve"> a </w:t>
      </w:r>
      <w:r>
        <w:rPr>
          <w:rStyle w:val="VerbatimChar"/>
        </w:rPr>
        <w:t>on × P3</w:t>
      </w:r>
      <w:r>
        <w:t>, zatiaľ čo tréningová použiteľnosť (</w:t>
      </w:r>
      <w:r>
        <w:rPr>
          <w:rStyle w:val="VerbatimChar"/>
        </w:rPr>
        <w:t>G5</w:t>
      </w:r>
      <w:r>
        <w:t xml:space="preserve">) bola najnižšia v </w:t>
      </w:r>
      <w:r>
        <w:rPr>
          <w:rStyle w:val="VerbatimChar"/>
        </w:rPr>
        <w:t>off × P2</w:t>
      </w:r>
      <w:r>
        <w:t xml:space="preserve"> a </w:t>
      </w:r>
      <w:r>
        <w:rPr>
          <w:rStyle w:val="VerbatimChar"/>
        </w:rPr>
        <w:t>off × P3</w:t>
      </w:r>
      <w:r>
        <w:t xml:space="preserve"> a najvyššia v </w:t>
      </w:r>
      <w:r>
        <w:rPr>
          <w:rStyle w:val="VerbatimChar"/>
        </w:rPr>
        <w:t>on × P3</w:t>
      </w:r>
      <w:r>
        <w:t xml:space="preserve">. Podobne pri </w:t>
      </w:r>
      <w:r>
        <w:rPr>
          <w:rStyle w:val="VerbatimChar"/>
        </w:rPr>
        <w:t>S1</w:t>
      </w:r>
      <w:r>
        <w:t xml:space="preserve"> a </w:t>
      </w:r>
      <w:r>
        <w:rPr>
          <w:rStyle w:val="VerbatimChar"/>
        </w:rPr>
        <w:t>S2</w:t>
      </w:r>
      <w:r>
        <w:t xml:space="preserve"> boli najnižšie priemery skôr v bunke </w:t>
      </w:r>
      <w:r>
        <w:rPr>
          <w:rStyle w:val="VerbatimChar"/>
        </w:rPr>
        <w:t>off × P1</w:t>
      </w:r>
      <w:r>
        <w:t xml:space="preserve">, zatiaľ čo najvyššie priemery sa objavili v </w:t>
      </w:r>
      <w:r>
        <w:rPr>
          <w:rStyle w:val="VerbatimChar"/>
        </w:rPr>
        <w:t>on × P3</w:t>
      </w:r>
      <w:r>
        <w:t>.</w:t>
      </w:r>
    </w:p>
    <w:p w14:paraId="2F821880" w14:textId="77777777" w:rsidR="00E27D67" w:rsidRDefault="00000000">
      <w:pPr>
        <w:pStyle w:val="Zkladntext"/>
      </w:pPr>
      <w:r>
        <w:rPr>
          <w:b/>
          <w:bCs/>
        </w:rPr>
        <w:t>Tabuľka 6A. Rating-level outcome-y podľa experimentálnych buniek.</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E27D67" w14:paraId="4E68C5BE"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2CF2A152" w14:textId="77777777" w:rsidR="00E27D67" w:rsidRDefault="00000000">
            <w:pPr>
              <w:pStyle w:val="Compact"/>
              <w:spacing w:after="0"/>
            </w:pPr>
            <w:r>
              <w:rPr>
                <w:rFonts w:ascii="Times New Roman" w:hAnsi="Times New Roman" w:cs="Times New Roman"/>
                <w:b/>
                <w:bCs/>
                <w:sz w:val="20"/>
                <w:szCs w:val="20"/>
              </w:rPr>
              <w:t>Bunka dizajnu</w:t>
            </w:r>
          </w:p>
        </w:tc>
        <w:tc>
          <w:tcPr>
            <w:tcW w:w="993" w:type="dxa"/>
            <w:tcBorders>
              <w:top w:val="single" w:sz="10" w:space="0" w:color="000000"/>
              <w:left w:val="nil"/>
              <w:bottom w:val="single" w:sz="8" w:space="0" w:color="000000"/>
              <w:right w:val="nil"/>
            </w:tcBorders>
          </w:tcPr>
          <w:p w14:paraId="732390D1" w14:textId="77777777" w:rsidR="00E27D67" w:rsidRDefault="00000000">
            <w:pPr>
              <w:pStyle w:val="Compact"/>
              <w:spacing w:after="0"/>
            </w:pPr>
            <w:r>
              <w:rPr>
                <w:rFonts w:ascii="Times New Roman" w:hAnsi="Times New Roman" w:cs="Times New Roman"/>
                <w:b/>
                <w:bCs/>
                <w:sz w:val="20"/>
                <w:szCs w:val="20"/>
              </w:rPr>
              <w:t>N ratingov</w:t>
            </w:r>
          </w:p>
        </w:tc>
        <w:tc>
          <w:tcPr>
            <w:tcW w:w="993" w:type="dxa"/>
            <w:tcBorders>
              <w:top w:val="single" w:sz="10" w:space="0" w:color="000000"/>
              <w:left w:val="nil"/>
              <w:bottom w:val="single" w:sz="8" w:space="0" w:color="000000"/>
              <w:right w:val="nil"/>
            </w:tcBorders>
          </w:tcPr>
          <w:p w14:paraId="36778D73" w14:textId="77777777" w:rsidR="00E27D67" w:rsidRDefault="00000000">
            <w:pPr>
              <w:pStyle w:val="Compact"/>
              <w:spacing w:after="0"/>
            </w:pPr>
            <w:r>
              <w:rPr>
                <w:rFonts w:ascii="Times New Roman" w:hAnsi="Times New Roman" w:cs="Times New Roman"/>
                <w:b/>
                <w:bCs/>
                <w:sz w:val="20"/>
                <w:szCs w:val="20"/>
              </w:rPr>
              <w:t>Klinická vierohodnosť (ratingy)</w:t>
            </w:r>
          </w:p>
        </w:tc>
        <w:tc>
          <w:tcPr>
            <w:tcW w:w="993" w:type="dxa"/>
            <w:tcBorders>
              <w:top w:val="single" w:sz="10" w:space="0" w:color="000000"/>
              <w:left w:val="nil"/>
              <w:bottom w:val="single" w:sz="8" w:space="0" w:color="000000"/>
              <w:right w:val="nil"/>
            </w:tcBorders>
          </w:tcPr>
          <w:p w14:paraId="237A416E" w14:textId="77777777" w:rsidR="00E27D67" w:rsidRDefault="00000000">
            <w:pPr>
              <w:pStyle w:val="Compact"/>
              <w:spacing w:after="0"/>
            </w:pPr>
            <w:r>
              <w:rPr>
                <w:rFonts w:ascii="Times New Roman" w:hAnsi="Times New Roman" w:cs="Times New Roman"/>
                <w:b/>
                <w:bCs/>
                <w:sz w:val="20"/>
                <w:szCs w:val="20"/>
              </w:rPr>
              <w:t>Defekty (ratingy)</w:t>
            </w:r>
          </w:p>
        </w:tc>
        <w:tc>
          <w:tcPr>
            <w:tcW w:w="993" w:type="dxa"/>
            <w:tcBorders>
              <w:top w:val="single" w:sz="10" w:space="0" w:color="000000"/>
              <w:left w:val="nil"/>
              <w:bottom w:val="single" w:sz="8" w:space="0" w:color="000000"/>
              <w:right w:val="nil"/>
            </w:tcBorders>
          </w:tcPr>
          <w:p w14:paraId="242CEBD5" w14:textId="77777777" w:rsidR="00E27D67" w:rsidRDefault="00000000">
            <w:pPr>
              <w:pStyle w:val="Compact"/>
              <w:spacing w:after="0"/>
            </w:pPr>
            <w:r>
              <w:rPr>
                <w:rFonts w:ascii="Times New Roman" w:hAnsi="Times New Roman" w:cs="Times New Roman"/>
                <w:b/>
                <w:bCs/>
                <w:sz w:val="20"/>
                <w:szCs w:val="20"/>
              </w:rPr>
              <w:t>G2 prirodzenosť (ratingy)</w:t>
            </w:r>
          </w:p>
        </w:tc>
        <w:tc>
          <w:tcPr>
            <w:tcW w:w="993" w:type="dxa"/>
            <w:tcBorders>
              <w:top w:val="single" w:sz="10" w:space="0" w:color="000000"/>
              <w:left w:val="nil"/>
              <w:bottom w:val="single" w:sz="8" w:space="0" w:color="000000"/>
              <w:right w:val="nil"/>
            </w:tcBorders>
          </w:tcPr>
          <w:p w14:paraId="6A60202B" w14:textId="77777777" w:rsidR="00E27D67" w:rsidRDefault="00000000">
            <w:pPr>
              <w:pStyle w:val="Compact"/>
              <w:spacing w:after="0"/>
            </w:pPr>
            <w:r>
              <w:rPr>
                <w:rFonts w:ascii="Times New Roman" w:hAnsi="Times New Roman" w:cs="Times New Roman"/>
                <w:b/>
                <w:bCs/>
                <w:sz w:val="20"/>
                <w:szCs w:val="20"/>
              </w:rPr>
              <w:t>G5 použiteľnosť (ratingy)</w:t>
            </w:r>
          </w:p>
        </w:tc>
        <w:tc>
          <w:tcPr>
            <w:tcW w:w="993" w:type="dxa"/>
            <w:tcBorders>
              <w:top w:val="single" w:sz="10" w:space="0" w:color="000000"/>
              <w:left w:val="nil"/>
              <w:bottom w:val="single" w:sz="8" w:space="0" w:color="000000"/>
              <w:right w:val="nil"/>
            </w:tcBorders>
          </w:tcPr>
          <w:p w14:paraId="04BF1101" w14:textId="77777777" w:rsidR="00E27D67" w:rsidRDefault="00000000">
            <w:pPr>
              <w:pStyle w:val="Compact"/>
              <w:spacing w:after="0"/>
            </w:pPr>
            <w:r>
              <w:rPr>
                <w:rFonts w:ascii="Times New Roman" w:hAnsi="Times New Roman" w:cs="Times New Roman"/>
                <w:b/>
                <w:bCs/>
                <w:sz w:val="20"/>
                <w:szCs w:val="20"/>
              </w:rPr>
              <w:t>S1 závažnosť (ratingy)</w:t>
            </w:r>
          </w:p>
        </w:tc>
        <w:tc>
          <w:tcPr>
            <w:tcW w:w="992" w:type="dxa"/>
            <w:tcBorders>
              <w:top w:val="single" w:sz="10" w:space="0" w:color="000000"/>
              <w:left w:val="nil"/>
              <w:bottom w:val="single" w:sz="8" w:space="0" w:color="000000"/>
              <w:right w:val="nil"/>
            </w:tcBorders>
          </w:tcPr>
          <w:p w14:paraId="30FBFEBF" w14:textId="77777777" w:rsidR="00E27D67" w:rsidRDefault="00000000">
            <w:pPr>
              <w:pStyle w:val="Compact"/>
              <w:spacing w:after="0"/>
            </w:pPr>
            <w:r>
              <w:rPr>
                <w:rFonts w:ascii="Times New Roman" w:hAnsi="Times New Roman" w:cs="Times New Roman"/>
                <w:b/>
                <w:bCs/>
                <w:sz w:val="20"/>
                <w:szCs w:val="20"/>
              </w:rPr>
              <w:t>S2 funkčný dopad (ratingy)</w:t>
            </w:r>
          </w:p>
        </w:tc>
      </w:tr>
      <w:tr w:rsidR="00E27D67" w14:paraId="68CAF18F" w14:textId="77777777" w:rsidTr="00E27D67">
        <w:trPr>
          <w:jc w:val="center"/>
        </w:trPr>
        <w:tc>
          <w:tcPr>
            <w:tcW w:w="993" w:type="dxa"/>
            <w:tcBorders>
              <w:top w:val="nil"/>
              <w:left w:val="nil"/>
              <w:bottom w:val="nil"/>
              <w:right w:val="nil"/>
            </w:tcBorders>
          </w:tcPr>
          <w:p w14:paraId="2476FA7E" w14:textId="77777777" w:rsidR="00E27D67" w:rsidRDefault="00000000">
            <w:pPr>
              <w:pStyle w:val="Compact"/>
              <w:spacing w:after="0"/>
            </w:pPr>
            <w:r>
              <w:rPr>
                <w:rFonts w:ascii="Times New Roman" w:hAnsi="Times New Roman" w:cs="Times New Roman"/>
                <w:sz w:val="20"/>
                <w:szCs w:val="20"/>
              </w:rPr>
              <w:t>off × P1</w:t>
            </w:r>
          </w:p>
        </w:tc>
        <w:tc>
          <w:tcPr>
            <w:tcW w:w="993" w:type="dxa"/>
            <w:tcBorders>
              <w:top w:val="nil"/>
              <w:left w:val="nil"/>
              <w:bottom w:val="nil"/>
              <w:right w:val="nil"/>
            </w:tcBorders>
          </w:tcPr>
          <w:p w14:paraId="03747FE8" w14:textId="77777777" w:rsidR="00E27D67" w:rsidRDefault="00000000">
            <w:pPr>
              <w:pStyle w:val="Compact"/>
              <w:spacing w:after="0"/>
            </w:pPr>
            <w:r>
              <w:rPr>
                <w:rFonts w:ascii="Times New Roman" w:hAnsi="Times New Roman" w:cs="Times New Roman"/>
                <w:sz w:val="20"/>
                <w:szCs w:val="20"/>
              </w:rPr>
              <w:t>46</w:t>
            </w:r>
          </w:p>
        </w:tc>
        <w:tc>
          <w:tcPr>
            <w:tcW w:w="993" w:type="dxa"/>
            <w:tcBorders>
              <w:top w:val="nil"/>
              <w:left w:val="nil"/>
              <w:bottom w:val="nil"/>
              <w:right w:val="nil"/>
            </w:tcBorders>
          </w:tcPr>
          <w:p w14:paraId="275B8960" w14:textId="77777777" w:rsidR="00E27D67" w:rsidRDefault="00000000">
            <w:pPr>
              <w:pStyle w:val="Compact"/>
              <w:spacing w:after="0"/>
            </w:pPr>
            <w:r>
              <w:rPr>
                <w:rFonts w:ascii="Times New Roman" w:hAnsi="Times New Roman" w:cs="Times New Roman"/>
                <w:sz w:val="20"/>
                <w:szCs w:val="20"/>
              </w:rPr>
              <w:t>4,04</w:t>
            </w:r>
          </w:p>
        </w:tc>
        <w:tc>
          <w:tcPr>
            <w:tcW w:w="993" w:type="dxa"/>
            <w:tcBorders>
              <w:top w:val="nil"/>
              <w:left w:val="nil"/>
              <w:bottom w:val="nil"/>
              <w:right w:val="nil"/>
            </w:tcBorders>
          </w:tcPr>
          <w:p w14:paraId="7DB1F426" w14:textId="77777777" w:rsidR="00E27D67" w:rsidRDefault="00000000">
            <w:pPr>
              <w:pStyle w:val="Compact"/>
              <w:spacing w:after="0"/>
            </w:pPr>
            <w:r>
              <w:rPr>
                <w:rFonts w:ascii="Times New Roman" w:hAnsi="Times New Roman" w:cs="Times New Roman"/>
                <w:sz w:val="20"/>
                <w:szCs w:val="20"/>
              </w:rPr>
              <w:t>1,96</w:t>
            </w:r>
          </w:p>
        </w:tc>
        <w:tc>
          <w:tcPr>
            <w:tcW w:w="993" w:type="dxa"/>
            <w:tcBorders>
              <w:top w:val="nil"/>
              <w:left w:val="nil"/>
              <w:bottom w:val="nil"/>
              <w:right w:val="nil"/>
            </w:tcBorders>
          </w:tcPr>
          <w:p w14:paraId="2EF05290" w14:textId="77777777" w:rsidR="00E27D67" w:rsidRDefault="00000000">
            <w:pPr>
              <w:pStyle w:val="Compact"/>
              <w:spacing w:after="0"/>
            </w:pPr>
            <w:r>
              <w:rPr>
                <w:rFonts w:ascii="Times New Roman" w:hAnsi="Times New Roman" w:cs="Times New Roman"/>
                <w:sz w:val="20"/>
                <w:szCs w:val="20"/>
              </w:rPr>
              <w:t>3,74</w:t>
            </w:r>
          </w:p>
        </w:tc>
        <w:tc>
          <w:tcPr>
            <w:tcW w:w="993" w:type="dxa"/>
            <w:tcBorders>
              <w:top w:val="nil"/>
              <w:left w:val="nil"/>
              <w:bottom w:val="nil"/>
              <w:right w:val="nil"/>
            </w:tcBorders>
          </w:tcPr>
          <w:p w14:paraId="549C226C" w14:textId="77777777" w:rsidR="00E27D67" w:rsidRDefault="00000000">
            <w:pPr>
              <w:pStyle w:val="Compact"/>
              <w:spacing w:after="0"/>
            </w:pPr>
            <w:r>
              <w:rPr>
                <w:rFonts w:ascii="Times New Roman" w:hAnsi="Times New Roman" w:cs="Times New Roman"/>
                <w:sz w:val="20"/>
                <w:szCs w:val="20"/>
              </w:rPr>
              <w:t>3,87</w:t>
            </w:r>
          </w:p>
        </w:tc>
        <w:tc>
          <w:tcPr>
            <w:tcW w:w="993" w:type="dxa"/>
            <w:tcBorders>
              <w:top w:val="nil"/>
              <w:left w:val="nil"/>
              <w:bottom w:val="nil"/>
              <w:right w:val="nil"/>
            </w:tcBorders>
          </w:tcPr>
          <w:p w14:paraId="04E16759" w14:textId="77777777" w:rsidR="00E27D67" w:rsidRDefault="00000000">
            <w:pPr>
              <w:pStyle w:val="Compact"/>
              <w:spacing w:after="0"/>
            </w:pPr>
            <w:r>
              <w:rPr>
                <w:rFonts w:ascii="Times New Roman" w:hAnsi="Times New Roman" w:cs="Times New Roman"/>
                <w:sz w:val="20"/>
                <w:szCs w:val="20"/>
              </w:rPr>
              <w:t>2,78</w:t>
            </w:r>
          </w:p>
        </w:tc>
        <w:tc>
          <w:tcPr>
            <w:tcW w:w="992" w:type="dxa"/>
            <w:tcBorders>
              <w:top w:val="nil"/>
              <w:left w:val="nil"/>
              <w:bottom w:val="nil"/>
              <w:right w:val="nil"/>
            </w:tcBorders>
          </w:tcPr>
          <w:p w14:paraId="56467A34" w14:textId="77777777" w:rsidR="00E27D67" w:rsidRDefault="00000000">
            <w:pPr>
              <w:pStyle w:val="Compact"/>
              <w:spacing w:after="0"/>
            </w:pPr>
            <w:r>
              <w:rPr>
                <w:rFonts w:ascii="Times New Roman" w:hAnsi="Times New Roman" w:cs="Times New Roman"/>
                <w:sz w:val="20"/>
                <w:szCs w:val="20"/>
              </w:rPr>
              <w:t>2,91</w:t>
            </w:r>
          </w:p>
        </w:tc>
      </w:tr>
      <w:tr w:rsidR="00E27D67" w14:paraId="4328FC16" w14:textId="77777777" w:rsidTr="00E27D67">
        <w:trPr>
          <w:jc w:val="center"/>
        </w:trPr>
        <w:tc>
          <w:tcPr>
            <w:tcW w:w="993" w:type="dxa"/>
            <w:tcBorders>
              <w:top w:val="nil"/>
              <w:left w:val="nil"/>
              <w:bottom w:val="nil"/>
              <w:right w:val="nil"/>
            </w:tcBorders>
          </w:tcPr>
          <w:p w14:paraId="4CA1DE87" w14:textId="77777777" w:rsidR="00E27D67" w:rsidRDefault="00000000">
            <w:pPr>
              <w:pStyle w:val="Compact"/>
              <w:spacing w:after="0"/>
            </w:pPr>
            <w:r>
              <w:rPr>
                <w:rFonts w:ascii="Times New Roman" w:hAnsi="Times New Roman" w:cs="Times New Roman"/>
                <w:sz w:val="20"/>
                <w:szCs w:val="20"/>
              </w:rPr>
              <w:lastRenderedPageBreak/>
              <w:t>off × P2</w:t>
            </w:r>
          </w:p>
        </w:tc>
        <w:tc>
          <w:tcPr>
            <w:tcW w:w="993" w:type="dxa"/>
            <w:tcBorders>
              <w:top w:val="nil"/>
              <w:left w:val="nil"/>
              <w:bottom w:val="nil"/>
              <w:right w:val="nil"/>
            </w:tcBorders>
          </w:tcPr>
          <w:p w14:paraId="78E2CA3D" w14:textId="77777777" w:rsidR="00E27D67"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2F758743" w14:textId="77777777" w:rsidR="00E27D67" w:rsidRDefault="00000000">
            <w:pPr>
              <w:pStyle w:val="Compact"/>
              <w:spacing w:after="0"/>
            </w:pPr>
            <w:r>
              <w:rPr>
                <w:rFonts w:ascii="Times New Roman" w:hAnsi="Times New Roman" w:cs="Times New Roman"/>
                <w:sz w:val="20"/>
                <w:szCs w:val="20"/>
              </w:rPr>
              <w:t>3,97</w:t>
            </w:r>
          </w:p>
        </w:tc>
        <w:tc>
          <w:tcPr>
            <w:tcW w:w="993" w:type="dxa"/>
            <w:tcBorders>
              <w:top w:val="nil"/>
              <w:left w:val="nil"/>
              <w:bottom w:val="nil"/>
              <w:right w:val="nil"/>
            </w:tcBorders>
          </w:tcPr>
          <w:p w14:paraId="4AD2EDFB" w14:textId="77777777" w:rsidR="00E27D67" w:rsidRDefault="00000000">
            <w:pPr>
              <w:pStyle w:val="Compact"/>
              <w:spacing w:after="0"/>
            </w:pPr>
            <w:r>
              <w:rPr>
                <w:rFonts w:ascii="Times New Roman" w:hAnsi="Times New Roman" w:cs="Times New Roman"/>
                <w:sz w:val="20"/>
                <w:szCs w:val="20"/>
              </w:rPr>
              <w:t>1,97</w:t>
            </w:r>
          </w:p>
        </w:tc>
        <w:tc>
          <w:tcPr>
            <w:tcW w:w="993" w:type="dxa"/>
            <w:tcBorders>
              <w:top w:val="nil"/>
              <w:left w:val="nil"/>
              <w:bottom w:val="nil"/>
              <w:right w:val="nil"/>
            </w:tcBorders>
          </w:tcPr>
          <w:p w14:paraId="19008B74" w14:textId="77777777" w:rsidR="00E27D67" w:rsidRDefault="00000000">
            <w:pPr>
              <w:pStyle w:val="Compact"/>
              <w:spacing w:after="0"/>
            </w:pPr>
            <w:r>
              <w:rPr>
                <w:rFonts w:ascii="Times New Roman" w:hAnsi="Times New Roman" w:cs="Times New Roman"/>
                <w:sz w:val="20"/>
                <w:szCs w:val="20"/>
              </w:rPr>
              <w:t>3,96</w:t>
            </w:r>
          </w:p>
        </w:tc>
        <w:tc>
          <w:tcPr>
            <w:tcW w:w="993" w:type="dxa"/>
            <w:tcBorders>
              <w:top w:val="nil"/>
              <w:left w:val="nil"/>
              <w:bottom w:val="nil"/>
              <w:right w:val="nil"/>
            </w:tcBorders>
          </w:tcPr>
          <w:p w14:paraId="44F2AFBE" w14:textId="77777777" w:rsidR="00E27D67" w:rsidRDefault="00000000">
            <w:pPr>
              <w:pStyle w:val="Compact"/>
              <w:spacing w:after="0"/>
            </w:pPr>
            <w:r>
              <w:rPr>
                <w:rFonts w:ascii="Times New Roman" w:hAnsi="Times New Roman" w:cs="Times New Roman"/>
                <w:sz w:val="20"/>
                <w:szCs w:val="20"/>
              </w:rPr>
              <w:t>3,62</w:t>
            </w:r>
          </w:p>
        </w:tc>
        <w:tc>
          <w:tcPr>
            <w:tcW w:w="993" w:type="dxa"/>
            <w:tcBorders>
              <w:top w:val="nil"/>
              <w:left w:val="nil"/>
              <w:bottom w:val="nil"/>
              <w:right w:val="nil"/>
            </w:tcBorders>
          </w:tcPr>
          <w:p w14:paraId="2D4CD441" w14:textId="77777777" w:rsidR="00E27D67" w:rsidRDefault="00000000">
            <w:pPr>
              <w:pStyle w:val="Compact"/>
              <w:spacing w:after="0"/>
            </w:pPr>
            <w:r>
              <w:rPr>
                <w:rFonts w:ascii="Times New Roman" w:hAnsi="Times New Roman" w:cs="Times New Roman"/>
                <w:sz w:val="20"/>
                <w:szCs w:val="20"/>
              </w:rPr>
              <w:t>3,04</w:t>
            </w:r>
          </w:p>
        </w:tc>
        <w:tc>
          <w:tcPr>
            <w:tcW w:w="992" w:type="dxa"/>
            <w:tcBorders>
              <w:top w:val="nil"/>
              <w:left w:val="nil"/>
              <w:bottom w:val="nil"/>
              <w:right w:val="nil"/>
            </w:tcBorders>
          </w:tcPr>
          <w:p w14:paraId="77779F58" w14:textId="77777777" w:rsidR="00E27D67" w:rsidRDefault="00000000">
            <w:pPr>
              <w:pStyle w:val="Compact"/>
              <w:spacing w:after="0"/>
            </w:pPr>
            <w:r>
              <w:rPr>
                <w:rFonts w:ascii="Times New Roman" w:hAnsi="Times New Roman" w:cs="Times New Roman"/>
                <w:sz w:val="20"/>
                <w:szCs w:val="20"/>
              </w:rPr>
              <w:t>3,04</w:t>
            </w:r>
          </w:p>
        </w:tc>
      </w:tr>
      <w:tr w:rsidR="00E27D67" w14:paraId="148F3DBD" w14:textId="77777777" w:rsidTr="00E27D67">
        <w:trPr>
          <w:jc w:val="center"/>
        </w:trPr>
        <w:tc>
          <w:tcPr>
            <w:tcW w:w="993" w:type="dxa"/>
            <w:tcBorders>
              <w:top w:val="nil"/>
              <w:left w:val="nil"/>
              <w:bottom w:val="nil"/>
              <w:right w:val="nil"/>
            </w:tcBorders>
          </w:tcPr>
          <w:p w14:paraId="165BC145" w14:textId="77777777" w:rsidR="00E27D67" w:rsidRDefault="00000000">
            <w:pPr>
              <w:pStyle w:val="Compact"/>
              <w:spacing w:after="0"/>
            </w:pPr>
            <w:r>
              <w:rPr>
                <w:rFonts w:ascii="Times New Roman" w:hAnsi="Times New Roman" w:cs="Times New Roman"/>
                <w:sz w:val="20"/>
                <w:szCs w:val="20"/>
              </w:rPr>
              <w:t>off × P3</w:t>
            </w:r>
          </w:p>
        </w:tc>
        <w:tc>
          <w:tcPr>
            <w:tcW w:w="993" w:type="dxa"/>
            <w:tcBorders>
              <w:top w:val="nil"/>
              <w:left w:val="nil"/>
              <w:bottom w:val="nil"/>
              <w:right w:val="nil"/>
            </w:tcBorders>
          </w:tcPr>
          <w:p w14:paraId="59122F69" w14:textId="77777777" w:rsidR="00E27D67"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29B1A397" w14:textId="77777777" w:rsidR="00E27D67" w:rsidRDefault="00000000">
            <w:pPr>
              <w:pStyle w:val="Compact"/>
              <w:spacing w:after="0"/>
            </w:pPr>
            <w:r>
              <w:rPr>
                <w:rFonts w:ascii="Times New Roman" w:hAnsi="Times New Roman" w:cs="Times New Roman"/>
                <w:sz w:val="20"/>
                <w:szCs w:val="20"/>
              </w:rPr>
              <w:t>3,97</w:t>
            </w:r>
          </w:p>
        </w:tc>
        <w:tc>
          <w:tcPr>
            <w:tcW w:w="993" w:type="dxa"/>
            <w:tcBorders>
              <w:top w:val="nil"/>
              <w:left w:val="nil"/>
              <w:bottom w:val="nil"/>
              <w:right w:val="nil"/>
            </w:tcBorders>
          </w:tcPr>
          <w:p w14:paraId="1EDDA688" w14:textId="77777777" w:rsidR="00E27D67" w:rsidRDefault="00000000">
            <w:pPr>
              <w:pStyle w:val="Compact"/>
              <w:spacing w:after="0"/>
            </w:pPr>
            <w:r>
              <w:rPr>
                <w:rFonts w:ascii="Times New Roman" w:hAnsi="Times New Roman" w:cs="Times New Roman"/>
                <w:sz w:val="20"/>
                <w:szCs w:val="20"/>
              </w:rPr>
              <w:t>2,05</w:t>
            </w:r>
          </w:p>
        </w:tc>
        <w:tc>
          <w:tcPr>
            <w:tcW w:w="993" w:type="dxa"/>
            <w:tcBorders>
              <w:top w:val="nil"/>
              <w:left w:val="nil"/>
              <w:bottom w:val="nil"/>
              <w:right w:val="nil"/>
            </w:tcBorders>
          </w:tcPr>
          <w:p w14:paraId="384A7E9B" w14:textId="77777777" w:rsidR="00E27D67"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1CE7D9ED" w14:textId="77777777" w:rsidR="00E27D67" w:rsidRDefault="00000000">
            <w:pPr>
              <w:pStyle w:val="Compact"/>
              <w:spacing w:after="0"/>
            </w:pPr>
            <w:r>
              <w:rPr>
                <w:rFonts w:ascii="Times New Roman" w:hAnsi="Times New Roman" w:cs="Times New Roman"/>
                <w:sz w:val="20"/>
                <w:szCs w:val="20"/>
              </w:rPr>
              <w:t>3,67</w:t>
            </w:r>
          </w:p>
        </w:tc>
        <w:tc>
          <w:tcPr>
            <w:tcW w:w="993" w:type="dxa"/>
            <w:tcBorders>
              <w:top w:val="nil"/>
              <w:left w:val="nil"/>
              <w:bottom w:val="nil"/>
              <w:right w:val="nil"/>
            </w:tcBorders>
          </w:tcPr>
          <w:p w14:paraId="05A015DE" w14:textId="77777777" w:rsidR="00E27D67" w:rsidRDefault="00000000">
            <w:pPr>
              <w:pStyle w:val="Compact"/>
              <w:spacing w:after="0"/>
            </w:pPr>
            <w:r>
              <w:rPr>
                <w:rFonts w:ascii="Times New Roman" w:hAnsi="Times New Roman" w:cs="Times New Roman"/>
                <w:sz w:val="20"/>
                <w:szCs w:val="20"/>
              </w:rPr>
              <w:t>3,04</w:t>
            </w:r>
          </w:p>
        </w:tc>
        <w:tc>
          <w:tcPr>
            <w:tcW w:w="992" w:type="dxa"/>
            <w:tcBorders>
              <w:top w:val="nil"/>
              <w:left w:val="nil"/>
              <w:bottom w:val="nil"/>
              <w:right w:val="nil"/>
            </w:tcBorders>
          </w:tcPr>
          <w:p w14:paraId="6973A509" w14:textId="77777777" w:rsidR="00E27D67" w:rsidRDefault="00000000">
            <w:pPr>
              <w:pStyle w:val="Compact"/>
              <w:spacing w:after="0"/>
            </w:pPr>
            <w:r>
              <w:rPr>
                <w:rFonts w:ascii="Times New Roman" w:hAnsi="Times New Roman" w:cs="Times New Roman"/>
                <w:sz w:val="20"/>
                <w:szCs w:val="20"/>
              </w:rPr>
              <w:t>3,04</w:t>
            </w:r>
          </w:p>
        </w:tc>
      </w:tr>
      <w:tr w:rsidR="00E27D67" w14:paraId="7B4AC0EF" w14:textId="77777777" w:rsidTr="00E27D67">
        <w:trPr>
          <w:jc w:val="center"/>
        </w:trPr>
        <w:tc>
          <w:tcPr>
            <w:tcW w:w="993" w:type="dxa"/>
            <w:tcBorders>
              <w:top w:val="nil"/>
              <w:left w:val="nil"/>
              <w:bottom w:val="nil"/>
              <w:right w:val="nil"/>
            </w:tcBorders>
          </w:tcPr>
          <w:p w14:paraId="56402B9D" w14:textId="77777777" w:rsidR="00E27D67" w:rsidRDefault="00000000">
            <w:pPr>
              <w:pStyle w:val="Compact"/>
              <w:spacing w:after="0"/>
            </w:pPr>
            <w:r>
              <w:rPr>
                <w:rFonts w:ascii="Times New Roman" w:hAnsi="Times New Roman" w:cs="Times New Roman"/>
                <w:sz w:val="20"/>
                <w:szCs w:val="20"/>
              </w:rPr>
              <w:t>on × P1</w:t>
            </w:r>
          </w:p>
        </w:tc>
        <w:tc>
          <w:tcPr>
            <w:tcW w:w="993" w:type="dxa"/>
            <w:tcBorders>
              <w:top w:val="nil"/>
              <w:left w:val="nil"/>
              <w:bottom w:val="nil"/>
              <w:right w:val="nil"/>
            </w:tcBorders>
          </w:tcPr>
          <w:p w14:paraId="76D60976" w14:textId="77777777" w:rsidR="00E27D67"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0C35F57F" w14:textId="77777777" w:rsidR="00E27D67" w:rsidRDefault="00000000">
            <w:pPr>
              <w:pStyle w:val="Compact"/>
              <w:spacing w:after="0"/>
            </w:pPr>
            <w:r>
              <w:rPr>
                <w:rFonts w:ascii="Times New Roman" w:hAnsi="Times New Roman" w:cs="Times New Roman"/>
                <w:sz w:val="20"/>
                <w:szCs w:val="20"/>
              </w:rPr>
              <w:t>4,00</w:t>
            </w:r>
          </w:p>
        </w:tc>
        <w:tc>
          <w:tcPr>
            <w:tcW w:w="993" w:type="dxa"/>
            <w:tcBorders>
              <w:top w:val="nil"/>
              <w:left w:val="nil"/>
              <w:bottom w:val="nil"/>
              <w:right w:val="nil"/>
            </w:tcBorders>
          </w:tcPr>
          <w:p w14:paraId="0D17C5C2" w14:textId="77777777" w:rsidR="00E27D67" w:rsidRDefault="00000000">
            <w:pPr>
              <w:pStyle w:val="Compact"/>
              <w:spacing w:after="0"/>
            </w:pPr>
            <w:r>
              <w:rPr>
                <w:rFonts w:ascii="Times New Roman" w:hAnsi="Times New Roman" w:cs="Times New Roman"/>
                <w:sz w:val="20"/>
                <w:szCs w:val="20"/>
              </w:rPr>
              <w:t>1,96</w:t>
            </w:r>
          </w:p>
        </w:tc>
        <w:tc>
          <w:tcPr>
            <w:tcW w:w="993" w:type="dxa"/>
            <w:tcBorders>
              <w:top w:val="nil"/>
              <w:left w:val="nil"/>
              <w:bottom w:val="nil"/>
              <w:right w:val="nil"/>
            </w:tcBorders>
          </w:tcPr>
          <w:p w14:paraId="640A54ED" w14:textId="77777777" w:rsidR="00E27D67" w:rsidRDefault="00000000">
            <w:pPr>
              <w:pStyle w:val="Compact"/>
              <w:spacing w:after="0"/>
            </w:pPr>
            <w:r>
              <w:rPr>
                <w:rFonts w:ascii="Times New Roman" w:hAnsi="Times New Roman" w:cs="Times New Roman"/>
                <w:sz w:val="20"/>
                <w:szCs w:val="20"/>
              </w:rPr>
              <w:t>3,88</w:t>
            </w:r>
          </w:p>
        </w:tc>
        <w:tc>
          <w:tcPr>
            <w:tcW w:w="993" w:type="dxa"/>
            <w:tcBorders>
              <w:top w:val="nil"/>
              <w:left w:val="nil"/>
              <w:bottom w:val="nil"/>
              <w:right w:val="nil"/>
            </w:tcBorders>
          </w:tcPr>
          <w:p w14:paraId="7B6903CD" w14:textId="77777777" w:rsidR="00E27D67" w:rsidRDefault="00000000">
            <w:pPr>
              <w:pStyle w:val="Compact"/>
              <w:spacing w:after="0"/>
            </w:pPr>
            <w:r>
              <w:rPr>
                <w:rFonts w:ascii="Times New Roman" w:hAnsi="Times New Roman" w:cs="Times New Roman"/>
                <w:sz w:val="20"/>
                <w:szCs w:val="20"/>
              </w:rPr>
              <w:t>3,83</w:t>
            </w:r>
          </w:p>
        </w:tc>
        <w:tc>
          <w:tcPr>
            <w:tcW w:w="993" w:type="dxa"/>
            <w:tcBorders>
              <w:top w:val="nil"/>
              <w:left w:val="nil"/>
              <w:bottom w:val="nil"/>
              <w:right w:val="nil"/>
            </w:tcBorders>
          </w:tcPr>
          <w:p w14:paraId="06C3CB68" w14:textId="77777777" w:rsidR="00E27D67" w:rsidRDefault="00000000">
            <w:pPr>
              <w:pStyle w:val="Compact"/>
              <w:spacing w:after="0"/>
            </w:pPr>
            <w:r>
              <w:rPr>
                <w:rFonts w:ascii="Times New Roman" w:hAnsi="Times New Roman" w:cs="Times New Roman"/>
                <w:sz w:val="20"/>
                <w:szCs w:val="20"/>
              </w:rPr>
              <w:t>3,08</w:t>
            </w:r>
          </w:p>
        </w:tc>
        <w:tc>
          <w:tcPr>
            <w:tcW w:w="992" w:type="dxa"/>
            <w:tcBorders>
              <w:top w:val="nil"/>
              <w:left w:val="nil"/>
              <w:bottom w:val="nil"/>
              <w:right w:val="nil"/>
            </w:tcBorders>
          </w:tcPr>
          <w:p w14:paraId="205F18E5" w14:textId="77777777" w:rsidR="00E27D67" w:rsidRDefault="00000000">
            <w:pPr>
              <w:pStyle w:val="Compact"/>
              <w:spacing w:after="0"/>
            </w:pPr>
            <w:r>
              <w:rPr>
                <w:rFonts w:ascii="Times New Roman" w:hAnsi="Times New Roman" w:cs="Times New Roman"/>
                <w:sz w:val="20"/>
                <w:szCs w:val="20"/>
              </w:rPr>
              <w:t>3,25</w:t>
            </w:r>
          </w:p>
        </w:tc>
      </w:tr>
      <w:tr w:rsidR="00E27D67" w14:paraId="7AB63340" w14:textId="77777777" w:rsidTr="00E27D67">
        <w:trPr>
          <w:jc w:val="center"/>
        </w:trPr>
        <w:tc>
          <w:tcPr>
            <w:tcW w:w="993" w:type="dxa"/>
            <w:tcBorders>
              <w:top w:val="nil"/>
              <w:left w:val="nil"/>
              <w:bottom w:val="nil"/>
              <w:right w:val="nil"/>
            </w:tcBorders>
          </w:tcPr>
          <w:p w14:paraId="7DD8966B" w14:textId="77777777" w:rsidR="00E27D67" w:rsidRDefault="00000000">
            <w:pPr>
              <w:pStyle w:val="Compact"/>
              <w:spacing w:after="0"/>
            </w:pPr>
            <w:r>
              <w:rPr>
                <w:rFonts w:ascii="Times New Roman" w:hAnsi="Times New Roman" w:cs="Times New Roman"/>
                <w:sz w:val="20"/>
                <w:szCs w:val="20"/>
              </w:rPr>
              <w:t>on × P2</w:t>
            </w:r>
          </w:p>
        </w:tc>
        <w:tc>
          <w:tcPr>
            <w:tcW w:w="993" w:type="dxa"/>
            <w:tcBorders>
              <w:top w:val="nil"/>
              <w:left w:val="nil"/>
              <w:bottom w:val="nil"/>
              <w:right w:val="nil"/>
            </w:tcBorders>
          </w:tcPr>
          <w:p w14:paraId="790F81FA" w14:textId="77777777" w:rsidR="00E27D67" w:rsidRDefault="00000000">
            <w:pPr>
              <w:pStyle w:val="Compact"/>
              <w:spacing w:after="0"/>
            </w:pPr>
            <w:r>
              <w:rPr>
                <w:rFonts w:ascii="Times New Roman" w:hAnsi="Times New Roman" w:cs="Times New Roman"/>
                <w:sz w:val="20"/>
                <w:szCs w:val="20"/>
              </w:rPr>
              <w:t>24</w:t>
            </w:r>
          </w:p>
        </w:tc>
        <w:tc>
          <w:tcPr>
            <w:tcW w:w="993" w:type="dxa"/>
            <w:tcBorders>
              <w:top w:val="nil"/>
              <w:left w:val="nil"/>
              <w:bottom w:val="nil"/>
              <w:right w:val="nil"/>
            </w:tcBorders>
          </w:tcPr>
          <w:p w14:paraId="62FA3E71" w14:textId="77777777" w:rsidR="00E27D67" w:rsidRDefault="00000000">
            <w:pPr>
              <w:pStyle w:val="Compact"/>
              <w:spacing w:after="0"/>
            </w:pPr>
            <w:r>
              <w:rPr>
                <w:rFonts w:ascii="Times New Roman" w:hAnsi="Times New Roman" w:cs="Times New Roman"/>
                <w:sz w:val="20"/>
                <w:szCs w:val="20"/>
              </w:rPr>
              <w:t>4,01</w:t>
            </w:r>
          </w:p>
        </w:tc>
        <w:tc>
          <w:tcPr>
            <w:tcW w:w="993" w:type="dxa"/>
            <w:tcBorders>
              <w:top w:val="nil"/>
              <w:left w:val="nil"/>
              <w:bottom w:val="nil"/>
              <w:right w:val="nil"/>
            </w:tcBorders>
          </w:tcPr>
          <w:p w14:paraId="353A612C" w14:textId="77777777" w:rsidR="00E27D67" w:rsidRDefault="00000000">
            <w:pPr>
              <w:pStyle w:val="Compact"/>
              <w:spacing w:after="0"/>
            </w:pPr>
            <w:r>
              <w:rPr>
                <w:rFonts w:ascii="Times New Roman" w:hAnsi="Times New Roman" w:cs="Times New Roman"/>
                <w:sz w:val="20"/>
                <w:szCs w:val="20"/>
              </w:rPr>
              <w:t>1,98</w:t>
            </w:r>
          </w:p>
        </w:tc>
        <w:tc>
          <w:tcPr>
            <w:tcW w:w="993" w:type="dxa"/>
            <w:tcBorders>
              <w:top w:val="nil"/>
              <w:left w:val="nil"/>
              <w:bottom w:val="nil"/>
              <w:right w:val="nil"/>
            </w:tcBorders>
          </w:tcPr>
          <w:p w14:paraId="1BAEB2F2" w14:textId="77777777" w:rsidR="00E27D67" w:rsidRDefault="00000000">
            <w:pPr>
              <w:pStyle w:val="Compact"/>
              <w:spacing w:after="0"/>
            </w:pPr>
            <w:r>
              <w:rPr>
                <w:rFonts w:ascii="Times New Roman" w:hAnsi="Times New Roman" w:cs="Times New Roman"/>
                <w:sz w:val="20"/>
                <w:szCs w:val="20"/>
              </w:rPr>
              <w:t>3,71</w:t>
            </w:r>
          </w:p>
        </w:tc>
        <w:tc>
          <w:tcPr>
            <w:tcW w:w="993" w:type="dxa"/>
            <w:tcBorders>
              <w:top w:val="nil"/>
              <w:left w:val="nil"/>
              <w:bottom w:val="nil"/>
              <w:right w:val="nil"/>
            </w:tcBorders>
          </w:tcPr>
          <w:p w14:paraId="1813BF37" w14:textId="77777777" w:rsidR="00E27D67" w:rsidRDefault="00000000">
            <w:pPr>
              <w:pStyle w:val="Compact"/>
              <w:spacing w:after="0"/>
            </w:pPr>
            <w:r>
              <w:rPr>
                <w:rFonts w:ascii="Times New Roman" w:hAnsi="Times New Roman" w:cs="Times New Roman"/>
                <w:sz w:val="20"/>
                <w:szCs w:val="20"/>
              </w:rPr>
              <w:t>3,75</w:t>
            </w:r>
          </w:p>
        </w:tc>
        <w:tc>
          <w:tcPr>
            <w:tcW w:w="993" w:type="dxa"/>
            <w:tcBorders>
              <w:top w:val="nil"/>
              <w:left w:val="nil"/>
              <w:bottom w:val="nil"/>
              <w:right w:val="nil"/>
            </w:tcBorders>
          </w:tcPr>
          <w:p w14:paraId="489B5787" w14:textId="77777777" w:rsidR="00E27D67" w:rsidRDefault="00000000">
            <w:pPr>
              <w:pStyle w:val="Compact"/>
              <w:spacing w:after="0"/>
            </w:pPr>
            <w:r>
              <w:rPr>
                <w:rFonts w:ascii="Times New Roman" w:hAnsi="Times New Roman" w:cs="Times New Roman"/>
                <w:sz w:val="20"/>
                <w:szCs w:val="20"/>
              </w:rPr>
              <w:t>3,25</w:t>
            </w:r>
          </w:p>
        </w:tc>
        <w:tc>
          <w:tcPr>
            <w:tcW w:w="992" w:type="dxa"/>
            <w:tcBorders>
              <w:top w:val="nil"/>
              <w:left w:val="nil"/>
              <w:bottom w:val="nil"/>
              <w:right w:val="nil"/>
            </w:tcBorders>
          </w:tcPr>
          <w:p w14:paraId="0A79B8E1" w14:textId="77777777" w:rsidR="00E27D67" w:rsidRDefault="00000000">
            <w:pPr>
              <w:pStyle w:val="Compact"/>
              <w:spacing w:after="0"/>
            </w:pPr>
            <w:r>
              <w:rPr>
                <w:rFonts w:ascii="Times New Roman" w:hAnsi="Times New Roman" w:cs="Times New Roman"/>
                <w:sz w:val="20"/>
                <w:szCs w:val="20"/>
              </w:rPr>
              <w:t>3,12</w:t>
            </w:r>
          </w:p>
        </w:tc>
      </w:tr>
      <w:tr w:rsidR="00E27D67" w14:paraId="51D15A31" w14:textId="77777777" w:rsidTr="00E27D67">
        <w:trPr>
          <w:jc w:val="center"/>
        </w:trPr>
        <w:tc>
          <w:tcPr>
            <w:tcW w:w="993" w:type="dxa"/>
            <w:tcBorders>
              <w:top w:val="nil"/>
              <w:left w:val="nil"/>
              <w:bottom w:val="single" w:sz="10" w:space="0" w:color="000000"/>
              <w:right w:val="nil"/>
            </w:tcBorders>
          </w:tcPr>
          <w:p w14:paraId="3AD92233" w14:textId="77777777" w:rsidR="00E27D67" w:rsidRDefault="00000000">
            <w:pPr>
              <w:pStyle w:val="Compact"/>
              <w:spacing w:after="0"/>
            </w:pPr>
            <w:r>
              <w:rPr>
                <w:rFonts w:ascii="Times New Roman" w:hAnsi="Times New Roman" w:cs="Times New Roman"/>
                <w:sz w:val="20"/>
                <w:szCs w:val="20"/>
              </w:rPr>
              <w:t>on × P3</w:t>
            </w:r>
          </w:p>
        </w:tc>
        <w:tc>
          <w:tcPr>
            <w:tcW w:w="993" w:type="dxa"/>
            <w:tcBorders>
              <w:top w:val="nil"/>
              <w:left w:val="nil"/>
              <w:bottom w:val="single" w:sz="10" w:space="0" w:color="000000"/>
              <w:right w:val="nil"/>
            </w:tcBorders>
          </w:tcPr>
          <w:p w14:paraId="3701D36C" w14:textId="77777777" w:rsidR="00E27D67" w:rsidRDefault="00000000">
            <w:pPr>
              <w:pStyle w:val="Compact"/>
              <w:spacing w:after="0"/>
            </w:pPr>
            <w:r>
              <w:rPr>
                <w:rFonts w:ascii="Times New Roman" w:hAnsi="Times New Roman" w:cs="Times New Roman"/>
                <w:sz w:val="20"/>
                <w:szCs w:val="20"/>
              </w:rPr>
              <w:t>24</w:t>
            </w:r>
          </w:p>
        </w:tc>
        <w:tc>
          <w:tcPr>
            <w:tcW w:w="993" w:type="dxa"/>
            <w:tcBorders>
              <w:top w:val="nil"/>
              <w:left w:val="nil"/>
              <w:bottom w:val="single" w:sz="10" w:space="0" w:color="000000"/>
              <w:right w:val="nil"/>
            </w:tcBorders>
          </w:tcPr>
          <w:p w14:paraId="5C18A85B" w14:textId="77777777" w:rsidR="00E27D67" w:rsidRDefault="00000000">
            <w:pPr>
              <w:pStyle w:val="Compact"/>
              <w:spacing w:after="0"/>
            </w:pPr>
            <w:r>
              <w:rPr>
                <w:rFonts w:ascii="Times New Roman" w:hAnsi="Times New Roman" w:cs="Times New Roman"/>
                <w:sz w:val="20"/>
                <w:szCs w:val="20"/>
              </w:rPr>
              <w:t>4,01</w:t>
            </w:r>
          </w:p>
        </w:tc>
        <w:tc>
          <w:tcPr>
            <w:tcW w:w="993" w:type="dxa"/>
            <w:tcBorders>
              <w:top w:val="nil"/>
              <w:left w:val="nil"/>
              <w:bottom w:val="single" w:sz="10" w:space="0" w:color="000000"/>
              <w:right w:val="nil"/>
            </w:tcBorders>
          </w:tcPr>
          <w:p w14:paraId="38FF87E5" w14:textId="77777777" w:rsidR="00E27D67" w:rsidRDefault="00000000">
            <w:pPr>
              <w:pStyle w:val="Compact"/>
              <w:spacing w:after="0"/>
            </w:pPr>
            <w:r>
              <w:rPr>
                <w:rFonts w:ascii="Times New Roman" w:hAnsi="Times New Roman" w:cs="Times New Roman"/>
                <w:sz w:val="20"/>
                <w:szCs w:val="20"/>
              </w:rPr>
              <w:t>1,94</w:t>
            </w:r>
          </w:p>
        </w:tc>
        <w:tc>
          <w:tcPr>
            <w:tcW w:w="993" w:type="dxa"/>
            <w:tcBorders>
              <w:top w:val="nil"/>
              <w:left w:val="nil"/>
              <w:bottom w:val="single" w:sz="10" w:space="0" w:color="000000"/>
              <w:right w:val="nil"/>
            </w:tcBorders>
          </w:tcPr>
          <w:p w14:paraId="3E0D380E" w14:textId="77777777" w:rsidR="00E27D67" w:rsidRDefault="00000000">
            <w:pPr>
              <w:pStyle w:val="Compact"/>
              <w:spacing w:after="0"/>
            </w:pPr>
            <w:r>
              <w:rPr>
                <w:rFonts w:ascii="Times New Roman" w:hAnsi="Times New Roman" w:cs="Times New Roman"/>
                <w:sz w:val="20"/>
                <w:szCs w:val="20"/>
              </w:rPr>
              <w:t>3,92</w:t>
            </w:r>
          </w:p>
        </w:tc>
        <w:tc>
          <w:tcPr>
            <w:tcW w:w="993" w:type="dxa"/>
            <w:tcBorders>
              <w:top w:val="nil"/>
              <w:left w:val="nil"/>
              <w:bottom w:val="single" w:sz="10" w:space="0" w:color="000000"/>
              <w:right w:val="nil"/>
            </w:tcBorders>
          </w:tcPr>
          <w:p w14:paraId="1C2C3F17" w14:textId="77777777" w:rsidR="00E27D67" w:rsidRDefault="00000000">
            <w:pPr>
              <w:pStyle w:val="Compact"/>
              <w:spacing w:after="0"/>
            </w:pPr>
            <w:r>
              <w:rPr>
                <w:rFonts w:ascii="Times New Roman" w:hAnsi="Times New Roman" w:cs="Times New Roman"/>
                <w:sz w:val="20"/>
                <w:szCs w:val="20"/>
              </w:rPr>
              <w:t>3,96</w:t>
            </w:r>
          </w:p>
        </w:tc>
        <w:tc>
          <w:tcPr>
            <w:tcW w:w="993" w:type="dxa"/>
            <w:tcBorders>
              <w:top w:val="nil"/>
              <w:left w:val="nil"/>
              <w:bottom w:val="single" w:sz="10" w:space="0" w:color="000000"/>
              <w:right w:val="nil"/>
            </w:tcBorders>
          </w:tcPr>
          <w:p w14:paraId="687D0C33" w14:textId="77777777" w:rsidR="00E27D67" w:rsidRDefault="00000000">
            <w:pPr>
              <w:pStyle w:val="Compact"/>
              <w:spacing w:after="0"/>
            </w:pPr>
            <w:r>
              <w:rPr>
                <w:rFonts w:ascii="Times New Roman" w:hAnsi="Times New Roman" w:cs="Times New Roman"/>
                <w:sz w:val="20"/>
                <w:szCs w:val="20"/>
              </w:rPr>
              <w:t>3,46</w:t>
            </w:r>
          </w:p>
        </w:tc>
        <w:tc>
          <w:tcPr>
            <w:tcW w:w="992" w:type="dxa"/>
            <w:tcBorders>
              <w:top w:val="nil"/>
              <w:left w:val="nil"/>
              <w:bottom w:val="single" w:sz="10" w:space="0" w:color="000000"/>
              <w:right w:val="nil"/>
            </w:tcBorders>
          </w:tcPr>
          <w:p w14:paraId="2049FF3C" w14:textId="77777777" w:rsidR="00E27D67" w:rsidRDefault="00000000">
            <w:pPr>
              <w:pStyle w:val="Compact"/>
              <w:spacing w:after="0"/>
            </w:pPr>
            <w:r>
              <w:rPr>
                <w:rFonts w:ascii="Times New Roman" w:hAnsi="Times New Roman" w:cs="Times New Roman"/>
                <w:sz w:val="20"/>
                <w:szCs w:val="20"/>
              </w:rPr>
              <w:t>3,38</w:t>
            </w:r>
          </w:p>
        </w:tc>
      </w:tr>
    </w:tbl>
    <w:p w14:paraId="677DE8E2" w14:textId="77777777" w:rsidR="00E27D67" w:rsidRDefault="00000000">
      <w:pPr>
        <w:pStyle w:val="Zkladntext"/>
      </w:pPr>
      <w:r>
        <w:t>Poznámka. Všetky ukazovatele v tejto tabuľke vychádzajú zo 166 ľudských ratingov.</w:t>
      </w:r>
    </w:p>
    <w:p w14:paraId="645C1332" w14:textId="77777777" w:rsidR="00E27D67" w:rsidRDefault="00000000">
      <w:pPr>
        <w:pStyle w:val="Zkladntext"/>
      </w:pPr>
      <w:r>
        <w:rPr>
          <w:b/>
          <w:bCs/>
        </w:rPr>
        <w:t>Tabuľka 6B. Transcript-level ukazovatele odchýlky podľa experimentálnych buniek.</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1589"/>
        <w:gridCol w:w="1589"/>
        <w:gridCol w:w="1589"/>
        <w:gridCol w:w="1589"/>
        <w:gridCol w:w="1587"/>
      </w:tblGrid>
      <w:tr w:rsidR="00E27D67" w14:paraId="3B13285E"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1589" w:type="dxa"/>
            <w:tcBorders>
              <w:top w:val="single" w:sz="10" w:space="0" w:color="000000"/>
              <w:left w:val="nil"/>
              <w:bottom w:val="single" w:sz="8" w:space="0" w:color="000000"/>
              <w:right w:val="nil"/>
            </w:tcBorders>
          </w:tcPr>
          <w:p w14:paraId="3B5950FD" w14:textId="77777777" w:rsidR="00E27D67" w:rsidRDefault="00000000">
            <w:pPr>
              <w:pStyle w:val="Compact"/>
              <w:spacing w:after="0"/>
            </w:pPr>
            <w:r>
              <w:rPr>
                <w:rFonts w:ascii="Times New Roman" w:hAnsi="Times New Roman" w:cs="Times New Roman"/>
                <w:b/>
                <w:bCs/>
                <w:sz w:val="20"/>
                <w:szCs w:val="20"/>
              </w:rPr>
              <w:t>Bunka dizajnu</w:t>
            </w:r>
          </w:p>
        </w:tc>
        <w:tc>
          <w:tcPr>
            <w:tcW w:w="1589" w:type="dxa"/>
            <w:tcBorders>
              <w:top w:val="single" w:sz="10" w:space="0" w:color="000000"/>
              <w:left w:val="nil"/>
              <w:bottom w:val="single" w:sz="8" w:space="0" w:color="000000"/>
              <w:right w:val="nil"/>
            </w:tcBorders>
          </w:tcPr>
          <w:p w14:paraId="6C84BBFF" w14:textId="77777777" w:rsidR="00E27D67" w:rsidRDefault="00000000">
            <w:pPr>
              <w:pStyle w:val="Compact"/>
              <w:spacing w:after="0"/>
            </w:pPr>
            <w:r>
              <w:rPr>
                <w:rFonts w:ascii="Times New Roman" w:hAnsi="Times New Roman" w:cs="Times New Roman"/>
                <w:b/>
                <w:bCs/>
                <w:sz w:val="20"/>
                <w:szCs w:val="20"/>
              </w:rPr>
              <w:t>N transkriptov</w:t>
            </w:r>
          </w:p>
        </w:tc>
        <w:tc>
          <w:tcPr>
            <w:tcW w:w="1589" w:type="dxa"/>
            <w:tcBorders>
              <w:top w:val="single" w:sz="10" w:space="0" w:color="000000"/>
              <w:left w:val="nil"/>
              <w:bottom w:val="single" w:sz="8" w:space="0" w:color="000000"/>
              <w:right w:val="nil"/>
            </w:tcBorders>
          </w:tcPr>
          <w:p w14:paraId="3B2D076B" w14:textId="77777777" w:rsidR="00E27D67" w:rsidRDefault="00000000">
            <w:pPr>
              <w:pStyle w:val="Compact"/>
              <w:spacing w:after="0"/>
            </w:pPr>
            <w:r>
              <w:rPr>
                <w:rFonts w:ascii="Times New Roman" w:hAnsi="Times New Roman" w:cs="Times New Roman"/>
                <w:b/>
                <w:bCs/>
                <w:sz w:val="20"/>
                <w:szCs w:val="20"/>
              </w:rPr>
              <w:t>Symptom error (transkripty)</w:t>
            </w:r>
          </w:p>
        </w:tc>
        <w:tc>
          <w:tcPr>
            <w:tcW w:w="1589" w:type="dxa"/>
            <w:tcBorders>
              <w:top w:val="single" w:sz="10" w:space="0" w:color="000000"/>
              <w:left w:val="nil"/>
              <w:bottom w:val="single" w:sz="8" w:space="0" w:color="000000"/>
              <w:right w:val="nil"/>
            </w:tcBorders>
          </w:tcPr>
          <w:p w14:paraId="49826F5C" w14:textId="77777777" w:rsidR="00E27D67" w:rsidRDefault="00000000">
            <w:pPr>
              <w:pStyle w:val="Compact"/>
              <w:spacing w:after="0"/>
            </w:pPr>
            <w:r>
              <w:rPr>
                <w:rFonts w:ascii="Times New Roman" w:hAnsi="Times New Roman" w:cs="Times New Roman"/>
                <w:b/>
                <w:bCs/>
                <w:sz w:val="20"/>
                <w:szCs w:val="20"/>
              </w:rPr>
              <w:t>Severity error (transkripty)</w:t>
            </w:r>
          </w:p>
        </w:tc>
        <w:tc>
          <w:tcPr>
            <w:tcW w:w="1587" w:type="dxa"/>
            <w:tcBorders>
              <w:top w:val="single" w:sz="10" w:space="0" w:color="000000"/>
              <w:left w:val="nil"/>
              <w:bottom w:val="single" w:sz="8" w:space="0" w:color="000000"/>
              <w:right w:val="nil"/>
            </w:tcBorders>
          </w:tcPr>
          <w:p w14:paraId="2BF6EDF2" w14:textId="77777777" w:rsidR="00E27D67" w:rsidRDefault="00000000">
            <w:pPr>
              <w:pStyle w:val="Compact"/>
              <w:spacing w:after="0"/>
            </w:pPr>
            <w:r>
              <w:rPr>
                <w:rFonts w:ascii="Times New Roman" w:hAnsi="Times New Roman" w:cs="Times New Roman"/>
                <w:b/>
                <w:bCs/>
                <w:sz w:val="20"/>
                <w:szCs w:val="20"/>
              </w:rPr>
              <w:t>Impact error (transkripty)</w:t>
            </w:r>
          </w:p>
        </w:tc>
      </w:tr>
      <w:tr w:rsidR="00E27D67" w14:paraId="7BE5136F" w14:textId="77777777" w:rsidTr="00E27D67">
        <w:trPr>
          <w:jc w:val="center"/>
        </w:trPr>
        <w:tc>
          <w:tcPr>
            <w:tcW w:w="1589" w:type="dxa"/>
            <w:tcBorders>
              <w:top w:val="nil"/>
              <w:left w:val="nil"/>
              <w:bottom w:val="nil"/>
              <w:right w:val="nil"/>
            </w:tcBorders>
          </w:tcPr>
          <w:p w14:paraId="6900749D" w14:textId="77777777" w:rsidR="00E27D67" w:rsidRDefault="00000000">
            <w:pPr>
              <w:pStyle w:val="Compact"/>
              <w:spacing w:after="0"/>
            </w:pPr>
            <w:r>
              <w:rPr>
                <w:rFonts w:ascii="Times New Roman" w:hAnsi="Times New Roman" w:cs="Times New Roman"/>
                <w:sz w:val="20"/>
                <w:szCs w:val="20"/>
              </w:rPr>
              <w:t>off × P1</w:t>
            </w:r>
          </w:p>
        </w:tc>
        <w:tc>
          <w:tcPr>
            <w:tcW w:w="1589" w:type="dxa"/>
            <w:tcBorders>
              <w:top w:val="nil"/>
              <w:left w:val="nil"/>
              <w:bottom w:val="nil"/>
              <w:right w:val="nil"/>
            </w:tcBorders>
          </w:tcPr>
          <w:p w14:paraId="51869C67"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342AEE71" w14:textId="77777777" w:rsidR="00E27D67" w:rsidRDefault="00000000">
            <w:pPr>
              <w:pStyle w:val="Compact"/>
              <w:spacing w:after="0"/>
            </w:pPr>
            <w:r>
              <w:rPr>
                <w:rFonts w:ascii="Times New Roman" w:hAnsi="Times New Roman" w:cs="Times New Roman"/>
                <w:sz w:val="20"/>
                <w:szCs w:val="20"/>
              </w:rPr>
              <w:t>0,54</w:t>
            </w:r>
          </w:p>
        </w:tc>
        <w:tc>
          <w:tcPr>
            <w:tcW w:w="1589" w:type="dxa"/>
            <w:tcBorders>
              <w:top w:val="nil"/>
              <w:left w:val="nil"/>
              <w:bottom w:val="nil"/>
              <w:right w:val="nil"/>
            </w:tcBorders>
          </w:tcPr>
          <w:p w14:paraId="6E0A226A" w14:textId="77777777" w:rsidR="00E27D67" w:rsidRDefault="00000000">
            <w:pPr>
              <w:pStyle w:val="Compact"/>
              <w:spacing w:after="0"/>
            </w:pPr>
            <w:r>
              <w:rPr>
                <w:rFonts w:ascii="Times New Roman" w:hAnsi="Times New Roman" w:cs="Times New Roman"/>
                <w:sz w:val="20"/>
                <w:szCs w:val="20"/>
              </w:rPr>
              <w:t>0,58</w:t>
            </w:r>
          </w:p>
        </w:tc>
        <w:tc>
          <w:tcPr>
            <w:tcW w:w="1587" w:type="dxa"/>
            <w:tcBorders>
              <w:top w:val="nil"/>
              <w:left w:val="nil"/>
              <w:bottom w:val="nil"/>
              <w:right w:val="nil"/>
            </w:tcBorders>
          </w:tcPr>
          <w:p w14:paraId="15D733A6" w14:textId="77777777" w:rsidR="00E27D67" w:rsidRDefault="00000000">
            <w:pPr>
              <w:pStyle w:val="Compact"/>
              <w:spacing w:after="0"/>
            </w:pPr>
            <w:r>
              <w:rPr>
                <w:rFonts w:ascii="Times New Roman" w:hAnsi="Times New Roman" w:cs="Times New Roman"/>
                <w:sz w:val="20"/>
                <w:szCs w:val="20"/>
              </w:rPr>
              <w:t>0,58</w:t>
            </w:r>
          </w:p>
        </w:tc>
      </w:tr>
      <w:tr w:rsidR="00E27D67" w14:paraId="16EE7683" w14:textId="77777777" w:rsidTr="00E27D67">
        <w:trPr>
          <w:jc w:val="center"/>
        </w:trPr>
        <w:tc>
          <w:tcPr>
            <w:tcW w:w="1589" w:type="dxa"/>
            <w:tcBorders>
              <w:top w:val="nil"/>
              <w:left w:val="nil"/>
              <w:bottom w:val="nil"/>
              <w:right w:val="nil"/>
            </w:tcBorders>
          </w:tcPr>
          <w:p w14:paraId="1E278901" w14:textId="77777777" w:rsidR="00E27D67" w:rsidRDefault="00000000">
            <w:pPr>
              <w:pStyle w:val="Compact"/>
              <w:spacing w:after="0"/>
            </w:pPr>
            <w:r>
              <w:rPr>
                <w:rFonts w:ascii="Times New Roman" w:hAnsi="Times New Roman" w:cs="Times New Roman"/>
                <w:sz w:val="20"/>
                <w:szCs w:val="20"/>
              </w:rPr>
              <w:t>off × P2</w:t>
            </w:r>
          </w:p>
        </w:tc>
        <w:tc>
          <w:tcPr>
            <w:tcW w:w="1589" w:type="dxa"/>
            <w:tcBorders>
              <w:top w:val="nil"/>
              <w:left w:val="nil"/>
              <w:bottom w:val="nil"/>
              <w:right w:val="nil"/>
            </w:tcBorders>
          </w:tcPr>
          <w:p w14:paraId="6DBFB29E"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6E344DA2" w14:textId="77777777" w:rsidR="00E27D67" w:rsidRDefault="00000000">
            <w:pPr>
              <w:pStyle w:val="Compact"/>
              <w:spacing w:after="0"/>
            </w:pPr>
            <w:r>
              <w:rPr>
                <w:rFonts w:ascii="Times New Roman" w:hAnsi="Times New Roman" w:cs="Times New Roman"/>
                <w:sz w:val="20"/>
                <w:szCs w:val="20"/>
              </w:rPr>
              <w:t>0,49</w:t>
            </w:r>
          </w:p>
        </w:tc>
        <w:tc>
          <w:tcPr>
            <w:tcW w:w="1589" w:type="dxa"/>
            <w:tcBorders>
              <w:top w:val="nil"/>
              <w:left w:val="nil"/>
              <w:bottom w:val="nil"/>
              <w:right w:val="nil"/>
            </w:tcBorders>
          </w:tcPr>
          <w:p w14:paraId="679331D1" w14:textId="77777777" w:rsidR="00E27D67" w:rsidRDefault="00000000">
            <w:pPr>
              <w:pStyle w:val="Compact"/>
              <w:spacing w:after="0"/>
            </w:pPr>
            <w:r>
              <w:rPr>
                <w:rFonts w:ascii="Times New Roman" w:hAnsi="Times New Roman" w:cs="Times New Roman"/>
                <w:sz w:val="20"/>
                <w:szCs w:val="20"/>
              </w:rPr>
              <w:t>0,29</w:t>
            </w:r>
          </w:p>
        </w:tc>
        <w:tc>
          <w:tcPr>
            <w:tcW w:w="1587" w:type="dxa"/>
            <w:tcBorders>
              <w:top w:val="nil"/>
              <w:left w:val="nil"/>
              <w:bottom w:val="nil"/>
              <w:right w:val="nil"/>
            </w:tcBorders>
          </w:tcPr>
          <w:p w14:paraId="14EB0368" w14:textId="77777777" w:rsidR="00E27D67" w:rsidRDefault="00000000">
            <w:pPr>
              <w:pStyle w:val="Compact"/>
              <w:spacing w:after="0"/>
            </w:pPr>
            <w:r>
              <w:rPr>
                <w:rFonts w:ascii="Times New Roman" w:hAnsi="Times New Roman" w:cs="Times New Roman"/>
                <w:sz w:val="20"/>
                <w:szCs w:val="20"/>
              </w:rPr>
              <w:t>0,29</w:t>
            </w:r>
          </w:p>
        </w:tc>
      </w:tr>
      <w:tr w:rsidR="00E27D67" w14:paraId="7CACFC90" w14:textId="77777777" w:rsidTr="00E27D67">
        <w:trPr>
          <w:jc w:val="center"/>
        </w:trPr>
        <w:tc>
          <w:tcPr>
            <w:tcW w:w="1589" w:type="dxa"/>
            <w:tcBorders>
              <w:top w:val="nil"/>
              <w:left w:val="nil"/>
              <w:bottom w:val="nil"/>
              <w:right w:val="nil"/>
            </w:tcBorders>
          </w:tcPr>
          <w:p w14:paraId="55454F3D" w14:textId="77777777" w:rsidR="00E27D67" w:rsidRDefault="00000000">
            <w:pPr>
              <w:pStyle w:val="Compact"/>
              <w:spacing w:after="0"/>
            </w:pPr>
            <w:r>
              <w:rPr>
                <w:rFonts w:ascii="Times New Roman" w:hAnsi="Times New Roman" w:cs="Times New Roman"/>
                <w:sz w:val="20"/>
                <w:szCs w:val="20"/>
              </w:rPr>
              <w:t>off × P3</w:t>
            </w:r>
          </w:p>
        </w:tc>
        <w:tc>
          <w:tcPr>
            <w:tcW w:w="1589" w:type="dxa"/>
            <w:tcBorders>
              <w:top w:val="nil"/>
              <w:left w:val="nil"/>
              <w:bottom w:val="nil"/>
              <w:right w:val="nil"/>
            </w:tcBorders>
          </w:tcPr>
          <w:p w14:paraId="5EFDB438"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45F7B91C" w14:textId="77777777" w:rsidR="00E27D67" w:rsidRDefault="00000000">
            <w:pPr>
              <w:pStyle w:val="Compact"/>
              <w:spacing w:after="0"/>
            </w:pPr>
            <w:r>
              <w:rPr>
                <w:rFonts w:ascii="Times New Roman" w:hAnsi="Times New Roman" w:cs="Times New Roman"/>
                <w:sz w:val="20"/>
                <w:szCs w:val="20"/>
              </w:rPr>
              <w:t>0,59</w:t>
            </w:r>
          </w:p>
        </w:tc>
        <w:tc>
          <w:tcPr>
            <w:tcW w:w="1589" w:type="dxa"/>
            <w:tcBorders>
              <w:top w:val="nil"/>
              <w:left w:val="nil"/>
              <w:bottom w:val="nil"/>
              <w:right w:val="nil"/>
            </w:tcBorders>
          </w:tcPr>
          <w:p w14:paraId="4B854F2C" w14:textId="77777777" w:rsidR="00E27D67" w:rsidRDefault="00000000">
            <w:pPr>
              <w:pStyle w:val="Compact"/>
              <w:spacing w:after="0"/>
            </w:pPr>
            <w:r>
              <w:rPr>
                <w:rFonts w:ascii="Times New Roman" w:hAnsi="Times New Roman" w:cs="Times New Roman"/>
                <w:sz w:val="20"/>
                <w:szCs w:val="20"/>
              </w:rPr>
              <w:t>0,21</w:t>
            </w:r>
          </w:p>
        </w:tc>
        <w:tc>
          <w:tcPr>
            <w:tcW w:w="1587" w:type="dxa"/>
            <w:tcBorders>
              <w:top w:val="nil"/>
              <w:left w:val="nil"/>
              <w:bottom w:val="nil"/>
              <w:right w:val="nil"/>
            </w:tcBorders>
          </w:tcPr>
          <w:p w14:paraId="543B2951" w14:textId="77777777" w:rsidR="00E27D67" w:rsidRDefault="00000000">
            <w:pPr>
              <w:pStyle w:val="Compact"/>
              <w:spacing w:after="0"/>
            </w:pPr>
            <w:r>
              <w:rPr>
                <w:rFonts w:ascii="Times New Roman" w:hAnsi="Times New Roman" w:cs="Times New Roman"/>
                <w:sz w:val="20"/>
                <w:szCs w:val="20"/>
              </w:rPr>
              <w:t>0,38</w:t>
            </w:r>
          </w:p>
        </w:tc>
      </w:tr>
      <w:tr w:rsidR="00E27D67" w14:paraId="55F4AE78" w14:textId="77777777" w:rsidTr="00E27D67">
        <w:trPr>
          <w:jc w:val="center"/>
        </w:trPr>
        <w:tc>
          <w:tcPr>
            <w:tcW w:w="1589" w:type="dxa"/>
            <w:tcBorders>
              <w:top w:val="nil"/>
              <w:left w:val="nil"/>
              <w:bottom w:val="nil"/>
              <w:right w:val="nil"/>
            </w:tcBorders>
          </w:tcPr>
          <w:p w14:paraId="13620EFC" w14:textId="77777777" w:rsidR="00E27D67" w:rsidRDefault="00000000">
            <w:pPr>
              <w:pStyle w:val="Compact"/>
              <w:spacing w:after="0"/>
            </w:pPr>
            <w:r>
              <w:rPr>
                <w:rFonts w:ascii="Times New Roman" w:hAnsi="Times New Roman" w:cs="Times New Roman"/>
                <w:sz w:val="20"/>
                <w:szCs w:val="20"/>
              </w:rPr>
              <w:t>on × P1</w:t>
            </w:r>
          </w:p>
        </w:tc>
        <w:tc>
          <w:tcPr>
            <w:tcW w:w="1589" w:type="dxa"/>
            <w:tcBorders>
              <w:top w:val="nil"/>
              <w:left w:val="nil"/>
              <w:bottom w:val="nil"/>
              <w:right w:val="nil"/>
            </w:tcBorders>
          </w:tcPr>
          <w:p w14:paraId="33E597F7"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0A039DF9" w14:textId="77777777" w:rsidR="00E27D67" w:rsidRDefault="00000000">
            <w:pPr>
              <w:pStyle w:val="Compact"/>
              <w:spacing w:after="0"/>
            </w:pPr>
            <w:r>
              <w:rPr>
                <w:rFonts w:ascii="Times New Roman" w:hAnsi="Times New Roman" w:cs="Times New Roman"/>
                <w:sz w:val="20"/>
                <w:szCs w:val="20"/>
              </w:rPr>
              <w:t>0,52</w:t>
            </w:r>
          </w:p>
        </w:tc>
        <w:tc>
          <w:tcPr>
            <w:tcW w:w="1589" w:type="dxa"/>
            <w:tcBorders>
              <w:top w:val="nil"/>
              <w:left w:val="nil"/>
              <w:bottom w:val="nil"/>
              <w:right w:val="nil"/>
            </w:tcBorders>
          </w:tcPr>
          <w:p w14:paraId="47D0189F" w14:textId="77777777" w:rsidR="00E27D67" w:rsidRDefault="00000000">
            <w:pPr>
              <w:pStyle w:val="Compact"/>
              <w:spacing w:after="0"/>
            </w:pPr>
            <w:r>
              <w:rPr>
                <w:rFonts w:ascii="Times New Roman" w:hAnsi="Times New Roman" w:cs="Times New Roman"/>
                <w:sz w:val="20"/>
                <w:szCs w:val="20"/>
              </w:rPr>
              <w:t>0,33</w:t>
            </w:r>
          </w:p>
        </w:tc>
        <w:tc>
          <w:tcPr>
            <w:tcW w:w="1587" w:type="dxa"/>
            <w:tcBorders>
              <w:top w:val="nil"/>
              <w:left w:val="nil"/>
              <w:bottom w:val="nil"/>
              <w:right w:val="nil"/>
            </w:tcBorders>
          </w:tcPr>
          <w:p w14:paraId="154D6A53" w14:textId="77777777" w:rsidR="00E27D67" w:rsidRDefault="00000000">
            <w:pPr>
              <w:pStyle w:val="Compact"/>
              <w:spacing w:after="0"/>
            </w:pPr>
            <w:r>
              <w:rPr>
                <w:rFonts w:ascii="Times New Roman" w:hAnsi="Times New Roman" w:cs="Times New Roman"/>
                <w:sz w:val="20"/>
                <w:szCs w:val="20"/>
              </w:rPr>
              <w:t>0,42</w:t>
            </w:r>
          </w:p>
        </w:tc>
      </w:tr>
      <w:tr w:rsidR="00E27D67" w14:paraId="6B7F9731" w14:textId="77777777" w:rsidTr="00E27D67">
        <w:trPr>
          <w:jc w:val="center"/>
        </w:trPr>
        <w:tc>
          <w:tcPr>
            <w:tcW w:w="1589" w:type="dxa"/>
            <w:tcBorders>
              <w:top w:val="nil"/>
              <w:left w:val="nil"/>
              <w:bottom w:val="nil"/>
              <w:right w:val="nil"/>
            </w:tcBorders>
          </w:tcPr>
          <w:p w14:paraId="26D613E7" w14:textId="77777777" w:rsidR="00E27D67" w:rsidRDefault="00000000">
            <w:pPr>
              <w:pStyle w:val="Compact"/>
              <w:spacing w:after="0"/>
            </w:pPr>
            <w:r>
              <w:rPr>
                <w:rFonts w:ascii="Times New Roman" w:hAnsi="Times New Roman" w:cs="Times New Roman"/>
                <w:sz w:val="20"/>
                <w:szCs w:val="20"/>
              </w:rPr>
              <w:t>on × P2</w:t>
            </w:r>
          </w:p>
        </w:tc>
        <w:tc>
          <w:tcPr>
            <w:tcW w:w="1589" w:type="dxa"/>
            <w:tcBorders>
              <w:top w:val="nil"/>
              <w:left w:val="nil"/>
              <w:bottom w:val="nil"/>
              <w:right w:val="nil"/>
            </w:tcBorders>
          </w:tcPr>
          <w:p w14:paraId="7DC64461"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nil"/>
              <w:right w:val="nil"/>
            </w:tcBorders>
          </w:tcPr>
          <w:p w14:paraId="3A3A37AC" w14:textId="77777777" w:rsidR="00E27D67" w:rsidRDefault="00000000">
            <w:pPr>
              <w:pStyle w:val="Compact"/>
              <w:spacing w:after="0"/>
            </w:pPr>
            <w:r>
              <w:rPr>
                <w:rFonts w:ascii="Times New Roman" w:hAnsi="Times New Roman" w:cs="Times New Roman"/>
                <w:sz w:val="20"/>
                <w:szCs w:val="20"/>
              </w:rPr>
              <w:t>0,57</w:t>
            </w:r>
          </w:p>
        </w:tc>
        <w:tc>
          <w:tcPr>
            <w:tcW w:w="1589" w:type="dxa"/>
            <w:tcBorders>
              <w:top w:val="nil"/>
              <w:left w:val="nil"/>
              <w:bottom w:val="nil"/>
              <w:right w:val="nil"/>
            </w:tcBorders>
          </w:tcPr>
          <w:p w14:paraId="667693AE" w14:textId="77777777" w:rsidR="00E27D67" w:rsidRDefault="00000000">
            <w:pPr>
              <w:pStyle w:val="Compact"/>
              <w:spacing w:after="0"/>
            </w:pPr>
            <w:r>
              <w:rPr>
                <w:rFonts w:ascii="Times New Roman" w:hAnsi="Times New Roman" w:cs="Times New Roman"/>
                <w:sz w:val="20"/>
                <w:szCs w:val="20"/>
              </w:rPr>
              <w:t>0,25</w:t>
            </w:r>
          </w:p>
        </w:tc>
        <w:tc>
          <w:tcPr>
            <w:tcW w:w="1587" w:type="dxa"/>
            <w:tcBorders>
              <w:top w:val="nil"/>
              <w:left w:val="nil"/>
              <w:bottom w:val="nil"/>
              <w:right w:val="nil"/>
            </w:tcBorders>
          </w:tcPr>
          <w:p w14:paraId="6E0C5E03" w14:textId="77777777" w:rsidR="00E27D67" w:rsidRDefault="00000000">
            <w:pPr>
              <w:pStyle w:val="Compact"/>
              <w:spacing w:after="0"/>
            </w:pPr>
            <w:r>
              <w:rPr>
                <w:rFonts w:ascii="Times New Roman" w:hAnsi="Times New Roman" w:cs="Times New Roman"/>
                <w:sz w:val="20"/>
                <w:szCs w:val="20"/>
              </w:rPr>
              <w:t>0,29</w:t>
            </w:r>
          </w:p>
        </w:tc>
      </w:tr>
      <w:tr w:rsidR="00E27D67" w14:paraId="188F0686" w14:textId="77777777" w:rsidTr="00E27D67">
        <w:trPr>
          <w:jc w:val="center"/>
        </w:trPr>
        <w:tc>
          <w:tcPr>
            <w:tcW w:w="1589" w:type="dxa"/>
            <w:tcBorders>
              <w:top w:val="nil"/>
              <w:left w:val="nil"/>
              <w:bottom w:val="single" w:sz="10" w:space="0" w:color="000000"/>
              <w:right w:val="nil"/>
            </w:tcBorders>
          </w:tcPr>
          <w:p w14:paraId="18D8279E" w14:textId="77777777" w:rsidR="00E27D67" w:rsidRDefault="00000000">
            <w:pPr>
              <w:pStyle w:val="Compact"/>
              <w:spacing w:after="0"/>
            </w:pPr>
            <w:r>
              <w:rPr>
                <w:rFonts w:ascii="Times New Roman" w:hAnsi="Times New Roman" w:cs="Times New Roman"/>
                <w:sz w:val="20"/>
                <w:szCs w:val="20"/>
              </w:rPr>
              <w:t>on × P3</w:t>
            </w:r>
          </w:p>
        </w:tc>
        <w:tc>
          <w:tcPr>
            <w:tcW w:w="1589" w:type="dxa"/>
            <w:tcBorders>
              <w:top w:val="nil"/>
              <w:left w:val="nil"/>
              <w:bottom w:val="single" w:sz="10" w:space="0" w:color="000000"/>
              <w:right w:val="nil"/>
            </w:tcBorders>
          </w:tcPr>
          <w:p w14:paraId="377492C5" w14:textId="77777777" w:rsidR="00E27D67" w:rsidRDefault="00000000">
            <w:pPr>
              <w:pStyle w:val="Compact"/>
              <w:spacing w:after="0"/>
            </w:pPr>
            <w:r>
              <w:rPr>
                <w:rFonts w:ascii="Times New Roman" w:hAnsi="Times New Roman" w:cs="Times New Roman"/>
                <w:sz w:val="20"/>
                <w:szCs w:val="20"/>
              </w:rPr>
              <w:t>12</w:t>
            </w:r>
          </w:p>
        </w:tc>
        <w:tc>
          <w:tcPr>
            <w:tcW w:w="1589" w:type="dxa"/>
            <w:tcBorders>
              <w:top w:val="nil"/>
              <w:left w:val="nil"/>
              <w:bottom w:val="single" w:sz="10" w:space="0" w:color="000000"/>
              <w:right w:val="nil"/>
            </w:tcBorders>
          </w:tcPr>
          <w:p w14:paraId="0E2F5627" w14:textId="77777777" w:rsidR="00E27D67" w:rsidRDefault="00000000">
            <w:pPr>
              <w:pStyle w:val="Compact"/>
              <w:spacing w:after="0"/>
            </w:pPr>
            <w:r>
              <w:rPr>
                <w:rFonts w:ascii="Times New Roman" w:hAnsi="Times New Roman" w:cs="Times New Roman"/>
                <w:sz w:val="20"/>
                <w:szCs w:val="20"/>
              </w:rPr>
              <w:t>0,47</w:t>
            </w:r>
          </w:p>
        </w:tc>
        <w:tc>
          <w:tcPr>
            <w:tcW w:w="1589" w:type="dxa"/>
            <w:tcBorders>
              <w:top w:val="nil"/>
              <w:left w:val="nil"/>
              <w:bottom w:val="single" w:sz="10" w:space="0" w:color="000000"/>
              <w:right w:val="nil"/>
            </w:tcBorders>
          </w:tcPr>
          <w:p w14:paraId="4908CDB1" w14:textId="77777777" w:rsidR="00E27D67" w:rsidRDefault="00000000">
            <w:pPr>
              <w:pStyle w:val="Compact"/>
              <w:spacing w:after="0"/>
            </w:pPr>
            <w:r>
              <w:rPr>
                <w:rFonts w:ascii="Times New Roman" w:hAnsi="Times New Roman" w:cs="Times New Roman"/>
                <w:sz w:val="20"/>
                <w:szCs w:val="20"/>
              </w:rPr>
              <w:t>0,46</w:t>
            </w:r>
          </w:p>
        </w:tc>
        <w:tc>
          <w:tcPr>
            <w:tcW w:w="1587" w:type="dxa"/>
            <w:tcBorders>
              <w:top w:val="nil"/>
              <w:left w:val="nil"/>
              <w:bottom w:val="single" w:sz="10" w:space="0" w:color="000000"/>
              <w:right w:val="nil"/>
            </w:tcBorders>
          </w:tcPr>
          <w:p w14:paraId="71C7C9A0" w14:textId="77777777" w:rsidR="00E27D67" w:rsidRDefault="00000000">
            <w:pPr>
              <w:pStyle w:val="Compact"/>
              <w:spacing w:after="0"/>
            </w:pPr>
            <w:r>
              <w:rPr>
                <w:rFonts w:ascii="Times New Roman" w:hAnsi="Times New Roman" w:cs="Times New Roman"/>
                <w:sz w:val="20"/>
                <w:szCs w:val="20"/>
              </w:rPr>
              <w:t>0,46</w:t>
            </w:r>
          </w:p>
        </w:tc>
      </w:tr>
    </w:tbl>
    <w:p w14:paraId="41F9FED9" w14:textId="77777777" w:rsidR="00E27D67" w:rsidRDefault="00000000">
      <w:pPr>
        <w:pStyle w:val="Zkladntext"/>
      </w:pPr>
      <w:r>
        <w:t>Poznámka. Všetky ukazovatele v tejto tabuľke sú počítané na úrovni 72 unikátnych transkriptov.</w:t>
      </w:r>
    </w:p>
    <w:p w14:paraId="2EB29F34" w14:textId="77777777" w:rsidR="00E27D67" w:rsidRDefault="00000000">
      <w:pPr>
        <w:pStyle w:val="Zkladntext"/>
      </w:pPr>
      <w:r>
        <w:rPr>
          <w:b/>
          <w:bCs/>
        </w:rPr>
        <w:t>Obrázok 5. Krabicové grafy primárnych kompozitov podľa experimentálnych buniek.</w:t>
      </w:r>
    </w:p>
    <w:p w14:paraId="1592559A" w14:textId="77777777" w:rsidR="00E27D67" w:rsidRDefault="00000000">
      <w:pPr>
        <w:pStyle w:val="CaptionedFigure"/>
      </w:pPr>
      <w:r>
        <w:rPr>
          <w:noProof/>
        </w:rPr>
        <w:lastRenderedPageBreak/>
        <w:drawing>
          <wp:inline distT="0" distB="0" distL="0" distR="0" wp14:anchorId="424E037D" wp14:editId="45E8ADE6">
            <wp:extent cx="5334000" cy="3132373"/>
            <wp:effectExtent l="0" t="0" r="0" b="0"/>
            <wp:docPr id="90" name="Picture" descr="Obrázok 5"/>
            <wp:cNvGraphicFramePr/>
            <a:graphic xmlns:a="http://schemas.openxmlformats.org/drawingml/2006/main">
              <a:graphicData uri="http://schemas.openxmlformats.org/drawingml/2006/picture">
                <pic:pic xmlns:pic="http://schemas.openxmlformats.org/drawingml/2006/picture">
                  <pic:nvPicPr>
                    <pic:cNvPr id="91" name="Picture" descr="/Users/pavol.bielik/dev/src/github.com/pbielik/diplomovka/figures/current_export_preview/figure_4_primary_boxplots_by_cell.png"/>
                    <pic:cNvPicPr>
                      <a:picLocks noChangeAspect="1" noChangeArrowheads="1"/>
                    </pic:cNvPicPr>
                  </pic:nvPicPr>
                  <pic:blipFill>
                    <a:blip r:embed="rId15"/>
                    <a:stretch>
                      <a:fillRect/>
                    </a:stretch>
                  </pic:blipFill>
                  <pic:spPr bwMode="auto">
                    <a:xfrm>
                      <a:off x="0" y="0"/>
                      <a:ext cx="5334000" cy="3132373"/>
                    </a:xfrm>
                    <a:prstGeom prst="rect">
                      <a:avLst/>
                    </a:prstGeom>
                    <a:noFill/>
                    <a:ln w="9525">
                      <a:noFill/>
                      <a:headEnd/>
                      <a:tailEnd/>
                    </a:ln>
                  </pic:spPr>
                </pic:pic>
              </a:graphicData>
            </a:graphic>
          </wp:inline>
        </w:drawing>
      </w:r>
    </w:p>
    <w:p w14:paraId="29EAA1E7" w14:textId="77777777" w:rsidR="00E27D67" w:rsidRDefault="00000000">
      <w:pPr>
        <w:pStyle w:val="ImageCaption"/>
      </w:pPr>
      <w:r>
        <w:t>Obrázok 5</w:t>
      </w:r>
    </w:p>
    <w:p w14:paraId="2951F429" w14:textId="77777777" w:rsidR="00E27D67" w:rsidRDefault="00000000">
      <w:pPr>
        <w:pStyle w:val="Zkladntext"/>
      </w:pPr>
      <w:r>
        <w:rPr>
          <w:b/>
          <w:bCs/>
        </w:rPr>
        <w:t>Obrázok 6. Krabicové grafy vybraných položiek G2, G5, S1 a S2 podľa experimentálnych buniek.</w:t>
      </w:r>
    </w:p>
    <w:p w14:paraId="4810892F" w14:textId="77777777" w:rsidR="00E27D67" w:rsidRDefault="00000000">
      <w:pPr>
        <w:pStyle w:val="CaptionedFigure"/>
      </w:pPr>
      <w:r>
        <w:rPr>
          <w:noProof/>
        </w:rPr>
        <w:drawing>
          <wp:inline distT="0" distB="0" distL="0" distR="0" wp14:anchorId="0A642215" wp14:editId="3E7C24B8">
            <wp:extent cx="5334000" cy="3537284"/>
            <wp:effectExtent l="0" t="0" r="0" b="0"/>
            <wp:docPr id="93" name="Picture" descr="Obrázok 6"/>
            <wp:cNvGraphicFramePr/>
            <a:graphic xmlns:a="http://schemas.openxmlformats.org/drawingml/2006/main">
              <a:graphicData uri="http://schemas.openxmlformats.org/drawingml/2006/picture">
                <pic:pic xmlns:pic="http://schemas.openxmlformats.org/drawingml/2006/picture">
                  <pic:nvPicPr>
                    <pic:cNvPr id="94" name="Picture" descr="/Users/pavol.bielik/dev/src/github.com/pbielik/diplomovka/figures/current_export_preview/figure_5_secondary_boxplots_by_cell.png"/>
                    <pic:cNvPicPr>
                      <a:picLocks noChangeAspect="1" noChangeArrowheads="1"/>
                    </pic:cNvPicPr>
                  </pic:nvPicPr>
                  <pic:blipFill>
                    <a:blip r:embed="rId16"/>
                    <a:stretch>
                      <a:fillRect/>
                    </a:stretch>
                  </pic:blipFill>
                  <pic:spPr bwMode="auto">
                    <a:xfrm>
                      <a:off x="0" y="0"/>
                      <a:ext cx="5334000" cy="3537284"/>
                    </a:xfrm>
                    <a:prstGeom prst="rect">
                      <a:avLst/>
                    </a:prstGeom>
                    <a:noFill/>
                    <a:ln w="9525">
                      <a:noFill/>
                      <a:headEnd/>
                      <a:tailEnd/>
                    </a:ln>
                  </pic:spPr>
                </pic:pic>
              </a:graphicData>
            </a:graphic>
          </wp:inline>
        </w:drawing>
      </w:r>
    </w:p>
    <w:p w14:paraId="3D6BA412" w14:textId="77777777" w:rsidR="00E27D67" w:rsidRDefault="00000000">
      <w:pPr>
        <w:pStyle w:val="ImageCaption"/>
      </w:pPr>
      <w:r>
        <w:t>Obrázok 6</w:t>
      </w:r>
    </w:p>
    <w:p w14:paraId="658211C4" w14:textId="77777777" w:rsidR="00E27D67" w:rsidRDefault="00000000">
      <w:pPr>
        <w:pStyle w:val="Nadpis2"/>
      </w:pPr>
      <w:bookmarkStart w:id="122" w:name="X3ca623bd1d89fb1f01f235d5ab4f3147d3ff517"/>
      <w:bookmarkEnd w:id="121"/>
      <w:r>
        <w:lastRenderedPageBreak/>
        <w:t>3.6 Hlavné inferenčné bloky podľa VO a hypotéz</w:t>
      </w:r>
    </w:p>
    <w:p w14:paraId="49F07421" w14:textId="77777777" w:rsidR="00E27D67" w:rsidRDefault="00000000">
      <w:pPr>
        <w:pStyle w:val="FirstParagraph"/>
      </w:pPr>
      <w:r>
        <w:t xml:space="preserve">Kompaktné modelové tabuľky v tejto časti oddeľujú </w:t>
      </w:r>
      <w:r>
        <w:rPr>
          <w:b/>
          <w:bCs/>
        </w:rPr>
        <w:t>rating-level outcome-y</w:t>
      </w:r>
      <w:r>
        <w:t xml:space="preserve"> od </w:t>
      </w:r>
      <w:r>
        <w:rPr>
          <w:b/>
          <w:bCs/>
        </w:rPr>
        <w:t>transcript-level ukazovateľov odchýlky</w:t>
      </w:r>
      <w:r>
        <w:t>, aby bolo pri každom bloku zrejmé, aká je jednotka analýzy.</w:t>
      </w:r>
    </w:p>
    <w:p w14:paraId="28A3ED5B" w14:textId="77777777" w:rsidR="00E27D67" w:rsidRDefault="00000000">
      <w:pPr>
        <w:pStyle w:val="Nadpis3"/>
      </w:pPr>
      <w:bookmarkStart w:id="123" w:name="X7238cce19b8ab65cad886e64b1f46f1a7aeb9fe"/>
      <w:r>
        <w:t>3.6.1 Efekt štruktúrujúceho klinického usmernenia na globálnu kvalitu interview</w:t>
      </w:r>
    </w:p>
    <w:p w14:paraId="33D58DF5" w14:textId="77777777" w:rsidR="00E27D67" w:rsidRDefault="00000000">
      <w:pPr>
        <w:pStyle w:val="FirstParagraph"/>
      </w:pPr>
      <w:r>
        <w:t xml:space="preserve">Pre </w:t>
      </w:r>
      <w:r>
        <w:rPr>
          <w:b/>
          <w:bCs/>
        </w:rPr>
        <w:t>index klinickej vierohodnosti</w:t>
      </w:r>
      <w:r>
        <w:t xml:space="preserve"> sa v lineárnom mixed modeli neobjavil výrazný hlavný efekt prítomnosti štruktúrujúceho klinického usmernenia (</w:t>
      </w:r>
      <w:r>
        <w:rPr>
          <w:rStyle w:val="VerbatimChar"/>
        </w:rPr>
        <w:t>b = 0,03</w:t>
      </w:r>
      <w:r>
        <w:t xml:space="preserve">, </w:t>
      </w:r>
      <w:r>
        <w:rPr>
          <w:rStyle w:val="VerbatimChar"/>
        </w:rPr>
        <w:t>SE = 0,12</w:t>
      </w:r>
      <w:r>
        <w:t xml:space="preserve">). Na deskriptívnej úrovni boli priemery prakticky identické: bez usmernenia </w:t>
      </w:r>
      <w:r>
        <w:rPr>
          <w:b/>
          <w:bCs/>
        </w:rPr>
        <w:t>4,01</w:t>
      </w:r>
      <w:r>
        <w:t xml:space="preserve">, so štruktúrujúcim usmernením </w:t>
      </w:r>
      <w:r>
        <w:rPr>
          <w:b/>
          <w:bCs/>
        </w:rPr>
        <w:t>4,01</w:t>
      </w:r>
      <w:r>
        <w:t>.</w:t>
      </w:r>
    </w:p>
    <w:p w14:paraId="22B3B7F0" w14:textId="77777777" w:rsidR="00E27D67" w:rsidRDefault="00000000">
      <w:pPr>
        <w:pStyle w:val="Zkladntext"/>
      </w:pPr>
      <w:r>
        <w:t xml:space="preserve">Rovnako slabý obraz sa ukázal aj pri </w:t>
      </w:r>
      <w:r>
        <w:rPr>
          <w:b/>
          <w:bCs/>
        </w:rPr>
        <w:t>prirodzenosti jazyka</w:t>
      </w:r>
      <w:r>
        <w:t xml:space="preserve"> a </w:t>
      </w:r>
      <w:r>
        <w:rPr>
          <w:b/>
          <w:bCs/>
        </w:rPr>
        <w:t>tréningovej použiteľnosti</w:t>
      </w:r>
      <w:r>
        <w:t xml:space="preserve">. Pri položke </w:t>
      </w:r>
      <w:r>
        <w:rPr>
          <w:rStyle w:val="VerbatimChar"/>
        </w:rPr>
        <w:t>G2</w:t>
      </w:r>
      <w:r>
        <w:t xml:space="preserve"> bol koeficient guardrailu v ordinálnom mixed modeli prakticky nulový (</w:t>
      </w:r>
      <w:r>
        <w:rPr>
          <w:rStyle w:val="VerbatimChar"/>
        </w:rPr>
        <w:t>b = -0,01</w:t>
      </w:r>
      <w:r>
        <w:t xml:space="preserve">, </w:t>
      </w:r>
      <w:r>
        <w:rPr>
          <w:rStyle w:val="VerbatimChar"/>
        </w:rPr>
        <w:t>SE = 0,77</w:t>
      </w:r>
      <w:r>
        <w:t xml:space="preserve">, </w:t>
      </w:r>
      <w:r>
        <w:rPr>
          <w:rStyle w:val="VerbatimChar"/>
        </w:rPr>
        <w:t>p = ,987</w:t>
      </w:r>
      <w:r>
        <w:t xml:space="preserve">). Pri </w:t>
      </w:r>
      <w:r>
        <w:rPr>
          <w:rStyle w:val="VerbatimChar"/>
        </w:rPr>
        <w:t>G5</w:t>
      </w:r>
      <w:r>
        <w:t xml:space="preserve"> bol smer odhadu síce pozitívny (</w:t>
      </w:r>
      <w:r>
        <w:rPr>
          <w:rStyle w:val="VerbatimChar"/>
        </w:rPr>
        <w:t>b = 0,26</w:t>
      </w:r>
      <w:r>
        <w:t xml:space="preserve">, </w:t>
      </w:r>
      <w:r>
        <w:rPr>
          <w:rStyle w:val="VerbatimChar"/>
        </w:rPr>
        <w:t>SE = 0,65</w:t>
      </w:r>
      <w:r>
        <w:t>), ale neistý (</w:t>
      </w:r>
      <w:r>
        <w:rPr>
          <w:rStyle w:val="VerbatimChar"/>
        </w:rPr>
        <w:t>p = ,686</w:t>
      </w:r>
      <w:r>
        <w:t>).</w:t>
      </w:r>
    </w:p>
    <w:p w14:paraId="63A4340C" w14:textId="77777777" w:rsidR="00E27D67" w:rsidRDefault="00000000">
      <w:pPr>
        <w:pStyle w:val="Zkladntext"/>
      </w:pPr>
      <w:r>
        <w:t xml:space="preserve">Pri </w:t>
      </w:r>
      <w:r>
        <w:rPr>
          <w:b/>
          <w:bCs/>
        </w:rPr>
        <w:t>indexe defektov</w:t>
      </w:r>
      <w:r>
        <w:t xml:space="preserve"> bol guardrail efekt smerovo mierne priaznivý (</w:t>
      </w:r>
      <w:r>
        <w:rPr>
          <w:rStyle w:val="VerbatimChar"/>
        </w:rPr>
        <w:t>b = -0,08</w:t>
      </w:r>
      <w:r>
        <w:t xml:space="preserve">, </w:t>
      </w:r>
      <w:r>
        <w:rPr>
          <w:rStyle w:val="VerbatimChar"/>
        </w:rPr>
        <w:t>SE = 0,11</w:t>
      </w:r>
      <w:r>
        <w:t xml:space="preserve">), teda v smere nižšej chybovosti pri zapnutom usmernení, no jeho veľkosť ostala malá. Deskriptívne sa rozdiel medzi podmienkami pohyboval len na úrovni stotín bodu. Tento blok tak neposkytol oporu pre </w:t>
      </w:r>
      <w:r>
        <w:rPr>
          <w:rStyle w:val="VerbatimChar"/>
        </w:rPr>
        <w:t>H1</w:t>
      </w:r>
      <w:r>
        <w:t xml:space="preserve">, </w:t>
      </w:r>
      <w:r>
        <w:rPr>
          <w:rStyle w:val="VerbatimChar"/>
        </w:rPr>
        <w:t>H2</w:t>
      </w:r>
      <w:r>
        <w:t xml:space="preserve">, </w:t>
      </w:r>
      <w:r>
        <w:rPr>
          <w:rStyle w:val="VerbatimChar"/>
        </w:rPr>
        <w:t>H3</w:t>
      </w:r>
      <w:r>
        <w:t xml:space="preserve"> ani </w:t>
      </w:r>
      <w:r>
        <w:rPr>
          <w:rStyle w:val="VerbatimChar"/>
        </w:rPr>
        <w:t>H5</w:t>
      </w:r>
      <w:r>
        <w:t>.</w:t>
      </w:r>
    </w:p>
    <w:p w14:paraId="2D6DA39A" w14:textId="77777777" w:rsidR="00E27D67" w:rsidRDefault="00000000">
      <w:pPr>
        <w:pStyle w:val="Nadpis3"/>
      </w:pPr>
      <w:bookmarkStart w:id="124" w:name="Xb3d0afddbc8d0d8ef075ce4d7e23b294b9ac655"/>
      <w:bookmarkEnd w:id="123"/>
      <w:r>
        <w:t>3.6.2 Efekt štýlu odpovedania simulovaného pacienta</w:t>
      </w:r>
    </w:p>
    <w:p w14:paraId="622A0C5B" w14:textId="77777777" w:rsidR="00E27D67" w:rsidRDefault="00000000">
      <w:pPr>
        <w:pStyle w:val="FirstParagraph"/>
      </w:pPr>
      <w:r>
        <w:t xml:space="preserve">Na úrovni globálnych outcome-ov sa ani pri faktore štýlu odpovedania neobjavil výrazný a konzistentný rozdiel. Priemerný index klinickej vierohodnosti bol pri profile </w:t>
      </w:r>
      <w:r>
        <w:rPr>
          <w:rStyle w:val="VerbatimChar"/>
        </w:rPr>
        <w:t>P1</w:t>
      </w:r>
      <w:r>
        <w:t xml:space="preserve"> </w:t>
      </w:r>
      <w:r>
        <w:rPr>
          <w:b/>
          <w:bCs/>
        </w:rPr>
        <w:t>4,03</w:t>
      </w:r>
      <w:r>
        <w:t xml:space="preserve">, pri </w:t>
      </w:r>
      <w:r>
        <w:rPr>
          <w:rStyle w:val="VerbatimChar"/>
        </w:rPr>
        <w:t>P2</w:t>
      </w:r>
      <w:r>
        <w:t xml:space="preserve"> </w:t>
      </w:r>
      <w:r>
        <w:rPr>
          <w:b/>
          <w:bCs/>
        </w:rPr>
        <w:t>3,99</w:t>
      </w:r>
      <w:r>
        <w:t xml:space="preserve"> a pri </w:t>
      </w:r>
      <w:r>
        <w:rPr>
          <w:rStyle w:val="VerbatimChar"/>
        </w:rPr>
        <w:t>P3</w:t>
      </w:r>
      <w:r>
        <w:t xml:space="preserve"> </w:t>
      </w:r>
      <w:r>
        <w:rPr>
          <w:b/>
          <w:bCs/>
        </w:rPr>
        <w:t>3,99</w:t>
      </w:r>
      <w:r>
        <w:t xml:space="preserve">. Koeficienty pre </w:t>
      </w:r>
      <w:r>
        <w:rPr>
          <w:rStyle w:val="VerbatimChar"/>
        </w:rPr>
        <w:t>P2</w:t>
      </w:r>
      <w:r>
        <w:t xml:space="preserve"> aj </w:t>
      </w:r>
      <w:r>
        <w:rPr>
          <w:rStyle w:val="VerbatimChar"/>
        </w:rPr>
        <w:t>P3</w:t>
      </w:r>
      <w:r>
        <w:t xml:space="preserve"> v mixed modeli boli prakticky nulové.</w:t>
      </w:r>
    </w:p>
    <w:p w14:paraId="0228EEDB" w14:textId="77777777" w:rsidR="00E27D67" w:rsidRDefault="00000000">
      <w:pPr>
        <w:pStyle w:val="Zkladntext"/>
      </w:pPr>
      <w:r>
        <w:t>Podobne sa nepotvrdil ani očakávaný profilový efekt pri prirodzenosti a tréningovej použiteľnosti. Prirodzenosť (</w:t>
      </w:r>
      <w:r>
        <w:rPr>
          <w:rStyle w:val="VerbatimChar"/>
        </w:rPr>
        <w:t>G2</w:t>
      </w:r>
      <w:r>
        <w:t xml:space="preserve">) bola síce deskriptívne najvyššia pri </w:t>
      </w:r>
      <w:r>
        <w:rPr>
          <w:rStyle w:val="VerbatimChar"/>
        </w:rPr>
        <w:t>P3</w:t>
      </w:r>
      <w:r>
        <w:t>, ale bez zodpovedajúceho modelového efektu. Pri tréningovej použiteľnosti (</w:t>
      </w:r>
      <w:r>
        <w:rPr>
          <w:rStyle w:val="VerbatimChar"/>
        </w:rPr>
        <w:t>G5</w:t>
      </w:r>
      <w:r>
        <w:t xml:space="preserve">) bol najnižší priemer pri </w:t>
      </w:r>
      <w:r>
        <w:rPr>
          <w:rStyle w:val="VerbatimChar"/>
        </w:rPr>
        <w:t>P2</w:t>
      </w:r>
      <w:r>
        <w:t xml:space="preserve">, zatiaľ čo </w:t>
      </w:r>
      <w:r>
        <w:rPr>
          <w:rStyle w:val="VerbatimChar"/>
        </w:rPr>
        <w:t>P1</w:t>
      </w:r>
      <w:r>
        <w:t xml:space="preserve"> aj </w:t>
      </w:r>
      <w:r>
        <w:rPr>
          <w:rStyle w:val="VerbatimChar"/>
        </w:rPr>
        <w:t>P3</w:t>
      </w:r>
      <w:r>
        <w:t xml:space="preserve"> vyšli o niečo vyššie. Tento blok tak neposkytol oporu pre </w:t>
      </w:r>
      <w:r>
        <w:rPr>
          <w:rStyle w:val="VerbatimChar"/>
        </w:rPr>
        <w:t>H6</w:t>
      </w:r>
      <w:r>
        <w:t xml:space="preserve"> ani </w:t>
      </w:r>
      <w:r>
        <w:rPr>
          <w:rStyle w:val="VerbatimChar"/>
        </w:rPr>
        <w:t>H7</w:t>
      </w:r>
      <w:r>
        <w:t>.</w:t>
      </w:r>
    </w:p>
    <w:p w14:paraId="775FFB55" w14:textId="77777777" w:rsidR="00E27D67" w:rsidRDefault="00000000">
      <w:pPr>
        <w:pStyle w:val="Nadpis3"/>
      </w:pPr>
      <w:bookmarkStart w:id="125" w:name="interakcia-medzi-guardrailom-a-profilom"/>
      <w:bookmarkEnd w:id="124"/>
      <w:r>
        <w:t>3.6.3 Interakcia medzi guardrailom a profilom</w:t>
      </w:r>
    </w:p>
    <w:p w14:paraId="3839D96D" w14:textId="77777777" w:rsidR="00E27D67" w:rsidRDefault="00000000">
      <w:pPr>
        <w:pStyle w:val="FirstParagraph"/>
      </w:pPr>
      <w:r>
        <w:t xml:space="preserve">Na úrovni jadrových outcome-ov sa neobjavil silný interakčný efekt podporujúci hypotézu </w:t>
      </w:r>
      <w:r>
        <w:rPr>
          <w:rStyle w:val="VerbatimChar"/>
        </w:rPr>
        <w:t>H9</w:t>
      </w:r>
      <w:r>
        <w:t>. Interakčné koeficienty pri indexe klinickej vierohodnosti aj indexe defektov ostali malé.</w:t>
      </w:r>
    </w:p>
    <w:p w14:paraId="1E570A6F" w14:textId="77777777" w:rsidR="00E27D67" w:rsidRDefault="00000000">
      <w:pPr>
        <w:pStyle w:val="Zkladntext"/>
      </w:pPr>
      <w:r>
        <w:t xml:space="preserve">Jediný výraznejší signál sa objavil pri doplnkovom ordinálnom modeli pre </w:t>
      </w:r>
      <w:r>
        <w:rPr>
          <w:rStyle w:val="VerbatimChar"/>
        </w:rPr>
        <w:t>S2</w:t>
      </w:r>
      <w:r>
        <w:t>, kde bol pozorovaný exploratórny profilový a interakčný náznak. Tento výsledok preto zostáva doplnkovým zistením, nie jadrovým nálezom práce.</w:t>
      </w:r>
    </w:p>
    <w:p w14:paraId="0C380404" w14:textId="77777777" w:rsidR="00E27D67" w:rsidRDefault="00000000">
      <w:pPr>
        <w:pStyle w:val="Zkladntext"/>
      </w:pPr>
      <w:r>
        <w:rPr>
          <w:b/>
          <w:bCs/>
        </w:rPr>
        <w:t>Tabuľka 7A. Kompaktný prehľad rating-level modelových odhadov.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E27D67" w14:paraId="5D628D77"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5BFED010" w14:textId="77777777" w:rsidR="00E27D67" w:rsidRDefault="00000000">
            <w:pPr>
              <w:pStyle w:val="Compact"/>
              <w:spacing w:after="0"/>
            </w:pPr>
            <w:r>
              <w:rPr>
                <w:rFonts w:ascii="Times New Roman" w:hAnsi="Times New Roman" w:cs="Times New Roman"/>
                <w:b/>
                <w:bCs/>
                <w:sz w:val="20"/>
                <w:szCs w:val="20"/>
              </w:rPr>
              <w:lastRenderedPageBreak/>
              <w:t>Outcome</w:t>
            </w:r>
          </w:p>
        </w:tc>
        <w:tc>
          <w:tcPr>
            <w:tcW w:w="993" w:type="dxa"/>
            <w:tcBorders>
              <w:top w:val="single" w:sz="10" w:space="0" w:color="000000"/>
              <w:left w:val="nil"/>
              <w:bottom w:val="single" w:sz="8" w:space="0" w:color="000000"/>
              <w:right w:val="nil"/>
            </w:tcBorders>
          </w:tcPr>
          <w:p w14:paraId="5980E202" w14:textId="77777777" w:rsidR="00E27D67" w:rsidRDefault="00000000">
            <w:pPr>
              <w:pStyle w:val="Compact"/>
              <w:spacing w:after="0"/>
            </w:pPr>
            <w:r>
              <w:rPr>
                <w:rFonts w:ascii="Times New Roman" w:hAnsi="Times New Roman" w:cs="Times New Roman"/>
                <w:b/>
                <w:bCs/>
                <w:sz w:val="20"/>
                <w:szCs w:val="20"/>
              </w:rPr>
              <w:t>Model</w:t>
            </w:r>
          </w:p>
        </w:tc>
        <w:tc>
          <w:tcPr>
            <w:tcW w:w="993" w:type="dxa"/>
            <w:tcBorders>
              <w:top w:val="single" w:sz="10" w:space="0" w:color="000000"/>
              <w:left w:val="nil"/>
              <w:bottom w:val="single" w:sz="8" w:space="0" w:color="000000"/>
              <w:right w:val="nil"/>
            </w:tcBorders>
          </w:tcPr>
          <w:p w14:paraId="406B4BA8" w14:textId="77777777" w:rsidR="00E27D67" w:rsidRDefault="00000000">
            <w:pPr>
              <w:pStyle w:val="Compact"/>
              <w:spacing w:after="0"/>
            </w:pPr>
            <w:r>
              <w:rPr>
                <w:rFonts w:ascii="Times New Roman" w:hAnsi="Times New Roman" w:cs="Times New Roman"/>
                <w:b/>
                <w:bCs/>
                <w:sz w:val="20"/>
                <w:szCs w:val="20"/>
              </w:rPr>
              <w:t>Guardrail b</w:t>
            </w:r>
          </w:p>
        </w:tc>
        <w:tc>
          <w:tcPr>
            <w:tcW w:w="993" w:type="dxa"/>
            <w:tcBorders>
              <w:top w:val="single" w:sz="10" w:space="0" w:color="000000"/>
              <w:left w:val="nil"/>
              <w:bottom w:val="single" w:sz="8" w:space="0" w:color="000000"/>
              <w:right w:val="nil"/>
            </w:tcBorders>
          </w:tcPr>
          <w:p w14:paraId="6F423934" w14:textId="77777777" w:rsidR="00E27D67" w:rsidRDefault="00000000">
            <w:pPr>
              <w:pStyle w:val="Compact"/>
              <w:spacing w:after="0"/>
            </w:pPr>
            <w:r>
              <w:rPr>
                <w:rFonts w:ascii="Times New Roman" w:hAnsi="Times New Roman" w:cs="Times New Roman"/>
                <w:b/>
                <w:bCs/>
                <w:sz w:val="20"/>
                <w:szCs w:val="20"/>
              </w:rPr>
              <w:t>Guardrail SE</w:t>
            </w:r>
          </w:p>
        </w:tc>
        <w:tc>
          <w:tcPr>
            <w:tcW w:w="993" w:type="dxa"/>
            <w:tcBorders>
              <w:top w:val="single" w:sz="10" w:space="0" w:color="000000"/>
              <w:left w:val="nil"/>
              <w:bottom w:val="single" w:sz="8" w:space="0" w:color="000000"/>
              <w:right w:val="nil"/>
            </w:tcBorders>
          </w:tcPr>
          <w:p w14:paraId="5A99838A" w14:textId="77777777" w:rsidR="00E27D67" w:rsidRDefault="00000000">
            <w:pPr>
              <w:pStyle w:val="Compact"/>
              <w:spacing w:after="0"/>
            </w:pPr>
            <w:r>
              <w:rPr>
                <w:rFonts w:ascii="Times New Roman" w:hAnsi="Times New Roman" w:cs="Times New Roman"/>
                <w:b/>
                <w:bCs/>
                <w:sz w:val="20"/>
                <w:szCs w:val="20"/>
              </w:rPr>
              <w:t>Profil P2 b</w:t>
            </w:r>
          </w:p>
        </w:tc>
        <w:tc>
          <w:tcPr>
            <w:tcW w:w="993" w:type="dxa"/>
            <w:tcBorders>
              <w:top w:val="single" w:sz="10" w:space="0" w:color="000000"/>
              <w:left w:val="nil"/>
              <w:bottom w:val="single" w:sz="8" w:space="0" w:color="000000"/>
              <w:right w:val="nil"/>
            </w:tcBorders>
          </w:tcPr>
          <w:p w14:paraId="4E582484" w14:textId="77777777" w:rsidR="00E27D67" w:rsidRDefault="00000000">
            <w:pPr>
              <w:pStyle w:val="Compact"/>
              <w:spacing w:after="0"/>
            </w:pPr>
            <w:r>
              <w:rPr>
                <w:rFonts w:ascii="Times New Roman" w:hAnsi="Times New Roman" w:cs="Times New Roman"/>
                <w:b/>
                <w:bCs/>
                <w:sz w:val="20"/>
                <w:szCs w:val="20"/>
              </w:rPr>
              <w:t>Profil P3 b</w:t>
            </w:r>
          </w:p>
        </w:tc>
        <w:tc>
          <w:tcPr>
            <w:tcW w:w="993" w:type="dxa"/>
            <w:tcBorders>
              <w:top w:val="single" w:sz="10" w:space="0" w:color="000000"/>
              <w:left w:val="nil"/>
              <w:bottom w:val="single" w:sz="8" w:space="0" w:color="000000"/>
              <w:right w:val="nil"/>
            </w:tcBorders>
          </w:tcPr>
          <w:p w14:paraId="267DBE90" w14:textId="77777777" w:rsidR="00E27D67" w:rsidRDefault="00000000">
            <w:pPr>
              <w:pStyle w:val="Compact"/>
              <w:spacing w:after="0"/>
            </w:pPr>
            <w:r>
              <w:rPr>
                <w:rFonts w:ascii="Times New Roman" w:hAnsi="Times New Roman" w:cs="Times New Roman"/>
                <w:b/>
                <w:bCs/>
                <w:sz w:val="20"/>
                <w:szCs w:val="20"/>
              </w:rPr>
              <w:t>Najvacsi interakcny abs(b)</w:t>
            </w:r>
          </w:p>
        </w:tc>
        <w:tc>
          <w:tcPr>
            <w:tcW w:w="992" w:type="dxa"/>
            <w:tcBorders>
              <w:top w:val="single" w:sz="10" w:space="0" w:color="000000"/>
              <w:left w:val="nil"/>
              <w:bottom w:val="single" w:sz="8" w:space="0" w:color="000000"/>
              <w:right w:val="nil"/>
            </w:tcBorders>
          </w:tcPr>
          <w:p w14:paraId="41044F49" w14:textId="77777777" w:rsidR="00E27D67" w:rsidRDefault="00000000">
            <w:pPr>
              <w:pStyle w:val="Compact"/>
              <w:spacing w:after="0"/>
            </w:pPr>
            <w:r>
              <w:rPr>
                <w:rFonts w:ascii="Times New Roman" w:hAnsi="Times New Roman" w:cs="Times New Roman"/>
                <w:b/>
                <w:bCs/>
                <w:sz w:val="20"/>
                <w:szCs w:val="20"/>
              </w:rPr>
              <w:t>Interakcne p (min)</w:t>
            </w:r>
          </w:p>
        </w:tc>
      </w:tr>
      <w:tr w:rsidR="00E27D67" w14:paraId="674BE504" w14:textId="77777777" w:rsidTr="00E27D67">
        <w:trPr>
          <w:jc w:val="center"/>
        </w:trPr>
        <w:tc>
          <w:tcPr>
            <w:tcW w:w="993" w:type="dxa"/>
            <w:tcBorders>
              <w:top w:val="nil"/>
              <w:left w:val="nil"/>
              <w:bottom w:val="nil"/>
              <w:right w:val="nil"/>
            </w:tcBorders>
          </w:tcPr>
          <w:p w14:paraId="28DA084A" w14:textId="77777777" w:rsidR="00E27D67" w:rsidRDefault="00000000">
            <w:pPr>
              <w:pStyle w:val="Compact"/>
              <w:spacing w:after="0"/>
            </w:pPr>
            <w:r>
              <w:rPr>
                <w:rFonts w:ascii="Times New Roman" w:hAnsi="Times New Roman" w:cs="Times New Roman"/>
                <w:sz w:val="20"/>
                <w:szCs w:val="20"/>
              </w:rPr>
              <w:t>Index klinickej vierohodnosti</w:t>
            </w:r>
          </w:p>
        </w:tc>
        <w:tc>
          <w:tcPr>
            <w:tcW w:w="993" w:type="dxa"/>
            <w:tcBorders>
              <w:top w:val="nil"/>
              <w:left w:val="nil"/>
              <w:bottom w:val="nil"/>
              <w:right w:val="nil"/>
            </w:tcBorders>
          </w:tcPr>
          <w:p w14:paraId="4F7CD49A" w14:textId="77777777" w:rsidR="00E27D67" w:rsidRDefault="00000000">
            <w:pPr>
              <w:pStyle w:val="Compact"/>
              <w:spacing w:after="0"/>
            </w:pPr>
            <w:r>
              <w:rPr>
                <w:rFonts w:ascii="Times New Roman" w:hAnsi="Times New Roman" w:cs="Times New Roman"/>
                <w:sz w:val="20"/>
                <w:szCs w:val="20"/>
              </w:rPr>
              <w:t>LMM</w:t>
            </w:r>
          </w:p>
        </w:tc>
        <w:tc>
          <w:tcPr>
            <w:tcW w:w="993" w:type="dxa"/>
            <w:tcBorders>
              <w:top w:val="nil"/>
              <w:left w:val="nil"/>
              <w:bottom w:val="nil"/>
              <w:right w:val="nil"/>
            </w:tcBorders>
          </w:tcPr>
          <w:p w14:paraId="02F4E9FF" w14:textId="77777777" w:rsidR="00E27D67" w:rsidRDefault="00000000">
            <w:pPr>
              <w:pStyle w:val="Compact"/>
              <w:spacing w:after="0"/>
            </w:pPr>
            <w:r>
              <w:rPr>
                <w:rFonts w:ascii="Times New Roman" w:hAnsi="Times New Roman" w:cs="Times New Roman"/>
                <w:sz w:val="20"/>
                <w:szCs w:val="20"/>
              </w:rPr>
              <w:t>0,03</w:t>
            </w:r>
          </w:p>
        </w:tc>
        <w:tc>
          <w:tcPr>
            <w:tcW w:w="993" w:type="dxa"/>
            <w:tcBorders>
              <w:top w:val="nil"/>
              <w:left w:val="nil"/>
              <w:bottom w:val="nil"/>
              <w:right w:val="nil"/>
            </w:tcBorders>
          </w:tcPr>
          <w:p w14:paraId="08C18B25" w14:textId="77777777" w:rsidR="00E27D67" w:rsidRDefault="00000000">
            <w:pPr>
              <w:pStyle w:val="Compact"/>
              <w:spacing w:after="0"/>
            </w:pPr>
            <w:r>
              <w:rPr>
                <w:rFonts w:ascii="Times New Roman" w:hAnsi="Times New Roman" w:cs="Times New Roman"/>
                <w:sz w:val="20"/>
                <w:szCs w:val="20"/>
              </w:rPr>
              <w:t>0,12</w:t>
            </w:r>
          </w:p>
        </w:tc>
        <w:tc>
          <w:tcPr>
            <w:tcW w:w="993" w:type="dxa"/>
            <w:tcBorders>
              <w:top w:val="nil"/>
              <w:left w:val="nil"/>
              <w:bottom w:val="nil"/>
              <w:right w:val="nil"/>
            </w:tcBorders>
          </w:tcPr>
          <w:p w14:paraId="0403C411"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1F857E6F" w14:textId="77777777" w:rsidR="00E27D67" w:rsidRDefault="00000000">
            <w:pPr>
              <w:pStyle w:val="Compact"/>
              <w:spacing w:after="0"/>
            </w:pPr>
            <w:r>
              <w:rPr>
                <w:rFonts w:ascii="Times New Roman" w:hAnsi="Times New Roman" w:cs="Times New Roman"/>
                <w:sz w:val="20"/>
                <w:szCs w:val="20"/>
              </w:rPr>
              <w:t>-0,00</w:t>
            </w:r>
          </w:p>
        </w:tc>
        <w:tc>
          <w:tcPr>
            <w:tcW w:w="993" w:type="dxa"/>
            <w:tcBorders>
              <w:top w:val="nil"/>
              <w:left w:val="nil"/>
              <w:bottom w:val="nil"/>
              <w:right w:val="nil"/>
            </w:tcBorders>
          </w:tcPr>
          <w:p w14:paraId="5F5030BB" w14:textId="77777777" w:rsidR="00E27D67" w:rsidRDefault="00000000">
            <w:pPr>
              <w:pStyle w:val="Compact"/>
              <w:spacing w:after="0"/>
            </w:pPr>
            <w:r>
              <w:rPr>
                <w:rFonts w:ascii="Times New Roman" w:hAnsi="Times New Roman" w:cs="Times New Roman"/>
                <w:sz w:val="20"/>
                <w:szCs w:val="20"/>
              </w:rPr>
              <w:t>0,02</w:t>
            </w:r>
          </w:p>
        </w:tc>
        <w:tc>
          <w:tcPr>
            <w:tcW w:w="992" w:type="dxa"/>
            <w:tcBorders>
              <w:top w:val="nil"/>
              <w:left w:val="nil"/>
              <w:bottom w:val="nil"/>
              <w:right w:val="nil"/>
            </w:tcBorders>
          </w:tcPr>
          <w:p w14:paraId="226A6907" w14:textId="77777777" w:rsidR="00E27D67" w:rsidRDefault="00000000">
            <w:pPr>
              <w:pStyle w:val="Compact"/>
              <w:spacing w:after="0"/>
            </w:pPr>
            <w:r>
              <w:rPr>
                <w:rFonts w:ascii="Times New Roman" w:hAnsi="Times New Roman" w:cs="Times New Roman"/>
                <w:sz w:val="20"/>
                <w:szCs w:val="20"/>
              </w:rPr>
              <w:t>n/a</w:t>
            </w:r>
          </w:p>
        </w:tc>
      </w:tr>
      <w:tr w:rsidR="00E27D67" w14:paraId="661F201D" w14:textId="77777777" w:rsidTr="00E27D67">
        <w:trPr>
          <w:jc w:val="center"/>
        </w:trPr>
        <w:tc>
          <w:tcPr>
            <w:tcW w:w="993" w:type="dxa"/>
            <w:tcBorders>
              <w:top w:val="nil"/>
              <w:left w:val="nil"/>
              <w:bottom w:val="nil"/>
              <w:right w:val="nil"/>
            </w:tcBorders>
          </w:tcPr>
          <w:p w14:paraId="659DC27C" w14:textId="77777777" w:rsidR="00E27D67" w:rsidRDefault="00000000">
            <w:pPr>
              <w:pStyle w:val="Compact"/>
              <w:spacing w:after="0"/>
            </w:pPr>
            <w:r>
              <w:rPr>
                <w:rFonts w:ascii="Times New Roman" w:hAnsi="Times New Roman" w:cs="Times New Roman"/>
                <w:sz w:val="20"/>
                <w:szCs w:val="20"/>
              </w:rPr>
              <w:t>Index defektov</w:t>
            </w:r>
          </w:p>
        </w:tc>
        <w:tc>
          <w:tcPr>
            <w:tcW w:w="993" w:type="dxa"/>
            <w:tcBorders>
              <w:top w:val="nil"/>
              <w:left w:val="nil"/>
              <w:bottom w:val="nil"/>
              <w:right w:val="nil"/>
            </w:tcBorders>
          </w:tcPr>
          <w:p w14:paraId="703B0ECC" w14:textId="77777777" w:rsidR="00E27D67" w:rsidRDefault="00000000">
            <w:pPr>
              <w:pStyle w:val="Compact"/>
              <w:spacing w:after="0"/>
            </w:pPr>
            <w:r>
              <w:rPr>
                <w:rFonts w:ascii="Times New Roman" w:hAnsi="Times New Roman" w:cs="Times New Roman"/>
                <w:sz w:val="20"/>
                <w:szCs w:val="20"/>
              </w:rPr>
              <w:t>LMM</w:t>
            </w:r>
          </w:p>
        </w:tc>
        <w:tc>
          <w:tcPr>
            <w:tcW w:w="993" w:type="dxa"/>
            <w:tcBorders>
              <w:top w:val="nil"/>
              <w:left w:val="nil"/>
              <w:bottom w:val="nil"/>
              <w:right w:val="nil"/>
            </w:tcBorders>
          </w:tcPr>
          <w:p w14:paraId="24B39CB3" w14:textId="77777777" w:rsidR="00E27D67" w:rsidRDefault="00000000">
            <w:pPr>
              <w:pStyle w:val="Compact"/>
              <w:spacing w:after="0"/>
            </w:pPr>
            <w:r>
              <w:rPr>
                <w:rFonts w:ascii="Times New Roman" w:hAnsi="Times New Roman" w:cs="Times New Roman"/>
                <w:sz w:val="20"/>
                <w:szCs w:val="20"/>
              </w:rPr>
              <w:t>-0,08</w:t>
            </w:r>
          </w:p>
        </w:tc>
        <w:tc>
          <w:tcPr>
            <w:tcW w:w="993" w:type="dxa"/>
            <w:tcBorders>
              <w:top w:val="nil"/>
              <w:left w:val="nil"/>
              <w:bottom w:val="nil"/>
              <w:right w:val="nil"/>
            </w:tcBorders>
          </w:tcPr>
          <w:p w14:paraId="198F4AC8" w14:textId="77777777" w:rsidR="00E27D67" w:rsidRDefault="00000000">
            <w:pPr>
              <w:pStyle w:val="Compact"/>
              <w:spacing w:after="0"/>
            </w:pPr>
            <w:r>
              <w:rPr>
                <w:rFonts w:ascii="Times New Roman" w:hAnsi="Times New Roman" w:cs="Times New Roman"/>
                <w:sz w:val="20"/>
                <w:szCs w:val="20"/>
              </w:rPr>
              <w:t>0,11</w:t>
            </w:r>
          </w:p>
        </w:tc>
        <w:tc>
          <w:tcPr>
            <w:tcW w:w="993" w:type="dxa"/>
            <w:tcBorders>
              <w:top w:val="nil"/>
              <w:left w:val="nil"/>
              <w:bottom w:val="nil"/>
              <w:right w:val="nil"/>
            </w:tcBorders>
          </w:tcPr>
          <w:p w14:paraId="2934A6A3" w14:textId="77777777" w:rsidR="00E27D67" w:rsidRDefault="00000000">
            <w:pPr>
              <w:pStyle w:val="Compact"/>
              <w:spacing w:after="0"/>
            </w:pPr>
            <w:r>
              <w:rPr>
                <w:rFonts w:ascii="Times New Roman" w:hAnsi="Times New Roman" w:cs="Times New Roman"/>
                <w:sz w:val="20"/>
                <w:szCs w:val="20"/>
              </w:rPr>
              <w:t>-0,08</w:t>
            </w:r>
          </w:p>
        </w:tc>
        <w:tc>
          <w:tcPr>
            <w:tcW w:w="993" w:type="dxa"/>
            <w:tcBorders>
              <w:top w:val="nil"/>
              <w:left w:val="nil"/>
              <w:bottom w:val="nil"/>
              <w:right w:val="nil"/>
            </w:tcBorders>
          </w:tcPr>
          <w:p w14:paraId="63E975BB" w14:textId="77777777" w:rsidR="00E27D67" w:rsidRDefault="00000000">
            <w:pPr>
              <w:pStyle w:val="Compact"/>
              <w:spacing w:after="0"/>
            </w:pPr>
            <w:r>
              <w:rPr>
                <w:rFonts w:ascii="Times New Roman" w:hAnsi="Times New Roman" w:cs="Times New Roman"/>
                <w:sz w:val="20"/>
                <w:szCs w:val="20"/>
              </w:rPr>
              <w:t>0,01</w:t>
            </w:r>
          </w:p>
        </w:tc>
        <w:tc>
          <w:tcPr>
            <w:tcW w:w="993" w:type="dxa"/>
            <w:tcBorders>
              <w:top w:val="nil"/>
              <w:left w:val="nil"/>
              <w:bottom w:val="nil"/>
              <w:right w:val="nil"/>
            </w:tcBorders>
          </w:tcPr>
          <w:p w14:paraId="0E5681D2" w14:textId="77777777" w:rsidR="00E27D67" w:rsidRDefault="00000000">
            <w:pPr>
              <w:pStyle w:val="Compact"/>
              <w:spacing w:after="0"/>
            </w:pPr>
            <w:r>
              <w:rPr>
                <w:rFonts w:ascii="Times New Roman" w:hAnsi="Times New Roman" w:cs="Times New Roman"/>
                <w:sz w:val="20"/>
                <w:szCs w:val="20"/>
              </w:rPr>
              <w:t>0,10</w:t>
            </w:r>
          </w:p>
        </w:tc>
        <w:tc>
          <w:tcPr>
            <w:tcW w:w="992" w:type="dxa"/>
            <w:tcBorders>
              <w:top w:val="nil"/>
              <w:left w:val="nil"/>
              <w:bottom w:val="nil"/>
              <w:right w:val="nil"/>
            </w:tcBorders>
          </w:tcPr>
          <w:p w14:paraId="27BF0492" w14:textId="77777777" w:rsidR="00E27D67" w:rsidRDefault="00000000">
            <w:pPr>
              <w:pStyle w:val="Compact"/>
              <w:spacing w:after="0"/>
            </w:pPr>
            <w:r>
              <w:rPr>
                <w:rFonts w:ascii="Times New Roman" w:hAnsi="Times New Roman" w:cs="Times New Roman"/>
                <w:sz w:val="20"/>
                <w:szCs w:val="20"/>
              </w:rPr>
              <w:t>n/a</w:t>
            </w:r>
          </w:p>
        </w:tc>
      </w:tr>
      <w:tr w:rsidR="00E27D67" w14:paraId="3C7756C1" w14:textId="77777777" w:rsidTr="00E27D67">
        <w:trPr>
          <w:jc w:val="center"/>
        </w:trPr>
        <w:tc>
          <w:tcPr>
            <w:tcW w:w="993" w:type="dxa"/>
            <w:tcBorders>
              <w:top w:val="nil"/>
              <w:left w:val="nil"/>
              <w:bottom w:val="nil"/>
              <w:right w:val="nil"/>
            </w:tcBorders>
          </w:tcPr>
          <w:p w14:paraId="531FF8E3" w14:textId="77777777" w:rsidR="00E27D67" w:rsidRDefault="00000000">
            <w:pPr>
              <w:pStyle w:val="Compact"/>
              <w:spacing w:after="0"/>
            </w:pPr>
            <w:r>
              <w:rPr>
                <w:rFonts w:ascii="Times New Roman" w:hAnsi="Times New Roman" w:cs="Times New Roman"/>
                <w:sz w:val="20"/>
                <w:szCs w:val="20"/>
              </w:rPr>
              <w:t>Prirodzenosť jazyka (G2)</w:t>
            </w:r>
          </w:p>
        </w:tc>
        <w:tc>
          <w:tcPr>
            <w:tcW w:w="993" w:type="dxa"/>
            <w:tcBorders>
              <w:top w:val="nil"/>
              <w:left w:val="nil"/>
              <w:bottom w:val="nil"/>
              <w:right w:val="nil"/>
            </w:tcBorders>
          </w:tcPr>
          <w:p w14:paraId="0C9BFC14" w14:textId="77777777" w:rsidR="00E27D67"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5722360C" w14:textId="77777777" w:rsidR="00E27D67" w:rsidRDefault="00000000">
            <w:pPr>
              <w:pStyle w:val="Compact"/>
              <w:spacing w:after="0"/>
            </w:pPr>
            <w:r>
              <w:rPr>
                <w:rFonts w:ascii="Times New Roman" w:hAnsi="Times New Roman" w:cs="Times New Roman"/>
                <w:sz w:val="20"/>
                <w:szCs w:val="20"/>
              </w:rPr>
              <w:t>-0,01</w:t>
            </w:r>
          </w:p>
        </w:tc>
        <w:tc>
          <w:tcPr>
            <w:tcW w:w="993" w:type="dxa"/>
            <w:tcBorders>
              <w:top w:val="nil"/>
              <w:left w:val="nil"/>
              <w:bottom w:val="nil"/>
              <w:right w:val="nil"/>
            </w:tcBorders>
          </w:tcPr>
          <w:p w14:paraId="56805FB2" w14:textId="77777777" w:rsidR="00E27D67" w:rsidRDefault="00000000">
            <w:pPr>
              <w:pStyle w:val="Compact"/>
              <w:spacing w:after="0"/>
            </w:pPr>
            <w:r>
              <w:rPr>
                <w:rFonts w:ascii="Times New Roman" w:hAnsi="Times New Roman" w:cs="Times New Roman"/>
                <w:sz w:val="20"/>
                <w:szCs w:val="20"/>
              </w:rPr>
              <w:t>0,77</w:t>
            </w:r>
          </w:p>
        </w:tc>
        <w:tc>
          <w:tcPr>
            <w:tcW w:w="993" w:type="dxa"/>
            <w:tcBorders>
              <w:top w:val="nil"/>
              <w:left w:val="nil"/>
              <w:bottom w:val="nil"/>
              <w:right w:val="nil"/>
            </w:tcBorders>
          </w:tcPr>
          <w:p w14:paraId="15E41ABD" w14:textId="77777777" w:rsidR="00E27D67" w:rsidRDefault="00000000">
            <w:pPr>
              <w:pStyle w:val="Compact"/>
              <w:spacing w:after="0"/>
            </w:pPr>
            <w:r>
              <w:rPr>
                <w:rFonts w:ascii="Times New Roman" w:hAnsi="Times New Roman" w:cs="Times New Roman"/>
                <w:sz w:val="20"/>
                <w:szCs w:val="20"/>
              </w:rPr>
              <w:t>0,80</w:t>
            </w:r>
          </w:p>
        </w:tc>
        <w:tc>
          <w:tcPr>
            <w:tcW w:w="993" w:type="dxa"/>
            <w:tcBorders>
              <w:top w:val="nil"/>
              <w:left w:val="nil"/>
              <w:bottom w:val="nil"/>
              <w:right w:val="nil"/>
            </w:tcBorders>
          </w:tcPr>
          <w:p w14:paraId="6AE28DCA" w14:textId="77777777" w:rsidR="00E27D67" w:rsidRDefault="00000000">
            <w:pPr>
              <w:pStyle w:val="Compact"/>
              <w:spacing w:after="0"/>
            </w:pPr>
            <w:r>
              <w:rPr>
                <w:rFonts w:ascii="Times New Roman" w:hAnsi="Times New Roman" w:cs="Times New Roman"/>
                <w:sz w:val="20"/>
                <w:szCs w:val="20"/>
              </w:rPr>
              <w:t>0,13</w:t>
            </w:r>
          </w:p>
        </w:tc>
        <w:tc>
          <w:tcPr>
            <w:tcW w:w="993" w:type="dxa"/>
            <w:tcBorders>
              <w:top w:val="nil"/>
              <w:left w:val="nil"/>
              <w:bottom w:val="nil"/>
              <w:right w:val="nil"/>
            </w:tcBorders>
          </w:tcPr>
          <w:p w14:paraId="10666304" w14:textId="77777777" w:rsidR="00E27D67" w:rsidRDefault="00000000">
            <w:pPr>
              <w:pStyle w:val="Compact"/>
              <w:spacing w:after="0"/>
            </w:pPr>
            <w:r>
              <w:rPr>
                <w:rFonts w:ascii="Times New Roman" w:hAnsi="Times New Roman" w:cs="Times New Roman"/>
                <w:sz w:val="20"/>
                <w:szCs w:val="20"/>
              </w:rPr>
              <w:t>1,20</w:t>
            </w:r>
          </w:p>
        </w:tc>
        <w:tc>
          <w:tcPr>
            <w:tcW w:w="992" w:type="dxa"/>
            <w:tcBorders>
              <w:top w:val="nil"/>
              <w:left w:val="nil"/>
              <w:bottom w:val="nil"/>
              <w:right w:val="nil"/>
            </w:tcBorders>
          </w:tcPr>
          <w:p w14:paraId="42F141D5" w14:textId="77777777" w:rsidR="00E27D67" w:rsidRDefault="00000000">
            <w:pPr>
              <w:pStyle w:val="Compact"/>
              <w:spacing w:after="0"/>
            </w:pPr>
            <w:r>
              <w:rPr>
                <w:rFonts w:ascii="Times New Roman" w:hAnsi="Times New Roman" w:cs="Times New Roman"/>
                <w:sz w:val="20"/>
                <w:szCs w:val="20"/>
              </w:rPr>
              <w:t>0.28</w:t>
            </w:r>
          </w:p>
        </w:tc>
      </w:tr>
      <w:tr w:rsidR="00E27D67" w14:paraId="4B2B9830" w14:textId="77777777" w:rsidTr="00E27D67">
        <w:trPr>
          <w:jc w:val="center"/>
        </w:trPr>
        <w:tc>
          <w:tcPr>
            <w:tcW w:w="993" w:type="dxa"/>
            <w:tcBorders>
              <w:top w:val="nil"/>
              <w:left w:val="nil"/>
              <w:bottom w:val="nil"/>
              <w:right w:val="nil"/>
            </w:tcBorders>
          </w:tcPr>
          <w:p w14:paraId="494803CD" w14:textId="77777777" w:rsidR="00E27D67" w:rsidRDefault="00000000">
            <w:pPr>
              <w:pStyle w:val="Compact"/>
              <w:spacing w:after="0"/>
            </w:pPr>
            <w:r>
              <w:rPr>
                <w:rFonts w:ascii="Times New Roman" w:hAnsi="Times New Roman" w:cs="Times New Roman"/>
                <w:sz w:val="20"/>
                <w:szCs w:val="20"/>
              </w:rPr>
              <w:t>Tréningová použiteľnosť (G5)</w:t>
            </w:r>
          </w:p>
        </w:tc>
        <w:tc>
          <w:tcPr>
            <w:tcW w:w="993" w:type="dxa"/>
            <w:tcBorders>
              <w:top w:val="nil"/>
              <w:left w:val="nil"/>
              <w:bottom w:val="nil"/>
              <w:right w:val="nil"/>
            </w:tcBorders>
          </w:tcPr>
          <w:p w14:paraId="6AC6B992" w14:textId="77777777" w:rsidR="00E27D67"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64C9F7AB" w14:textId="77777777" w:rsidR="00E27D67" w:rsidRDefault="00000000">
            <w:pPr>
              <w:pStyle w:val="Compact"/>
              <w:spacing w:after="0"/>
            </w:pPr>
            <w:r>
              <w:rPr>
                <w:rFonts w:ascii="Times New Roman" w:hAnsi="Times New Roman" w:cs="Times New Roman"/>
                <w:sz w:val="20"/>
                <w:szCs w:val="20"/>
              </w:rPr>
              <w:t>0,26</w:t>
            </w:r>
          </w:p>
        </w:tc>
        <w:tc>
          <w:tcPr>
            <w:tcW w:w="993" w:type="dxa"/>
            <w:tcBorders>
              <w:top w:val="nil"/>
              <w:left w:val="nil"/>
              <w:bottom w:val="nil"/>
              <w:right w:val="nil"/>
            </w:tcBorders>
          </w:tcPr>
          <w:p w14:paraId="332F4F09" w14:textId="77777777" w:rsidR="00E27D67" w:rsidRDefault="00000000">
            <w:pPr>
              <w:pStyle w:val="Compact"/>
              <w:spacing w:after="0"/>
            </w:pPr>
            <w:r>
              <w:rPr>
                <w:rFonts w:ascii="Times New Roman" w:hAnsi="Times New Roman" w:cs="Times New Roman"/>
                <w:sz w:val="20"/>
                <w:szCs w:val="20"/>
              </w:rPr>
              <w:t>0,65</w:t>
            </w:r>
          </w:p>
        </w:tc>
        <w:tc>
          <w:tcPr>
            <w:tcW w:w="993" w:type="dxa"/>
            <w:tcBorders>
              <w:top w:val="nil"/>
              <w:left w:val="nil"/>
              <w:bottom w:val="nil"/>
              <w:right w:val="nil"/>
            </w:tcBorders>
          </w:tcPr>
          <w:p w14:paraId="38F7E609" w14:textId="77777777" w:rsidR="00E27D67" w:rsidRDefault="00000000">
            <w:pPr>
              <w:pStyle w:val="Compact"/>
              <w:spacing w:after="0"/>
            </w:pPr>
            <w:r>
              <w:rPr>
                <w:rFonts w:ascii="Times New Roman" w:hAnsi="Times New Roman" w:cs="Times New Roman"/>
                <w:sz w:val="20"/>
                <w:szCs w:val="20"/>
              </w:rPr>
              <w:t>-0,24</w:t>
            </w:r>
          </w:p>
        </w:tc>
        <w:tc>
          <w:tcPr>
            <w:tcW w:w="993" w:type="dxa"/>
            <w:tcBorders>
              <w:top w:val="nil"/>
              <w:left w:val="nil"/>
              <w:bottom w:val="nil"/>
              <w:right w:val="nil"/>
            </w:tcBorders>
          </w:tcPr>
          <w:p w14:paraId="1940B1FA" w14:textId="77777777" w:rsidR="00E27D67" w:rsidRDefault="00000000">
            <w:pPr>
              <w:pStyle w:val="Compact"/>
              <w:spacing w:after="0"/>
            </w:pPr>
            <w:r>
              <w:rPr>
                <w:rFonts w:ascii="Times New Roman" w:hAnsi="Times New Roman" w:cs="Times New Roman"/>
                <w:sz w:val="20"/>
                <w:szCs w:val="20"/>
              </w:rPr>
              <w:t>0,02</w:t>
            </w:r>
          </w:p>
        </w:tc>
        <w:tc>
          <w:tcPr>
            <w:tcW w:w="993" w:type="dxa"/>
            <w:tcBorders>
              <w:top w:val="nil"/>
              <w:left w:val="nil"/>
              <w:bottom w:val="nil"/>
              <w:right w:val="nil"/>
            </w:tcBorders>
          </w:tcPr>
          <w:p w14:paraId="61F87AF7" w14:textId="77777777" w:rsidR="00E27D67" w:rsidRDefault="00000000">
            <w:pPr>
              <w:pStyle w:val="Compact"/>
              <w:spacing w:after="0"/>
            </w:pPr>
            <w:r>
              <w:rPr>
                <w:rFonts w:ascii="Times New Roman" w:hAnsi="Times New Roman" w:cs="Times New Roman"/>
                <w:sz w:val="20"/>
                <w:szCs w:val="20"/>
              </w:rPr>
              <w:t>0,40</w:t>
            </w:r>
          </w:p>
        </w:tc>
        <w:tc>
          <w:tcPr>
            <w:tcW w:w="992" w:type="dxa"/>
            <w:tcBorders>
              <w:top w:val="nil"/>
              <w:left w:val="nil"/>
              <w:bottom w:val="nil"/>
              <w:right w:val="nil"/>
            </w:tcBorders>
          </w:tcPr>
          <w:p w14:paraId="149249F2" w14:textId="77777777" w:rsidR="00E27D67" w:rsidRDefault="00000000">
            <w:pPr>
              <w:pStyle w:val="Compact"/>
              <w:spacing w:after="0"/>
            </w:pPr>
            <w:r>
              <w:rPr>
                <w:rFonts w:ascii="Times New Roman" w:hAnsi="Times New Roman" w:cs="Times New Roman"/>
                <w:sz w:val="20"/>
                <w:szCs w:val="20"/>
              </w:rPr>
              <w:t>0.67</w:t>
            </w:r>
          </w:p>
        </w:tc>
      </w:tr>
      <w:tr w:rsidR="00E27D67" w14:paraId="130AC5E2" w14:textId="77777777" w:rsidTr="00E27D67">
        <w:trPr>
          <w:jc w:val="center"/>
        </w:trPr>
        <w:tc>
          <w:tcPr>
            <w:tcW w:w="993" w:type="dxa"/>
            <w:tcBorders>
              <w:top w:val="nil"/>
              <w:left w:val="nil"/>
              <w:bottom w:val="nil"/>
              <w:right w:val="nil"/>
            </w:tcBorders>
          </w:tcPr>
          <w:p w14:paraId="627A4A05" w14:textId="77777777" w:rsidR="00E27D67" w:rsidRDefault="00000000">
            <w:pPr>
              <w:pStyle w:val="Compact"/>
              <w:spacing w:after="0"/>
            </w:pPr>
            <w:r>
              <w:rPr>
                <w:rFonts w:ascii="Times New Roman" w:hAnsi="Times New Roman" w:cs="Times New Roman"/>
                <w:sz w:val="20"/>
                <w:szCs w:val="20"/>
              </w:rPr>
              <w:t>Odhad závažnosti (S1)</w:t>
            </w:r>
          </w:p>
        </w:tc>
        <w:tc>
          <w:tcPr>
            <w:tcW w:w="993" w:type="dxa"/>
            <w:tcBorders>
              <w:top w:val="nil"/>
              <w:left w:val="nil"/>
              <w:bottom w:val="nil"/>
              <w:right w:val="nil"/>
            </w:tcBorders>
          </w:tcPr>
          <w:p w14:paraId="087680D4" w14:textId="77777777" w:rsidR="00E27D67" w:rsidRDefault="00000000">
            <w:pPr>
              <w:pStyle w:val="Compact"/>
              <w:spacing w:after="0"/>
            </w:pPr>
            <w:r>
              <w:rPr>
                <w:rFonts w:ascii="Times New Roman" w:hAnsi="Times New Roman" w:cs="Times New Roman"/>
                <w:sz w:val="20"/>
                <w:szCs w:val="20"/>
              </w:rPr>
              <w:t>CLMM</w:t>
            </w:r>
          </w:p>
        </w:tc>
        <w:tc>
          <w:tcPr>
            <w:tcW w:w="993" w:type="dxa"/>
            <w:tcBorders>
              <w:top w:val="nil"/>
              <w:left w:val="nil"/>
              <w:bottom w:val="nil"/>
              <w:right w:val="nil"/>
            </w:tcBorders>
          </w:tcPr>
          <w:p w14:paraId="453904C8" w14:textId="77777777" w:rsidR="00E27D67" w:rsidRDefault="00000000">
            <w:pPr>
              <w:pStyle w:val="Compact"/>
              <w:spacing w:after="0"/>
            </w:pPr>
            <w:r>
              <w:rPr>
                <w:rFonts w:ascii="Times New Roman" w:hAnsi="Times New Roman" w:cs="Times New Roman"/>
                <w:sz w:val="20"/>
                <w:szCs w:val="20"/>
              </w:rPr>
              <w:t>0,14</w:t>
            </w:r>
          </w:p>
        </w:tc>
        <w:tc>
          <w:tcPr>
            <w:tcW w:w="993" w:type="dxa"/>
            <w:tcBorders>
              <w:top w:val="nil"/>
              <w:left w:val="nil"/>
              <w:bottom w:val="nil"/>
              <w:right w:val="nil"/>
            </w:tcBorders>
          </w:tcPr>
          <w:p w14:paraId="3779363D" w14:textId="77777777" w:rsidR="00E27D67" w:rsidRDefault="00000000">
            <w:pPr>
              <w:pStyle w:val="Compact"/>
              <w:spacing w:after="0"/>
            </w:pPr>
            <w:r>
              <w:rPr>
                <w:rFonts w:ascii="Times New Roman" w:hAnsi="Times New Roman" w:cs="Times New Roman"/>
                <w:sz w:val="20"/>
                <w:szCs w:val="20"/>
              </w:rPr>
              <w:t>0,70</w:t>
            </w:r>
          </w:p>
        </w:tc>
        <w:tc>
          <w:tcPr>
            <w:tcW w:w="993" w:type="dxa"/>
            <w:tcBorders>
              <w:top w:val="nil"/>
              <w:left w:val="nil"/>
              <w:bottom w:val="nil"/>
              <w:right w:val="nil"/>
            </w:tcBorders>
          </w:tcPr>
          <w:p w14:paraId="402283DF" w14:textId="77777777" w:rsidR="00E27D67" w:rsidRDefault="00000000">
            <w:pPr>
              <w:pStyle w:val="Compact"/>
              <w:spacing w:after="0"/>
            </w:pPr>
            <w:r>
              <w:rPr>
                <w:rFonts w:ascii="Times New Roman" w:hAnsi="Times New Roman" w:cs="Times New Roman"/>
                <w:sz w:val="20"/>
                <w:szCs w:val="20"/>
              </w:rPr>
              <w:t>-0,07</w:t>
            </w:r>
          </w:p>
        </w:tc>
        <w:tc>
          <w:tcPr>
            <w:tcW w:w="993" w:type="dxa"/>
            <w:tcBorders>
              <w:top w:val="nil"/>
              <w:left w:val="nil"/>
              <w:bottom w:val="nil"/>
              <w:right w:val="nil"/>
            </w:tcBorders>
          </w:tcPr>
          <w:p w14:paraId="0729E752" w14:textId="77777777" w:rsidR="00E27D67" w:rsidRDefault="00000000">
            <w:pPr>
              <w:pStyle w:val="Compact"/>
              <w:spacing w:after="0"/>
            </w:pPr>
            <w:r>
              <w:rPr>
                <w:rFonts w:ascii="Times New Roman" w:hAnsi="Times New Roman" w:cs="Times New Roman"/>
                <w:sz w:val="20"/>
                <w:szCs w:val="20"/>
              </w:rPr>
              <w:t>-0,03</w:t>
            </w:r>
          </w:p>
        </w:tc>
        <w:tc>
          <w:tcPr>
            <w:tcW w:w="993" w:type="dxa"/>
            <w:tcBorders>
              <w:top w:val="nil"/>
              <w:left w:val="nil"/>
              <w:bottom w:val="nil"/>
              <w:right w:val="nil"/>
            </w:tcBorders>
          </w:tcPr>
          <w:p w14:paraId="6D9BD814" w14:textId="77777777" w:rsidR="00E27D67" w:rsidRDefault="00000000">
            <w:pPr>
              <w:pStyle w:val="Compact"/>
              <w:spacing w:after="0"/>
            </w:pPr>
            <w:r>
              <w:rPr>
                <w:rFonts w:ascii="Times New Roman" w:hAnsi="Times New Roman" w:cs="Times New Roman"/>
                <w:sz w:val="20"/>
                <w:szCs w:val="20"/>
              </w:rPr>
              <w:t>1,55</w:t>
            </w:r>
          </w:p>
        </w:tc>
        <w:tc>
          <w:tcPr>
            <w:tcW w:w="992" w:type="dxa"/>
            <w:tcBorders>
              <w:top w:val="nil"/>
              <w:left w:val="nil"/>
              <w:bottom w:val="nil"/>
              <w:right w:val="nil"/>
            </w:tcBorders>
          </w:tcPr>
          <w:p w14:paraId="0EBD6650" w14:textId="77777777" w:rsidR="00E27D67" w:rsidRDefault="00000000">
            <w:pPr>
              <w:pStyle w:val="Compact"/>
              <w:spacing w:after="0"/>
            </w:pPr>
            <w:r>
              <w:rPr>
                <w:rFonts w:ascii="Times New Roman" w:hAnsi="Times New Roman" w:cs="Times New Roman"/>
                <w:sz w:val="20"/>
                <w:szCs w:val="20"/>
              </w:rPr>
              <w:t>0.11</w:t>
            </w:r>
          </w:p>
        </w:tc>
      </w:tr>
      <w:tr w:rsidR="00E27D67" w14:paraId="671194A6" w14:textId="77777777" w:rsidTr="00E27D67">
        <w:trPr>
          <w:jc w:val="center"/>
        </w:trPr>
        <w:tc>
          <w:tcPr>
            <w:tcW w:w="993" w:type="dxa"/>
            <w:tcBorders>
              <w:top w:val="nil"/>
              <w:left w:val="nil"/>
              <w:bottom w:val="single" w:sz="10" w:space="0" w:color="000000"/>
              <w:right w:val="nil"/>
            </w:tcBorders>
          </w:tcPr>
          <w:p w14:paraId="1F563922" w14:textId="77777777" w:rsidR="00E27D67" w:rsidRDefault="00000000">
            <w:pPr>
              <w:pStyle w:val="Compact"/>
              <w:spacing w:after="0"/>
            </w:pPr>
            <w:r>
              <w:rPr>
                <w:rFonts w:ascii="Times New Roman" w:hAnsi="Times New Roman" w:cs="Times New Roman"/>
                <w:sz w:val="20"/>
                <w:szCs w:val="20"/>
              </w:rPr>
              <w:t>Odhad funkčného dopadu (S2)</w:t>
            </w:r>
          </w:p>
        </w:tc>
        <w:tc>
          <w:tcPr>
            <w:tcW w:w="993" w:type="dxa"/>
            <w:tcBorders>
              <w:top w:val="nil"/>
              <w:left w:val="nil"/>
              <w:bottom w:val="single" w:sz="10" w:space="0" w:color="000000"/>
              <w:right w:val="nil"/>
            </w:tcBorders>
          </w:tcPr>
          <w:p w14:paraId="49DA9283" w14:textId="77777777" w:rsidR="00E27D67" w:rsidRDefault="00000000">
            <w:pPr>
              <w:pStyle w:val="Compact"/>
              <w:spacing w:after="0"/>
            </w:pPr>
            <w:r>
              <w:rPr>
                <w:rFonts w:ascii="Times New Roman" w:hAnsi="Times New Roman" w:cs="Times New Roman"/>
                <w:sz w:val="20"/>
                <w:szCs w:val="20"/>
              </w:rPr>
              <w:t>CLMM</w:t>
            </w:r>
          </w:p>
        </w:tc>
        <w:tc>
          <w:tcPr>
            <w:tcW w:w="993" w:type="dxa"/>
            <w:tcBorders>
              <w:top w:val="nil"/>
              <w:left w:val="nil"/>
              <w:bottom w:val="single" w:sz="10" w:space="0" w:color="000000"/>
              <w:right w:val="nil"/>
            </w:tcBorders>
          </w:tcPr>
          <w:p w14:paraId="6133782A" w14:textId="77777777" w:rsidR="00E27D67" w:rsidRDefault="00000000">
            <w:pPr>
              <w:pStyle w:val="Compact"/>
              <w:spacing w:after="0"/>
            </w:pPr>
            <w:r>
              <w:rPr>
                <w:rFonts w:ascii="Times New Roman" w:hAnsi="Times New Roman" w:cs="Times New Roman"/>
                <w:sz w:val="20"/>
                <w:szCs w:val="20"/>
              </w:rPr>
              <w:t>-0,52</w:t>
            </w:r>
          </w:p>
        </w:tc>
        <w:tc>
          <w:tcPr>
            <w:tcW w:w="993" w:type="dxa"/>
            <w:tcBorders>
              <w:top w:val="nil"/>
              <w:left w:val="nil"/>
              <w:bottom w:val="single" w:sz="10" w:space="0" w:color="000000"/>
              <w:right w:val="nil"/>
            </w:tcBorders>
          </w:tcPr>
          <w:p w14:paraId="0E95D587" w14:textId="77777777" w:rsidR="00E27D67" w:rsidRDefault="00000000">
            <w:pPr>
              <w:pStyle w:val="Compact"/>
              <w:spacing w:after="0"/>
            </w:pPr>
            <w:r>
              <w:rPr>
                <w:rFonts w:ascii="Times New Roman" w:hAnsi="Times New Roman" w:cs="Times New Roman"/>
                <w:sz w:val="20"/>
                <w:szCs w:val="20"/>
              </w:rPr>
              <w:t>0,74</w:t>
            </w:r>
          </w:p>
        </w:tc>
        <w:tc>
          <w:tcPr>
            <w:tcW w:w="993" w:type="dxa"/>
            <w:tcBorders>
              <w:top w:val="nil"/>
              <w:left w:val="nil"/>
              <w:bottom w:val="single" w:sz="10" w:space="0" w:color="000000"/>
              <w:right w:val="nil"/>
            </w:tcBorders>
          </w:tcPr>
          <w:p w14:paraId="252D4F98" w14:textId="77777777" w:rsidR="00E27D67" w:rsidRDefault="00000000">
            <w:pPr>
              <w:pStyle w:val="Compact"/>
              <w:spacing w:after="0"/>
            </w:pPr>
            <w:r>
              <w:rPr>
                <w:rFonts w:ascii="Times New Roman" w:hAnsi="Times New Roman" w:cs="Times New Roman"/>
                <w:sz w:val="20"/>
                <w:szCs w:val="20"/>
              </w:rPr>
              <w:t>-1,80</w:t>
            </w:r>
          </w:p>
        </w:tc>
        <w:tc>
          <w:tcPr>
            <w:tcW w:w="993" w:type="dxa"/>
            <w:tcBorders>
              <w:top w:val="nil"/>
              <w:left w:val="nil"/>
              <w:bottom w:val="single" w:sz="10" w:space="0" w:color="000000"/>
              <w:right w:val="nil"/>
            </w:tcBorders>
          </w:tcPr>
          <w:p w14:paraId="565352DC" w14:textId="77777777" w:rsidR="00E27D67" w:rsidRDefault="00000000">
            <w:pPr>
              <w:pStyle w:val="Compact"/>
              <w:spacing w:after="0"/>
            </w:pPr>
            <w:r>
              <w:rPr>
                <w:rFonts w:ascii="Times New Roman" w:hAnsi="Times New Roman" w:cs="Times New Roman"/>
                <w:sz w:val="20"/>
                <w:szCs w:val="20"/>
              </w:rPr>
              <w:t>-1,86</w:t>
            </w:r>
          </w:p>
        </w:tc>
        <w:tc>
          <w:tcPr>
            <w:tcW w:w="993" w:type="dxa"/>
            <w:tcBorders>
              <w:top w:val="nil"/>
              <w:left w:val="nil"/>
              <w:bottom w:val="single" w:sz="10" w:space="0" w:color="000000"/>
              <w:right w:val="nil"/>
            </w:tcBorders>
          </w:tcPr>
          <w:p w14:paraId="559E9730" w14:textId="77777777" w:rsidR="00E27D67" w:rsidRDefault="00000000">
            <w:pPr>
              <w:pStyle w:val="Compact"/>
              <w:spacing w:after="0"/>
            </w:pPr>
            <w:r>
              <w:rPr>
                <w:rFonts w:ascii="Times New Roman" w:hAnsi="Times New Roman" w:cs="Times New Roman"/>
                <w:sz w:val="20"/>
                <w:szCs w:val="20"/>
              </w:rPr>
              <w:t>2,53</w:t>
            </w:r>
          </w:p>
        </w:tc>
        <w:tc>
          <w:tcPr>
            <w:tcW w:w="992" w:type="dxa"/>
            <w:tcBorders>
              <w:top w:val="nil"/>
              <w:left w:val="nil"/>
              <w:bottom w:val="single" w:sz="10" w:space="0" w:color="000000"/>
              <w:right w:val="nil"/>
            </w:tcBorders>
          </w:tcPr>
          <w:p w14:paraId="401B0167" w14:textId="77777777" w:rsidR="00E27D67" w:rsidRDefault="00000000">
            <w:pPr>
              <w:pStyle w:val="Compact"/>
              <w:spacing w:after="0"/>
            </w:pPr>
            <w:r>
              <w:rPr>
                <w:rFonts w:ascii="Times New Roman" w:hAnsi="Times New Roman" w:cs="Times New Roman"/>
                <w:sz w:val="20"/>
                <w:szCs w:val="20"/>
              </w:rPr>
              <w:t>0.02</w:t>
            </w:r>
          </w:p>
        </w:tc>
      </w:tr>
    </w:tbl>
    <w:p w14:paraId="2880820B" w14:textId="77777777" w:rsidR="00E27D67" w:rsidRDefault="00000000">
      <w:pPr>
        <w:pStyle w:val="Zkladntext"/>
      </w:pPr>
      <w:r>
        <w:rPr>
          <w:b/>
          <w:bCs/>
        </w:rPr>
        <w:t>Tabuľka 7B. Kompaktný prehľad transcript-level modelových odhadov.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993"/>
        <w:gridCol w:w="993"/>
        <w:gridCol w:w="993"/>
        <w:gridCol w:w="993"/>
        <w:gridCol w:w="993"/>
        <w:gridCol w:w="993"/>
        <w:gridCol w:w="993"/>
        <w:gridCol w:w="992"/>
      </w:tblGrid>
      <w:tr w:rsidR="00E27D67" w14:paraId="4CBE6D77"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993" w:type="dxa"/>
            <w:tcBorders>
              <w:top w:val="single" w:sz="10" w:space="0" w:color="000000"/>
              <w:left w:val="nil"/>
              <w:bottom w:val="single" w:sz="8" w:space="0" w:color="000000"/>
              <w:right w:val="nil"/>
            </w:tcBorders>
          </w:tcPr>
          <w:p w14:paraId="65099C63" w14:textId="77777777" w:rsidR="00E27D67" w:rsidRDefault="00000000">
            <w:pPr>
              <w:pStyle w:val="Compact"/>
              <w:spacing w:after="0"/>
            </w:pPr>
            <w:r>
              <w:rPr>
                <w:rFonts w:ascii="Times New Roman" w:hAnsi="Times New Roman" w:cs="Times New Roman"/>
                <w:b/>
                <w:bCs/>
                <w:sz w:val="20"/>
                <w:szCs w:val="20"/>
              </w:rPr>
              <w:t>Outcome</w:t>
            </w:r>
          </w:p>
        </w:tc>
        <w:tc>
          <w:tcPr>
            <w:tcW w:w="993" w:type="dxa"/>
            <w:tcBorders>
              <w:top w:val="single" w:sz="10" w:space="0" w:color="000000"/>
              <w:left w:val="nil"/>
              <w:bottom w:val="single" w:sz="8" w:space="0" w:color="000000"/>
              <w:right w:val="nil"/>
            </w:tcBorders>
          </w:tcPr>
          <w:p w14:paraId="3CC16B3D" w14:textId="77777777" w:rsidR="00E27D67" w:rsidRDefault="00000000">
            <w:pPr>
              <w:pStyle w:val="Compact"/>
              <w:spacing w:after="0"/>
            </w:pPr>
            <w:r>
              <w:rPr>
                <w:rFonts w:ascii="Times New Roman" w:hAnsi="Times New Roman" w:cs="Times New Roman"/>
                <w:b/>
                <w:bCs/>
                <w:sz w:val="20"/>
                <w:szCs w:val="20"/>
              </w:rPr>
              <w:t>Model</w:t>
            </w:r>
          </w:p>
        </w:tc>
        <w:tc>
          <w:tcPr>
            <w:tcW w:w="993" w:type="dxa"/>
            <w:tcBorders>
              <w:top w:val="single" w:sz="10" w:space="0" w:color="000000"/>
              <w:left w:val="nil"/>
              <w:bottom w:val="single" w:sz="8" w:space="0" w:color="000000"/>
              <w:right w:val="nil"/>
            </w:tcBorders>
          </w:tcPr>
          <w:p w14:paraId="633BE4DD" w14:textId="77777777" w:rsidR="00E27D67" w:rsidRDefault="00000000">
            <w:pPr>
              <w:pStyle w:val="Compact"/>
              <w:spacing w:after="0"/>
            </w:pPr>
            <w:r>
              <w:rPr>
                <w:rFonts w:ascii="Times New Roman" w:hAnsi="Times New Roman" w:cs="Times New Roman"/>
                <w:b/>
                <w:bCs/>
                <w:sz w:val="20"/>
                <w:szCs w:val="20"/>
              </w:rPr>
              <w:t>Guardrail b</w:t>
            </w:r>
          </w:p>
        </w:tc>
        <w:tc>
          <w:tcPr>
            <w:tcW w:w="993" w:type="dxa"/>
            <w:tcBorders>
              <w:top w:val="single" w:sz="10" w:space="0" w:color="000000"/>
              <w:left w:val="nil"/>
              <w:bottom w:val="single" w:sz="8" w:space="0" w:color="000000"/>
              <w:right w:val="nil"/>
            </w:tcBorders>
          </w:tcPr>
          <w:p w14:paraId="0BC7ED19" w14:textId="77777777" w:rsidR="00E27D67" w:rsidRDefault="00000000">
            <w:pPr>
              <w:pStyle w:val="Compact"/>
              <w:spacing w:after="0"/>
            </w:pPr>
            <w:r>
              <w:rPr>
                <w:rFonts w:ascii="Times New Roman" w:hAnsi="Times New Roman" w:cs="Times New Roman"/>
                <w:b/>
                <w:bCs/>
                <w:sz w:val="20"/>
                <w:szCs w:val="20"/>
              </w:rPr>
              <w:t>Guardrail SE</w:t>
            </w:r>
          </w:p>
        </w:tc>
        <w:tc>
          <w:tcPr>
            <w:tcW w:w="993" w:type="dxa"/>
            <w:tcBorders>
              <w:top w:val="single" w:sz="10" w:space="0" w:color="000000"/>
              <w:left w:val="nil"/>
              <w:bottom w:val="single" w:sz="8" w:space="0" w:color="000000"/>
              <w:right w:val="nil"/>
            </w:tcBorders>
          </w:tcPr>
          <w:p w14:paraId="0FDF8066" w14:textId="77777777" w:rsidR="00E27D67" w:rsidRDefault="00000000">
            <w:pPr>
              <w:pStyle w:val="Compact"/>
              <w:spacing w:after="0"/>
            </w:pPr>
            <w:r>
              <w:rPr>
                <w:rFonts w:ascii="Times New Roman" w:hAnsi="Times New Roman" w:cs="Times New Roman"/>
                <w:b/>
                <w:bCs/>
                <w:sz w:val="20"/>
                <w:szCs w:val="20"/>
              </w:rPr>
              <w:t>Profil P2 b</w:t>
            </w:r>
          </w:p>
        </w:tc>
        <w:tc>
          <w:tcPr>
            <w:tcW w:w="993" w:type="dxa"/>
            <w:tcBorders>
              <w:top w:val="single" w:sz="10" w:space="0" w:color="000000"/>
              <w:left w:val="nil"/>
              <w:bottom w:val="single" w:sz="8" w:space="0" w:color="000000"/>
              <w:right w:val="nil"/>
            </w:tcBorders>
          </w:tcPr>
          <w:p w14:paraId="0C4D71E5" w14:textId="77777777" w:rsidR="00E27D67" w:rsidRDefault="00000000">
            <w:pPr>
              <w:pStyle w:val="Compact"/>
              <w:spacing w:after="0"/>
            </w:pPr>
            <w:r>
              <w:rPr>
                <w:rFonts w:ascii="Times New Roman" w:hAnsi="Times New Roman" w:cs="Times New Roman"/>
                <w:b/>
                <w:bCs/>
                <w:sz w:val="20"/>
                <w:szCs w:val="20"/>
              </w:rPr>
              <w:t>Profil P3 b</w:t>
            </w:r>
          </w:p>
        </w:tc>
        <w:tc>
          <w:tcPr>
            <w:tcW w:w="993" w:type="dxa"/>
            <w:tcBorders>
              <w:top w:val="single" w:sz="10" w:space="0" w:color="000000"/>
              <w:left w:val="nil"/>
              <w:bottom w:val="single" w:sz="8" w:space="0" w:color="000000"/>
              <w:right w:val="nil"/>
            </w:tcBorders>
          </w:tcPr>
          <w:p w14:paraId="12171172" w14:textId="77777777" w:rsidR="00E27D67" w:rsidRDefault="00000000">
            <w:pPr>
              <w:pStyle w:val="Compact"/>
              <w:spacing w:after="0"/>
            </w:pPr>
            <w:r>
              <w:rPr>
                <w:rFonts w:ascii="Times New Roman" w:hAnsi="Times New Roman" w:cs="Times New Roman"/>
                <w:b/>
                <w:bCs/>
                <w:sz w:val="20"/>
                <w:szCs w:val="20"/>
              </w:rPr>
              <w:t>Najvacsi interakcny abs(b)</w:t>
            </w:r>
          </w:p>
        </w:tc>
        <w:tc>
          <w:tcPr>
            <w:tcW w:w="992" w:type="dxa"/>
            <w:tcBorders>
              <w:top w:val="single" w:sz="10" w:space="0" w:color="000000"/>
              <w:left w:val="nil"/>
              <w:bottom w:val="single" w:sz="8" w:space="0" w:color="000000"/>
              <w:right w:val="nil"/>
            </w:tcBorders>
          </w:tcPr>
          <w:p w14:paraId="1A04FF2F" w14:textId="77777777" w:rsidR="00E27D67" w:rsidRDefault="00000000">
            <w:pPr>
              <w:pStyle w:val="Compact"/>
              <w:spacing w:after="0"/>
            </w:pPr>
            <w:r>
              <w:rPr>
                <w:rFonts w:ascii="Times New Roman" w:hAnsi="Times New Roman" w:cs="Times New Roman"/>
                <w:b/>
                <w:bCs/>
                <w:sz w:val="20"/>
                <w:szCs w:val="20"/>
              </w:rPr>
              <w:t>Interakcne p (min)</w:t>
            </w:r>
          </w:p>
        </w:tc>
      </w:tr>
      <w:tr w:rsidR="00E27D67" w14:paraId="3652AE1D" w14:textId="77777777" w:rsidTr="00E27D67">
        <w:trPr>
          <w:jc w:val="center"/>
        </w:trPr>
        <w:tc>
          <w:tcPr>
            <w:tcW w:w="993" w:type="dxa"/>
            <w:tcBorders>
              <w:top w:val="nil"/>
              <w:left w:val="nil"/>
              <w:bottom w:val="nil"/>
              <w:right w:val="nil"/>
            </w:tcBorders>
          </w:tcPr>
          <w:p w14:paraId="407A3B55" w14:textId="77777777" w:rsidR="00E27D67" w:rsidRDefault="00000000">
            <w:pPr>
              <w:pStyle w:val="Compact"/>
              <w:spacing w:after="0"/>
            </w:pPr>
            <w:r>
              <w:rPr>
                <w:rFonts w:ascii="Times New Roman" w:hAnsi="Times New Roman" w:cs="Times New Roman"/>
                <w:sz w:val="20"/>
                <w:szCs w:val="20"/>
              </w:rPr>
              <w:t>Symptom error mean</w:t>
            </w:r>
          </w:p>
        </w:tc>
        <w:tc>
          <w:tcPr>
            <w:tcW w:w="993" w:type="dxa"/>
            <w:tcBorders>
              <w:top w:val="nil"/>
              <w:left w:val="nil"/>
              <w:bottom w:val="nil"/>
              <w:right w:val="nil"/>
            </w:tcBorders>
          </w:tcPr>
          <w:p w14:paraId="2C430233" w14:textId="77777777" w:rsidR="00E27D67"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nil"/>
              <w:right w:val="nil"/>
            </w:tcBorders>
          </w:tcPr>
          <w:p w14:paraId="21B81B99" w14:textId="77777777" w:rsidR="00E27D67" w:rsidRDefault="00000000">
            <w:pPr>
              <w:pStyle w:val="Compact"/>
              <w:spacing w:after="0"/>
            </w:pPr>
            <w:r>
              <w:rPr>
                <w:rFonts w:ascii="Times New Roman" w:hAnsi="Times New Roman" w:cs="Times New Roman"/>
                <w:sz w:val="20"/>
                <w:szCs w:val="20"/>
              </w:rPr>
              <w:t>-0,02</w:t>
            </w:r>
          </w:p>
        </w:tc>
        <w:tc>
          <w:tcPr>
            <w:tcW w:w="993" w:type="dxa"/>
            <w:tcBorders>
              <w:top w:val="nil"/>
              <w:left w:val="nil"/>
              <w:bottom w:val="nil"/>
              <w:right w:val="nil"/>
            </w:tcBorders>
          </w:tcPr>
          <w:p w14:paraId="2F07717C" w14:textId="77777777" w:rsidR="00E27D67" w:rsidRDefault="00000000">
            <w:pPr>
              <w:pStyle w:val="Compact"/>
              <w:spacing w:after="0"/>
            </w:pPr>
            <w:r>
              <w:rPr>
                <w:rFonts w:ascii="Times New Roman" w:hAnsi="Times New Roman" w:cs="Times New Roman"/>
                <w:sz w:val="20"/>
                <w:szCs w:val="20"/>
              </w:rPr>
              <w:t>0,04</w:t>
            </w:r>
          </w:p>
        </w:tc>
        <w:tc>
          <w:tcPr>
            <w:tcW w:w="993" w:type="dxa"/>
            <w:tcBorders>
              <w:top w:val="nil"/>
              <w:left w:val="nil"/>
              <w:bottom w:val="nil"/>
              <w:right w:val="nil"/>
            </w:tcBorders>
          </w:tcPr>
          <w:p w14:paraId="4B995EAA" w14:textId="77777777" w:rsidR="00E27D67" w:rsidRDefault="00000000">
            <w:pPr>
              <w:pStyle w:val="Compact"/>
              <w:spacing w:after="0"/>
            </w:pPr>
            <w:r>
              <w:rPr>
                <w:rFonts w:ascii="Times New Roman" w:hAnsi="Times New Roman" w:cs="Times New Roman"/>
                <w:sz w:val="20"/>
                <w:szCs w:val="20"/>
              </w:rPr>
              <w:t>-0,05</w:t>
            </w:r>
          </w:p>
        </w:tc>
        <w:tc>
          <w:tcPr>
            <w:tcW w:w="993" w:type="dxa"/>
            <w:tcBorders>
              <w:top w:val="nil"/>
              <w:left w:val="nil"/>
              <w:bottom w:val="nil"/>
              <w:right w:val="nil"/>
            </w:tcBorders>
          </w:tcPr>
          <w:p w14:paraId="55D17793" w14:textId="77777777" w:rsidR="00E27D67" w:rsidRDefault="00000000">
            <w:pPr>
              <w:pStyle w:val="Compact"/>
              <w:spacing w:after="0"/>
            </w:pPr>
            <w:r>
              <w:rPr>
                <w:rFonts w:ascii="Times New Roman" w:hAnsi="Times New Roman" w:cs="Times New Roman"/>
                <w:sz w:val="20"/>
                <w:szCs w:val="20"/>
              </w:rPr>
              <w:t>0,06</w:t>
            </w:r>
          </w:p>
        </w:tc>
        <w:tc>
          <w:tcPr>
            <w:tcW w:w="993" w:type="dxa"/>
            <w:tcBorders>
              <w:top w:val="nil"/>
              <w:left w:val="nil"/>
              <w:bottom w:val="nil"/>
              <w:right w:val="nil"/>
            </w:tcBorders>
          </w:tcPr>
          <w:p w14:paraId="5FE517BE" w14:textId="77777777" w:rsidR="00E27D67" w:rsidRDefault="00000000">
            <w:pPr>
              <w:pStyle w:val="Compact"/>
              <w:spacing w:after="0"/>
            </w:pPr>
            <w:r>
              <w:rPr>
                <w:rFonts w:ascii="Times New Roman" w:hAnsi="Times New Roman" w:cs="Times New Roman"/>
                <w:sz w:val="20"/>
                <w:szCs w:val="20"/>
              </w:rPr>
              <w:t>0,10</w:t>
            </w:r>
          </w:p>
        </w:tc>
        <w:tc>
          <w:tcPr>
            <w:tcW w:w="992" w:type="dxa"/>
            <w:tcBorders>
              <w:top w:val="nil"/>
              <w:left w:val="nil"/>
              <w:bottom w:val="nil"/>
              <w:right w:val="nil"/>
            </w:tcBorders>
          </w:tcPr>
          <w:p w14:paraId="72CCCFF4" w14:textId="77777777" w:rsidR="00E27D67" w:rsidRDefault="00000000">
            <w:pPr>
              <w:pStyle w:val="Compact"/>
              <w:spacing w:after="0"/>
            </w:pPr>
            <w:r>
              <w:rPr>
                <w:rFonts w:ascii="Times New Roman" w:hAnsi="Times New Roman" w:cs="Times New Roman"/>
                <w:sz w:val="20"/>
                <w:szCs w:val="20"/>
              </w:rPr>
              <w:t>n/a</w:t>
            </w:r>
          </w:p>
        </w:tc>
      </w:tr>
      <w:tr w:rsidR="00E27D67" w14:paraId="2959BF5B" w14:textId="77777777" w:rsidTr="00E27D67">
        <w:trPr>
          <w:jc w:val="center"/>
        </w:trPr>
        <w:tc>
          <w:tcPr>
            <w:tcW w:w="993" w:type="dxa"/>
            <w:tcBorders>
              <w:top w:val="nil"/>
              <w:left w:val="nil"/>
              <w:bottom w:val="nil"/>
              <w:right w:val="nil"/>
            </w:tcBorders>
          </w:tcPr>
          <w:p w14:paraId="1CEE6CB9" w14:textId="77777777" w:rsidR="00E27D67" w:rsidRDefault="00000000">
            <w:pPr>
              <w:pStyle w:val="Compact"/>
              <w:spacing w:after="0"/>
            </w:pPr>
            <w:r>
              <w:rPr>
                <w:rFonts w:ascii="Times New Roman" w:hAnsi="Times New Roman" w:cs="Times New Roman"/>
                <w:sz w:val="20"/>
                <w:szCs w:val="20"/>
              </w:rPr>
              <w:t>Severity error</w:t>
            </w:r>
          </w:p>
        </w:tc>
        <w:tc>
          <w:tcPr>
            <w:tcW w:w="993" w:type="dxa"/>
            <w:tcBorders>
              <w:top w:val="nil"/>
              <w:left w:val="nil"/>
              <w:bottom w:val="nil"/>
              <w:right w:val="nil"/>
            </w:tcBorders>
          </w:tcPr>
          <w:p w14:paraId="01CDB50D" w14:textId="77777777" w:rsidR="00E27D67"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nil"/>
              <w:right w:val="nil"/>
            </w:tcBorders>
          </w:tcPr>
          <w:p w14:paraId="4BA75DE8" w14:textId="77777777" w:rsidR="00E27D67" w:rsidRDefault="00000000">
            <w:pPr>
              <w:pStyle w:val="Compact"/>
              <w:spacing w:after="0"/>
            </w:pPr>
            <w:r>
              <w:rPr>
                <w:rFonts w:ascii="Times New Roman" w:hAnsi="Times New Roman" w:cs="Times New Roman"/>
                <w:sz w:val="20"/>
                <w:szCs w:val="20"/>
              </w:rPr>
              <w:t>-0,24</w:t>
            </w:r>
          </w:p>
        </w:tc>
        <w:tc>
          <w:tcPr>
            <w:tcW w:w="993" w:type="dxa"/>
            <w:tcBorders>
              <w:top w:val="nil"/>
              <w:left w:val="nil"/>
              <w:bottom w:val="nil"/>
              <w:right w:val="nil"/>
            </w:tcBorders>
          </w:tcPr>
          <w:p w14:paraId="6ECA713C" w14:textId="77777777" w:rsidR="00E27D67" w:rsidRDefault="00000000">
            <w:pPr>
              <w:pStyle w:val="Compact"/>
              <w:spacing w:after="0"/>
            </w:pPr>
            <w:r>
              <w:rPr>
                <w:rFonts w:ascii="Times New Roman" w:hAnsi="Times New Roman" w:cs="Times New Roman"/>
                <w:sz w:val="20"/>
                <w:szCs w:val="20"/>
              </w:rPr>
              <w:t>0,13</w:t>
            </w:r>
          </w:p>
        </w:tc>
        <w:tc>
          <w:tcPr>
            <w:tcW w:w="993" w:type="dxa"/>
            <w:tcBorders>
              <w:top w:val="nil"/>
              <w:left w:val="nil"/>
              <w:bottom w:val="nil"/>
              <w:right w:val="nil"/>
            </w:tcBorders>
          </w:tcPr>
          <w:p w14:paraId="6767077A" w14:textId="77777777" w:rsidR="00E27D67" w:rsidRDefault="00000000">
            <w:pPr>
              <w:pStyle w:val="Compact"/>
              <w:spacing w:after="0"/>
            </w:pPr>
            <w:r>
              <w:rPr>
                <w:rFonts w:ascii="Times New Roman" w:hAnsi="Times New Roman" w:cs="Times New Roman"/>
                <w:sz w:val="20"/>
                <w:szCs w:val="20"/>
              </w:rPr>
              <w:t>-0,28</w:t>
            </w:r>
          </w:p>
        </w:tc>
        <w:tc>
          <w:tcPr>
            <w:tcW w:w="993" w:type="dxa"/>
            <w:tcBorders>
              <w:top w:val="nil"/>
              <w:left w:val="nil"/>
              <w:bottom w:val="nil"/>
              <w:right w:val="nil"/>
            </w:tcBorders>
          </w:tcPr>
          <w:p w14:paraId="7696B6BF" w14:textId="77777777" w:rsidR="00E27D67" w:rsidRDefault="00000000">
            <w:pPr>
              <w:pStyle w:val="Compact"/>
              <w:spacing w:after="0"/>
            </w:pPr>
            <w:r>
              <w:rPr>
                <w:rFonts w:ascii="Times New Roman" w:hAnsi="Times New Roman" w:cs="Times New Roman"/>
                <w:sz w:val="20"/>
                <w:szCs w:val="20"/>
              </w:rPr>
              <w:t>-0,37</w:t>
            </w:r>
          </w:p>
        </w:tc>
        <w:tc>
          <w:tcPr>
            <w:tcW w:w="993" w:type="dxa"/>
            <w:tcBorders>
              <w:top w:val="nil"/>
              <w:left w:val="nil"/>
              <w:bottom w:val="nil"/>
              <w:right w:val="nil"/>
            </w:tcBorders>
          </w:tcPr>
          <w:p w14:paraId="0EEDBF04" w14:textId="77777777" w:rsidR="00E27D67" w:rsidRDefault="00000000">
            <w:pPr>
              <w:pStyle w:val="Compact"/>
              <w:spacing w:after="0"/>
            </w:pPr>
            <w:r>
              <w:rPr>
                <w:rFonts w:ascii="Times New Roman" w:hAnsi="Times New Roman" w:cs="Times New Roman"/>
                <w:sz w:val="20"/>
                <w:szCs w:val="20"/>
              </w:rPr>
              <w:t>0,49</w:t>
            </w:r>
          </w:p>
        </w:tc>
        <w:tc>
          <w:tcPr>
            <w:tcW w:w="992" w:type="dxa"/>
            <w:tcBorders>
              <w:top w:val="nil"/>
              <w:left w:val="nil"/>
              <w:bottom w:val="nil"/>
              <w:right w:val="nil"/>
            </w:tcBorders>
          </w:tcPr>
          <w:p w14:paraId="51C5B912" w14:textId="77777777" w:rsidR="00E27D67" w:rsidRDefault="00000000">
            <w:pPr>
              <w:pStyle w:val="Compact"/>
              <w:spacing w:after="0"/>
            </w:pPr>
            <w:r>
              <w:rPr>
                <w:rFonts w:ascii="Times New Roman" w:hAnsi="Times New Roman" w:cs="Times New Roman"/>
                <w:sz w:val="20"/>
                <w:szCs w:val="20"/>
              </w:rPr>
              <w:t>n/a</w:t>
            </w:r>
          </w:p>
        </w:tc>
      </w:tr>
      <w:tr w:rsidR="00E27D67" w14:paraId="5282A813" w14:textId="77777777" w:rsidTr="00E27D67">
        <w:trPr>
          <w:jc w:val="center"/>
        </w:trPr>
        <w:tc>
          <w:tcPr>
            <w:tcW w:w="993" w:type="dxa"/>
            <w:tcBorders>
              <w:top w:val="nil"/>
              <w:left w:val="nil"/>
              <w:bottom w:val="single" w:sz="10" w:space="0" w:color="000000"/>
              <w:right w:val="nil"/>
            </w:tcBorders>
          </w:tcPr>
          <w:p w14:paraId="730EDB66" w14:textId="77777777" w:rsidR="00E27D67" w:rsidRDefault="00000000">
            <w:pPr>
              <w:pStyle w:val="Compact"/>
              <w:spacing w:after="0"/>
            </w:pPr>
            <w:r>
              <w:rPr>
                <w:rFonts w:ascii="Times New Roman" w:hAnsi="Times New Roman" w:cs="Times New Roman"/>
                <w:sz w:val="20"/>
                <w:szCs w:val="20"/>
              </w:rPr>
              <w:t>Impact error</w:t>
            </w:r>
          </w:p>
        </w:tc>
        <w:tc>
          <w:tcPr>
            <w:tcW w:w="993" w:type="dxa"/>
            <w:tcBorders>
              <w:top w:val="nil"/>
              <w:left w:val="nil"/>
              <w:bottom w:val="single" w:sz="10" w:space="0" w:color="000000"/>
              <w:right w:val="nil"/>
            </w:tcBorders>
          </w:tcPr>
          <w:p w14:paraId="1C03D3FD" w14:textId="77777777" w:rsidR="00E27D67" w:rsidRDefault="00000000">
            <w:pPr>
              <w:pStyle w:val="Compact"/>
              <w:spacing w:after="0"/>
            </w:pPr>
            <w:r>
              <w:rPr>
                <w:rFonts w:ascii="Times New Roman" w:hAnsi="Times New Roman" w:cs="Times New Roman"/>
                <w:sz w:val="20"/>
                <w:szCs w:val="20"/>
              </w:rPr>
              <w:t>LMM-transcript</w:t>
            </w:r>
          </w:p>
        </w:tc>
        <w:tc>
          <w:tcPr>
            <w:tcW w:w="993" w:type="dxa"/>
            <w:tcBorders>
              <w:top w:val="nil"/>
              <w:left w:val="nil"/>
              <w:bottom w:val="single" w:sz="10" w:space="0" w:color="000000"/>
              <w:right w:val="nil"/>
            </w:tcBorders>
          </w:tcPr>
          <w:p w14:paraId="59E85505" w14:textId="77777777" w:rsidR="00E27D67" w:rsidRDefault="00000000">
            <w:pPr>
              <w:pStyle w:val="Compact"/>
              <w:spacing w:after="0"/>
            </w:pPr>
            <w:r>
              <w:rPr>
                <w:rFonts w:ascii="Times New Roman" w:hAnsi="Times New Roman" w:cs="Times New Roman"/>
                <w:sz w:val="20"/>
                <w:szCs w:val="20"/>
              </w:rPr>
              <w:t>-0,16</w:t>
            </w:r>
          </w:p>
        </w:tc>
        <w:tc>
          <w:tcPr>
            <w:tcW w:w="993" w:type="dxa"/>
            <w:tcBorders>
              <w:top w:val="nil"/>
              <w:left w:val="nil"/>
              <w:bottom w:val="single" w:sz="10" w:space="0" w:color="000000"/>
              <w:right w:val="nil"/>
            </w:tcBorders>
          </w:tcPr>
          <w:p w14:paraId="41127EED" w14:textId="77777777" w:rsidR="00E27D67" w:rsidRDefault="00000000">
            <w:pPr>
              <w:pStyle w:val="Compact"/>
              <w:spacing w:after="0"/>
            </w:pPr>
            <w:r>
              <w:rPr>
                <w:rFonts w:ascii="Times New Roman" w:hAnsi="Times New Roman" w:cs="Times New Roman"/>
                <w:sz w:val="20"/>
                <w:szCs w:val="20"/>
              </w:rPr>
              <w:t>0,11</w:t>
            </w:r>
          </w:p>
        </w:tc>
        <w:tc>
          <w:tcPr>
            <w:tcW w:w="993" w:type="dxa"/>
            <w:tcBorders>
              <w:top w:val="nil"/>
              <w:left w:val="nil"/>
              <w:bottom w:val="single" w:sz="10" w:space="0" w:color="000000"/>
              <w:right w:val="nil"/>
            </w:tcBorders>
          </w:tcPr>
          <w:p w14:paraId="7D9C2954" w14:textId="77777777" w:rsidR="00E27D67" w:rsidRDefault="00000000">
            <w:pPr>
              <w:pStyle w:val="Compact"/>
              <w:spacing w:after="0"/>
            </w:pPr>
            <w:r>
              <w:rPr>
                <w:rFonts w:ascii="Times New Roman" w:hAnsi="Times New Roman" w:cs="Times New Roman"/>
                <w:sz w:val="20"/>
                <w:szCs w:val="20"/>
              </w:rPr>
              <w:t>-0,28</w:t>
            </w:r>
          </w:p>
        </w:tc>
        <w:tc>
          <w:tcPr>
            <w:tcW w:w="993" w:type="dxa"/>
            <w:tcBorders>
              <w:top w:val="nil"/>
              <w:left w:val="nil"/>
              <w:bottom w:val="single" w:sz="10" w:space="0" w:color="000000"/>
              <w:right w:val="nil"/>
            </w:tcBorders>
          </w:tcPr>
          <w:p w14:paraId="6AEA768C" w14:textId="77777777" w:rsidR="00E27D67" w:rsidRDefault="00000000">
            <w:pPr>
              <w:pStyle w:val="Compact"/>
              <w:spacing w:after="0"/>
            </w:pPr>
            <w:r>
              <w:rPr>
                <w:rFonts w:ascii="Times New Roman" w:hAnsi="Times New Roman" w:cs="Times New Roman"/>
                <w:sz w:val="20"/>
                <w:szCs w:val="20"/>
              </w:rPr>
              <w:t>-0,20</w:t>
            </w:r>
          </w:p>
        </w:tc>
        <w:tc>
          <w:tcPr>
            <w:tcW w:w="993" w:type="dxa"/>
            <w:tcBorders>
              <w:top w:val="nil"/>
              <w:left w:val="nil"/>
              <w:bottom w:val="single" w:sz="10" w:space="0" w:color="000000"/>
              <w:right w:val="nil"/>
            </w:tcBorders>
          </w:tcPr>
          <w:p w14:paraId="3FD2BC70" w14:textId="77777777" w:rsidR="00E27D67" w:rsidRDefault="00000000">
            <w:pPr>
              <w:pStyle w:val="Compact"/>
              <w:spacing w:after="0"/>
            </w:pPr>
            <w:r>
              <w:rPr>
                <w:rFonts w:ascii="Times New Roman" w:hAnsi="Times New Roman" w:cs="Times New Roman"/>
                <w:sz w:val="20"/>
                <w:szCs w:val="20"/>
              </w:rPr>
              <w:t>0,24</w:t>
            </w:r>
          </w:p>
        </w:tc>
        <w:tc>
          <w:tcPr>
            <w:tcW w:w="992" w:type="dxa"/>
            <w:tcBorders>
              <w:top w:val="nil"/>
              <w:left w:val="nil"/>
              <w:bottom w:val="single" w:sz="10" w:space="0" w:color="000000"/>
              <w:right w:val="nil"/>
            </w:tcBorders>
          </w:tcPr>
          <w:p w14:paraId="1293FDF7" w14:textId="77777777" w:rsidR="00E27D67" w:rsidRDefault="00000000">
            <w:pPr>
              <w:pStyle w:val="Compact"/>
              <w:spacing w:after="0"/>
            </w:pPr>
            <w:r>
              <w:rPr>
                <w:rFonts w:ascii="Times New Roman" w:hAnsi="Times New Roman" w:cs="Times New Roman"/>
                <w:sz w:val="20"/>
                <w:szCs w:val="20"/>
              </w:rPr>
              <w:t>n/a</w:t>
            </w:r>
          </w:p>
        </w:tc>
      </w:tr>
    </w:tbl>
    <w:p w14:paraId="7976B558" w14:textId="77777777" w:rsidR="00E27D67" w:rsidRDefault="00000000">
      <w:pPr>
        <w:pStyle w:val="Zkladntext"/>
      </w:pPr>
      <w:r>
        <w:t xml:space="preserve">Poznámka. Referenčná bunka bola </w:t>
      </w:r>
      <w:r>
        <w:rPr>
          <w:rStyle w:val="VerbatimChar"/>
        </w:rPr>
        <w:t>off × P1</w:t>
      </w:r>
      <w:r>
        <w:t>. Pri LMM pre index klinickej vierohodnosti a index defektov sú použité random intercepty pre seed aj hodnotiteľa; pri transcript-level ukazovateľoch odchýlky voči anchorom (</w:t>
      </w:r>
      <w:r>
        <w:rPr>
          <w:rStyle w:val="VerbatimChar"/>
        </w:rPr>
        <w:t>symptom_error_mean</w:t>
      </w:r>
      <w:r>
        <w:t xml:space="preserve">, </w:t>
      </w:r>
      <w:r>
        <w:rPr>
          <w:rStyle w:val="VerbatimChar"/>
        </w:rPr>
        <w:t>severity_error</w:t>
      </w:r>
      <w:r>
        <w:t xml:space="preserve">, </w:t>
      </w:r>
      <w:r>
        <w:rPr>
          <w:rStyle w:val="VerbatimChar"/>
        </w:rPr>
        <w:t>impact_error</w:t>
      </w:r>
      <w:r>
        <w:t xml:space="preserve">) len random intercept pre seed. Pri CLMM sú do kompaktnej tabuľky prenesené aj orientačné interakčné p-hodnoty pre najsilnejší interakčný člen. Hodnota </w:t>
      </w:r>
      <w:r>
        <w:rPr>
          <w:rStyle w:val="VerbatimChar"/>
        </w:rPr>
        <w:t>n/a</w:t>
      </w:r>
      <w:r>
        <w:t xml:space="preserve"> znamená, že daný riadok nemá priamo reportovaný interakčný p-koeficient v tejto kompaktnej projekcii.</w:t>
      </w:r>
    </w:p>
    <w:p w14:paraId="5A17E601" w14:textId="77777777" w:rsidR="00E27D67" w:rsidRDefault="00000000">
      <w:pPr>
        <w:pStyle w:val="Nadpis2"/>
      </w:pPr>
      <w:bookmarkStart w:id="126" w:name="X2b5036bbaefa1473970ba5356dcf5674b754fb6"/>
      <w:bookmarkEnd w:id="122"/>
      <w:bookmarkEnd w:id="125"/>
      <w:r>
        <w:lastRenderedPageBreak/>
        <w:t>3.7 Transcript-level ukazovatele odchýlky voči referenčným hodnotám seed scenárov</w:t>
      </w:r>
    </w:p>
    <w:p w14:paraId="61DFA9ED" w14:textId="77777777" w:rsidR="00E27D67" w:rsidRDefault="00000000">
      <w:pPr>
        <w:pStyle w:val="FirstParagraph"/>
      </w:pPr>
      <w:r>
        <w:t xml:space="preserve">V tejto časti označujú </w:t>
      </w:r>
      <w:r>
        <w:rPr>
          <w:b/>
          <w:bCs/>
        </w:rPr>
        <w:t>referenčné hodnoty seed scenárov</w:t>
      </w:r>
      <w:r>
        <w:t xml:space="preserve"> vopred určené cieľové hodnoty symptómov, závažnosti a funkčného dopadu pre každý seed. Táto vrstva vychádza zo všetkých </w:t>
      </w:r>
      <w:r>
        <w:rPr>
          <w:b/>
          <w:bCs/>
        </w:rPr>
        <w:t>12 seedov</w:t>
      </w:r>
      <w:r>
        <w:t xml:space="preserve"> a </w:t>
      </w:r>
      <w:r>
        <w:rPr>
          <w:b/>
          <w:bCs/>
        </w:rPr>
        <w:t>72 unikátnych transkriptov</w:t>
      </w:r>
      <w:r>
        <w:t xml:space="preserve">. </w:t>
      </w:r>
      <w:r>
        <w:rPr>
          <w:b/>
          <w:bCs/>
        </w:rPr>
        <w:t>Priemerná symptom error</w:t>
      </w:r>
      <w:r>
        <w:t xml:space="preserve"> dosiahla hodnotu približne </w:t>
      </w:r>
      <w:r>
        <w:rPr>
          <w:b/>
          <w:bCs/>
        </w:rPr>
        <w:t>0,53</w:t>
      </w:r>
      <w:r>
        <w:t xml:space="preserve"> na škále </w:t>
      </w:r>
      <w:r>
        <w:rPr>
          <w:rStyle w:val="VerbatimChar"/>
        </w:rPr>
        <w:t>0-3</w:t>
      </w:r>
      <w:r>
        <w:t xml:space="preserve"> (</w:t>
      </w:r>
      <w:r>
        <w:rPr>
          <w:rStyle w:val="VerbatimChar"/>
        </w:rPr>
        <w:t>SD = 0,20</w:t>
      </w:r>
      <w:r>
        <w:t xml:space="preserve">, medián = 0,56, rozsah 0,11 až 0,89). Pri ukazovateľoch založených na transcript-level priemere expertných odhadov bola </w:t>
      </w:r>
      <w:r>
        <w:rPr>
          <w:b/>
          <w:bCs/>
        </w:rPr>
        <w:t>priemerná severity error</w:t>
      </w:r>
      <w:r>
        <w:t xml:space="preserve"> približne </w:t>
      </w:r>
      <w:r>
        <w:rPr>
          <w:b/>
          <w:bCs/>
        </w:rPr>
        <w:t>0,35</w:t>
      </w:r>
      <w:r>
        <w:t xml:space="preserve"> (</w:t>
      </w:r>
      <w:r>
        <w:rPr>
          <w:rStyle w:val="VerbatimChar"/>
        </w:rPr>
        <w:t>SD = 0,34</w:t>
      </w:r>
      <w:r>
        <w:t xml:space="preserve">) a </w:t>
      </w:r>
      <w:r>
        <w:rPr>
          <w:b/>
          <w:bCs/>
        </w:rPr>
        <w:t>priemerná impact error</w:t>
      </w:r>
      <w:r>
        <w:t xml:space="preserve"> približne </w:t>
      </w:r>
      <w:r>
        <w:rPr>
          <w:b/>
          <w:bCs/>
        </w:rPr>
        <w:t>0,40</w:t>
      </w:r>
      <w:r>
        <w:t xml:space="preserve"> (</w:t>
      </w:r>
      <w:r>
        <w:rPr>
          <w:rStyle w:val="VerbatimChar"/>
        </w:rPr>
        <w:t>SD = 0,37</w:t>
      </w:r>
      <w:r>
        <w:t>).</w:t>
      </w:r>
    </w:p>
    <w:p w14:paraId="5C86C2B6" w14:textId="77777777" w:rsidR="00E27D67" w:rsidRDefault="00000000">
      <w:pPr>
        <w:pStyle w:val="Zkladntext"/>
      </w:pPr>
      <w:r>
        <w:t xml:space="preserve">Z pohľadu hypotézy </w:t>
      </w:r>
      <w:r>
        <w:rPr>
          <w:rStyle w:val="VerbatimChar"/>
        </w:rPr>
        <w:t>H4</w:t>
      </w:r>
      <w:r>
        <w:t xml:space="preserve"> bol guardrail efekt mierne priaznivý, ale malý. Priemerná symptom error bola pri zapnutom usmernení o niečo nižšia než bez neho (</w:t>
      </w:r>
      <w:r>
        <w:rPr>
          <w:b/>
          <w:bCs/>
        </w:rPr>
        <w:t>0,52</w:t>
      </w:r>
      <w:r>
        <w:t xml:space="preserve"> vs. </w:t>
      </w:r>
      <w:r>
        <w:rPr>
          <w:b/>
          <w:bCs/>
        </w:rPr>
        <w:t>0,54</w:t>
      </w:r>
      <w:r>
        <w:t>) a rovnaký smer sa objavil aj pri transcript-level severity a impact error ukazovateľoch. Transcript-level modelový odhad pre symptom error však ostal malý (</w:t>
      </w:r>
      <w:r>
        <w:rPr>
          <w:rStyle w:val="VerbatimChar"/>
        </w:rPr>
        <w:t>b = -0,02</w:t>
      </w:r>
      <w:r>
        <w:t xml:space="preserve">, </w:t>
      </w:r>
      <w:r>
        <w:rPr>
          <w:rStyle w:val="VerbatimChar"/>
        </w:rPr>
        <w:t>SE = 0,04</w:t>
      </w:r>
      <w:r>
        <w:t xml:space="preserve">). Hypotéza </w:t>
      </w:r>
      <w:r>
        <w:rPr>
          <w:rStyle w:val="VerbatimChar"/>
        </w:rPr>
        <w:t>H4</w:t>
      </w:r>
      <w:r>
        <w:t xml:space="preserve"> sa preto jednoznačne nepotvrdila.</w:t>
      </w:r>
    </w:p>
    <w:p w14:paraId="38E8A340" w14:textId="77777777" w:rsidR="00E27D67" w:rsidRDefault="00000000">
      <w:pPr>
        <w:pStyle w:val="Zkladntext"/>
      </w:pPr>
      <w:r>
        <w:t xml:space="preserve">Pri profile odpovedania nevznikol jednoznačný rozdiel podporujúci </w:t>
      </w:r>
      <w:r>
        <w:rPr>
          <w:rStyle w:val="VerbatimChar"/>
        </w:rPr>
        <w:t>H8</w:t>
      </w:r>
      <w:r>
        <w:t xml:space="preserve">. Priemerná symptom error bola najnižšia pri </w:t>
      </w:r>
      <w:r>
        <w:rPr>
          <w:rStyle w:val="VerbatimChar"/>
        </w:rPr>
        <w:t>P1</w:t>
      </w:r>
      <w:r>
        <w:t xml:space="preserve"> (</w:t>
      </w:r>
      <w:r>
        <w:rPr>
          <w:b/>
          <w:bCs/>
        </w:rPr>
        <w:t>0,52</w:t>
      </w:r>
      <w:r>
        <w:t xml:space="preserve">) a mierne vyššia pri </w:t>
      </w:r>
      <w:r>
        <w:rPr>
          <w:rStyle w:val="VerbatimChar"/>
        </w:rPr>
        <w:t>P2</w:t>
      </w:r>
      <w:r>
        <w:t xml:space="preserve"> aj </w:t>
      </w:r>
      <w:r>
        <w:rPr>
          <w:rStyle w:val="VerbatimChar"/>
        </w:rPr>
        <w:t>P3</w:t>
      </w:r>
      <w:r>
        <w:t xml:space="preserve"> (obe približne </w:t>
      </w:r>
      <w:r>
        <w:rPr>
          <w:b/>
          <w:bCs/>
        </w:rPr>
        <w:t>0,53</w:t>
      </w:r>
      <w:r>
        <w:t xml:space="preserve">). Zároveň sa ukázal jemný, ale symetrický interakčný náznak: bunka </w:t>
      </w:r>
      <w:r>
        <w:rPr>
          <w:rStyle w:val="VerbatimChar"/>
        </w:rPr>
        <w:t>off × P3</w:t>
      </w:r>
      <w:r>
        <w:t xml:space="preserve"> vyšla symptomaticky slabšie, zatiaľ čo </w:t>
      </w:r>
      <w:r>
        <w:rPr>
          <w:rStyle w:val="VerbatimChar"/>
        </w:rPr>
        <w:t>on × P3</w:t>
      </w:r>
      <w:r>
        <w:t xml:space="preserve"> priaznivejšie.</w:t>
      </w:r>
    </w:p>
    <w:p w14:paraId="4FCB8DA4" w14:textId="77777777" w:rsidR="00E27D67" w:rsidRDefault="00000000">
      <w:pPr>
        <w:pStyle w:val="Zkladntext"/>
      </w:pPr>
      <w:r>
        <w:t xml:space="preserve">Všetky hodnoty v tejto sekcii sú transcript-level. Ukazovatele </w:t>
      </w:r>
      <w:r>
        <w:rPr>
          <w:rStyle w:val="VerbatimChar"/>
        </w:rPr>
        <w:t>severity_error</w:t>
      </w:r>
      <w:r>
        <w:t xml:space="preserve"> a </w:t>
      </w:r>
      <w:r>
        <w:rPr>
          <w:rStyle w:val="VerbatimChar"/>
        </w:rPr>
        <w:t>impact_error</w:t>
      </w:r>
      <w:r>
        <w:t xml:space="preserve"> vznikli agregáciou ratingových položiek </w:t>
      </w:r>
      <w:r>
        <w:rPr>
          <w:rStyle w:val="VerbatimChar"/>
        </w:rPr>
        <w:t>S1</w:t>
      </w:r>
      <w:r>
        <w:t xml:space="preserve"> a </w:t>
      </w:r>
      <w:r>
        <w:rPr>
          <w:rStyle w:val="VerbatimChar"/>
        </w:rPr>
        <w:t>S2</w:t>
      </w:r>
      <w:r>
        <w:t xml:space="preserve"> na úroveň transkriptu.</w:t>
      </w:r>
    </w:p>
    <w:p w14:paraId="4F0599AE" w14:textId="77777777" w:rsidR="00E27D67" w:rsidRDefault="00000000">
      <w:pPr>
        <w:pStyle w:val="Zkladntext"/>
      </w:pPr>
      <w:r>
        <w:rPr>
          <w:b/>
          <w:bCs/>
        </w:rPr>
        <w:t>Tabuľka 10. Transcript-level ukazovatele odchýlky voči referenčným hodnotám seed scenárov.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2648"/>
        <w:gridCol w:w="2648"/>
        <w:gridCol w:w="2647"/>
      </w:tblGrid>
      <w:tr w:rsidR="00E27D67" w14:paraId="0DF73454"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2648" w:type="dxa"/>
            <w:tcBorders>
              <w:top w:val="single" w:sz="10" w:space="0" w:color="000000"/>
              <w:left w:val="nil"/>
              <w:bottom w:val="single" w:sz="8" w:space="0" w:color="000000"/>
              <w:right w:val="nil"/>
            </w:tcBorders>
          </w:tcPr>
          <w:p w14:paraId="24E57E88" w14:textId="77777777" w:rsidR="00E27D67" w:rsidRDefault="00000000">
            <w:pPr>
              <w:pStyle w:val="Compact"/>
              <w:spacing w:after="0"/>
            </w:pPr>
            <w:r>
              <w:rPr>
                <w:rFonts w:ascii="Times New Roman" w:hAnsi="Times New Roman" w:cs="Times New Roman"/>
                <w:b/>
                <w:bCs/>
                <w:sz w:val="20"/>
                <w:szCs w:val="20"/>
              </w:rPr>
              <w:t>Ukazovateľ</w:t>
            </w:r>
          </w:p>
        </w:tc>
        <w:tc>
          <w:tcPr>
            <w:tcW w:w="2648" w:type="dxa"/>
            <w:tcBorders>
              <w:top w:val="single" w:sz="10" w:space="0" w:color="000000"/>
              <w:left w:val="nil"/>
              <w:bottom w:val="single" w:sz="8" w:space="0" w:color="000000"/>
              <w:right w:val="nil"/>
            </w:tcBorders>
          </w:tcPr>
          <w:p w14:paraId="1333E47A" w14:textId="77777777" w:rsidR="00E27D67" w:rsidRDefault="00000000">
            <w:pPr>
              <w:pStyle w:val="Compact"/>
              <w:spacing w:after="0"/>
            </w:pPr>
            <w:r>
              <w:rPr>
                <w:rFonts w:ascii="Times New Roman" w:hAnsi="Times New Roman" w:cs="Times New Roman"/>
                <w:b/>
                <w:bCs/>
                <w:sz w:val="20"/>
                <w:szCs w:val="20"/>
              </w:rPr>
              <w:t>Hodnota</w:t>
            </w:r>
          </w:p>
        </w:tc>
        <w:tc>
          <w:tcPr>
            <w:tcW w:w="2647" w:type="dxa"/>
            <w:tcBorders>
              <w:top w:val="single" w:sz="10" w:space="0" w:color="000000"/>
              <w:left w:val="nil"/>
              <w:bottom w:val="single" w:sz="8" w:space="0" w:color="000000"/>
              <w:right w:val="nil"/>
            </w:tcBorders>
          </w:tcPr>
          <w:p w14:paraId="48D0D138" w14:textId="77777777" w:rsidR="00E27D67" w:rsidRDefault="00000000">
            <w:pPr>
              <w:pStyle w:val="Compact"/>
              <w:spacing w:after="0"/>
            </w:pPr>
            <w:r>
              <w:rPr>
                <w:rFonts w:ascii="Times New Roman" w:hAnsi="Times New Roman" w:cs="Times New Roman"/>
                <w:b/>
                <w:bCs/>
                <w:sz w:val="20"/>
                <w:szCs w:val="20"/>
              </w:rPr>
              <w:t>Základ N</w:t>
            </w:r>
          </w:p>
        </w:tc>
      </w:tr>
      <w:tr w:rsidR="00E27D67" w14:paraId="07851C17" w14:textId="77777777" w:rsidTr="00E27D67">
        <w:trPr>
          <w:jc w:val="center"/>
        </w:trPr>
        <w:tc>
          <w:tcPr>
            <w:tcW w:w="2648" w:type="dxa"/>
            <w:tcBorders>
              <w:top w:val="nil"/>
              <w:left w:val="nil"/>
              <w:bottom w:val="nil"/>
              <w:right w:val="nil"/>
            </w:tcBorders>
          </w:tcPr>
          <w:p w14:paraId="5F9F2BF7" w14:textId="77777777" w:rsidR="00E27D67" w:rsidRDefault="00000000">
            <w:pPr>
              <w:pStyle w:val="Compact"/>
              <w:spacing w:after="0"/>
            </w:pPr>
            <w:r>
              <w:rPr>
                <w:rFonts w:ascii="Times New Roman" w:hAnsi="Times New Roman" w:cs="Times New Roman"/>
                <w:sz w:val="20"/>
                <w:szCs w:val="20"/>
              </w:rPr>
              <w:t>Počet seedov s referenčnými hodnotami</w:t>
            </w:r>
          </w:p>
        </w:tc>
        <w:tc>
          <w:tcPr>
            <w:tcW w:w="2648" w:type="dxa"/>
            <w:tcBorders>
              <w:top w:val="nil"/>
              <w:left w:val="nil"/>
              <w:bottom w:val="nil"/>
              <w:right w:val="nil"/>
            </w:tcBorders>
          </w:tcPr>
          <w:p w14:paraId="78669E6F" w14:textId="77777777" w:rsidR="00E27D67" w:rsidRDefault="00000000">
            <w:pPr>
              <w:pStyle w:val="Compact"/>
              <w:spacing w:after="0"/>
            </w:pPr>
            <w:r>
              <w:rPr>
                <w:rFonts w:ascii="Times New Roman" w:hAnsi="Times New Roman" w:cs="Times New Roman"/>
                <w:sz w:val="20"/>
                <w:szCs w:val="20"/>
              </w:rPr>
              <w:t>12,00</w:t>
            </w:r>
          </w:p>
        </w:tc>
        <w:tc>
          <w:tcPr>
            <w:tcW w:w="2647" w:type="dxa"/>
            <w:tcBorders>
              <w:top w:val="nil"/>
              <w:left w:val="nil"/>
              <w:bottom w:val="nil"/>
              <w:right w:val="nil"/>
            </w:tcBorders>
          </w:tcPr>
          <w:p w14:paraId="13D90442" w14:textId="77777777" w:rsidR="00E27D67" w:rsidRDefault="00000000">
            <w:pPr>
              <w:pStyle w:val="Compact"/>
              <w:spacing w:after="0"/>
            </w:pPr>
            <w:r>
              <w:rPr>
                <w:rFonts w:ascii="Times New Roman" w:hAnsi="Times New Roman" w:cs="Times New Roman"/>
                <w:sz w:val="20"/>
                <w:szCs w:val="20"/>
              </w:rPr>
              <w:t>12 seedov</w:t>
            </w:r>
          </w:p>
        </w:tc>
      </w:tr>
      <w:tr w:rsidR="00E27D67" w14:paraId="13891852" w14:textId="77777777" w:rsidTr="00E27D67">
        <w:trPr>
          <w:jc w:val="center"/>
        </w:trPr>
        <w:tc>
          <w:tcPr>
            <w:tcW w:w="2648" w:type="dxa"/>
            <w:tcBorders>
              <w:top w:val="nil"/>
              <w:left w:val="nil"/>
              <w:bottom w:val="nil"/>
              <w:right w:val="nil"/>
            </w:tcBorders>
          </w:tcPr>
          <w:p w14:paraId="1893561B" w14:textId="77777777" w:rsidR="00E27D67" w:rsidRDefault="00000000">
            <w:pPr>
              <w:pStyle w:val="Compact"/>
              <w:spacing w:after="0"/>
            </w:pPr>
            <w:r>
              <w:rPr>
                <w:rFonts w:ascii="Times New Roman" w:hAnsi="Times New Roman" w:cs="Times New Roman"/>
                <w:sz w:val="20"/>
                <w:szCs w:val="20"/>
              </w:rPr>
              <w:t>Počet transkriptov s referenčnými hodnotami</w:t>
            </w:r>
          </w:p>
        </w:tc>
        <w:tc>
          <w:tcPr>
            <w:tcW w:w="2648" w:type="dxa"/>
            <w:tcBorders>
              <w:top w:val="nil"/>
              <w:left w:val="nil"/>
              <w:bottom w:val="nil"/>
              <w:right w:val="nil"/>
            </w:tcBorders>
          </w:tcPr>
          <w:p w14:paraId="675B02AD" w14:textId="77777777" w:rsidR="00E27D67" w:rsidRDefault="00000000">
            <w:pPr>
              <w:pStyle w:val="Compact"/>
              <w:spacing w:after="0"/>
            </w:pPr>
            <w:r>
              <w:rPr>
                <w:rFonts w:ascii="Times New Roman" w:hAnsi="Times New Roman" w:cs="Times New Roman"/>
                <w:sz w:val="20"/>
                <w:szCs w:val="20"/>
              </w:rPr>
              <w:t>72,00</w:t>
            </w:r>
          </w:p>
        </w:tc>
        <w:tc>
          <w:tcPr>
            <w:tcW w:w="2647" w:type="dxa"/>
            <w:tcBorders>
              <w:top w:val="nil"/>
              <w:left w:val="nil"/>
              <w:bottom w:val="nil"/>
              <w:right w:val="nil"/>
            </w:tcBorders>
          </w:tcPr>
          <w:p w14:paraId="2982A1E2" w14:textId="77777777" w:rsidR="00E27D67" w:rsidRDefault="00000000">
            <w:pPr>
              <w:pStyle w:val="Compact"/>
              <w:spacing w:after="0"/>
            </w:pPr>
            <w:r>
              <w:rPr>
                <w:rFonts w:ascii="Times New Roman" w:hAnsi="Times New Roman" w:cs="Times New Roman"/>
                <w:sz w:val="20"/>
                <w:szCs w:val="20"/>
              </w:rPr>
              <w:t>72 transkriptov</w:t>
            </w:r>
          </w:p>
        </w:tc>
      </w:tr>
      <w:tr w:rsidR="00E27D67" w14:paraId="12441F80" w14:textId="77777777" w:rsidTr="00E27D67">
        <w:trPr>
          <w:jc w:val="center"/>
        </w:trPr>
        <w:tc>
          <w:tcPr>
            <w:tcW w:w="2648" w:type="dxa"/>
            <w:tcBorders>
              <w:top w:val="nil"/>
              <w:left w:val="nil"/>
              <w:bottom w:val="nil"/>
              <w:right w:val="nil"/>
            </w:tcBorders>
          </w:tcPr>
          <w:p w14:paraId="0D76C4A1" w14:textId="77777777" w:rsidR="00E27D67" w:rsidRDefault="00000000">
            <w:pPr>
              <w:pStyle w:val="Compact"/>
              <w:spacing w:after="0"/>
            </w:pPr>
            <w:r>
              <w:rPr>
                <w:rFonts w:ascii="Times New Roman" w:hAnsi="Times New Roman" w:cs="Times New Roman"/>
                <w:sz w:val="20"/>
                <w:szCs w:val="20"/>
              </w:rPr>
              <w:t>Počet ratingov naviazaných na referenčné seed hodnoty</w:t>
            </w:r>
          </w:p>
        </w:tc>
        <w:tc>
          <w:tcPr>
            <w:tcW w:w="2648" w:type="dxa"/>
            <w:tcBorders>
              <w:top w:val="nil"/>
              <w:left w:val="nil"/>
              <w:bottom w:val="nil"/>
              <w:right w:val="nil"/>
            </w:tcBorders>
          </w:tcPr>
          <w:p w14:paraId="206208DE" w14:textId="77777777" w:rsidR="00E27D67" w:rsidRDefault="00000000">
            <w:pPr>
              <w:pStyle w:val="Compact"/>
              <w:spacing w:after="0"/>
            </w:pPr>
            <w:r>
              <w:rPr>
                <w:rFonts w:ascii="Times New Roman" w:hAnsi="Times New Roman" w:cs="Times New Roman"/>
                <w:sz w:val="20"/>
                <w:szCs w:val="20"/>
              </w:rPr>
              <w:t>166,00</w:t>
            </w:r>
          </w:p>
        </w:tc>
        <w:tc>
          <w:tcPr>
            <w:tcW w:w="2647" w:type="dxa"/>
            <w:tcBorders>
              <w:top w:val="nil"/>
              <w:left w:val="nil"/>
              <w:bottom w:val="nil"/>
              <w:right w:val="nil"/>
            </w:tcBorders>
          </w:tcPr>
          <w:p w14:paraId="6BFADED9" w14:textId="77777777" w:rsidR="00E27D67" w:rsidRDefault="00000000">
            <w:pPr>
              <w:pStyle w:val="Compact"/>
              <w:spacing w:after="0"/>
            </w:pPr>
            <w:r>
              <w:rPr>
                <w:rFonts w:ascii="Times New Roman" w:hAnsi="Times New Roman" w:cs="Times New Roman"/>
                <w:sz w:val="20"/>
                <w:szCs w:val="20"/>
              </w:rPr>
              <w:t>166 ratingov</w:t>
            </w:r>
          </w:p>
        </w:tc>
      </w:tr>
      <w:tr w:rsidR="00E27D67" w14:paraId="3B76D180" w14:textId="77777777" w:rsidTr="00E27D67">
        <w:trPr>
          <w:jc w:val="center"/>
        </w:trPr>
        <w:tc>
          <w:tcPr>
            <w:tcW w:w="2648" w:type="dxa"/>
            <w:tcBorders>
              <w:top w:val="nil"/>
              <w:left w:val="nil"/>
              <w:bottom w:val="nil"/>
              <w:right w:val="nil"/>
            </w:tcBorders>
          </w:tcPr>
          <w:p w14:paraId="5A791DEE" w14:textId="77777777" w:rsidR="00E27D67" w:rsidRDefault="00000000">
            <w:pPr>
              <w:pStyle w:val="Compact"/>
              <w:spacing w:after="0"/>
            </w:pPr>
            <w:r>
              <w:rPr>
                <w:rFonts w:ascii="Times New Roman" w:hAnsi="Times New Roman" w:cs="Times New Roman"/>
                <w:sz w:val="20"/>
                <w:szCs w:val="20"/>
              </w:rPr>
              <w:t>Priemerná symptom error</w:t>
            </w:r>
          </w:p>
        </w:tc>
        <w:tc>
          <w:tcPr>
            <w:tcW w:w="2648" w:type="dxa"/>
            <w:tcBorders>
              <w:top w:val="nil"/>
              <w:left w:val="nil"/>
              <w:bottom w:val="nil"/>
              <w:right w:val="nil"/>
            </w:tcBorders>
          </w:tcPr>
          <w:p w14:paraId="737E28A5" w14:textId="77777777" w:rsidR="00E27D67" w:rsidRDefault="00000000">
            <w:pPr>
              <w:pStyle w:val="Compact"/>
              <w:spacing w:after="0"/>
            </w:pPr>
            <w:r>
              <w:rPr>
                <w:rFonts w:ascii="Times New Roman" w:hAnsi="Times New Roman" w:cs="Times New Roman"/>
                <w:sz w:val="20"/>
                <w:szCs w:val="20"/>
              </w:rPr>
              <w:t>0,53</w:t>
            </w:r>
          </w:p>
        </w:tc>
        <w:tc>
          <w:tcPr>
            <w:tcW w:w="2647" w:type="dxa"/>
            <w:tcBorders>
              <w:top w:val="nil"/>
              <w:left w:val="nil"/>
              <w:bottom w:val="nil"/>
              <w:right w:val="nil"/>
            </w:tcBorders>
          </w:tcPr>
          <w:p w14:paraId="49EA4571" w14:textId="77777777" w:rsidR="00E27D67" w:rsidRDefault="00000000">
            <w:pPr>
              <w:pStyle w:val="Compact"/>
              <w:spacing w:after="0"/>
            </w:pPr>
            <w:r>
              <w:rPr>
                <w:rFonts w:ascii="Times New Roman" w:hAnsi="Times New Roman" w:cs="Times New Roman"/>
                <w:sz w:val="20"/>
                <w:szCs w:val="20"/>
              </w:rPr>
              <w:t>72 transkriptov</w:t>
            </w:r>
          </w:p>
        </w:tc>
      </w:tr>
      <w:tr w:rsidR="00E27D67" w14:paraId="2628B483" w14:textId="77777777" w:rsidTr="00E27D67">
        <w:trPr>
          <w:jc w:val="center"/>
        </w:trPr>
        <w:tc>
          <w:tcPr>
            <w:tcW w:w="2648" w:type="dxa"/>
            <w:tcBorders>
              <w:top w:val="nil"/>
              <w:left w:val="nil"/>
              <w:bottom w:val="nil"/>
              <w:right w:val="nil"/>
            </w:tcBorders>
          </w:tcPr>
          <w:p w14:paraId="584FDFFC" w14:textId="77777777" w:rsidR="00E27D67" w:rsidRDefault="00000000">
            <w:pPr>
              <w:pStyle w:val="Compact"/>
              <w:spacing w:after="0"/>
            </w:pPr>
            <w:r>
              <w:rPr>
                <w:rFonts w:ascii="Times New Roman" w:hAnsi="Times New Roman" w:cs="Times New Roman"/>
                <w:sz w:val="20"/>
                <w:szCs w:val="20"/>
              </w:rPr>
              <w:t>SD symptom error</w:t>
            </w:r>
          </w:p>
        </w:tc>
        <w:tc>
          <w:tcPr>
            <w:tcW w:w="2648" w:type="dxa"/>
            <w:tcBorders>
              <w:top w:val="nil"/>
              <w:left w:val="nil"/>
              <w:bottom w:val="nil"/>
              <w:right w:val="nil"/>
            </w:tcBorders>
          </w:tcPr>
          <w:p w14:paraId="0B50A124" w14:textId="77777777" w:rsidR="00E27D67" w:rsidRDefault="00000000">
            <w:pPr>
              <w:pStyle w:val="Compact"/>
              <w:spacing w:after="0"/>
            </w:pPr>
            <w:r>
              <w:rPr>
                <w:rFonts w:ascii="Times New Roman" w:hAnsi="Times New Roman" w:cs="Times New Roman"/>
                <w:sz w:val="20"/>
                <w:szCs w:val="20"/>
              </w:rPr>
              <w:t>0,20</w:t>
            </w:r>
          </w:p>
        </w:tc>
        <w:tc>
          <w:tcPr>
            <w:tcW w:w="2647" w:type="dxa"/>
            <w:tcBorders>
              <w:top w:val="nil"/>
              <w:left w:val="nil"/>
              <w:bottom w:val="nil"/>
              <w:right w:val="nil"/>
            </w:tcBorders>
          </w:tcPr>
          <w:p w14:paraId="2F428658" w14:textId="77777777" w:rsidR="00E27D67" w:rsidRDefault="00000000">
            <w:pPr>
              <w:pStyle w:val="Compact"/>
              <w:spacing w:after="0"/>
            </w:pPr>
            <w:r>
              <w:rPr>
                <w:rFonts w:ascii="Times New Roman" w:hAnsi="Times New Roman" w:cs="Times New Roman"/>
                <w:sz w:val="20"/>
                <w:szCs w:val="20"/>
              </w:rPr>
              <w:t>72 transkriptov</w:t>
            </w:r>
          </w:p>
        </w:tc>
      </w:tr>
      <w:tr w:rsidR="00E27D67" w14:paraId="4F41BA76" w14:textId="77777777" w:rsidTr="00E27D67">
        <w:trPr>
          <w:jc w:val="center"/>
        </w:trPr>
        <w:tc>
          <w:tcPr>
            <w:tcW w:w="2648" w:type="dxa"/>
            <w:tcBorders>
              <w:top w:val="nil"/>
              <w:left w:val="nil"/>
              <w:bottom w:val="nil"/>
              <w:right w:val="nil"/>
            </w:tcBorders>
          </w:tcPr>
          <w:p w14:paraId="02A1D791" w14:textId="77777777" w:rsidR="00E27D67" w:rsidRDefault="00000000">
            <w:pPr>
              <w:pStyle w:val="Compact"/>
              <w:spacing w:after="0"/>
            </w:pPr>
            <w:r>
              <w:rPr>
                <w:rFonts w:ascii="Times New Roman" w:hAnsi="Times New Roman" w:cs="Times New Roman"/>
                <w:sz w:val="20"/>
                <w:szCs w:val="20"/>
              </w:rPr>
              <w:t>Medián symptom error</w:t>
            </w:r>
          </w:p>
        </w:tc>
        <w:tc>
          <w:tcPr>
            <w:tcW w:w="2648" w:type="dxa"/>
            <w:tcBorders>
              <w:top w:val="nil"/>
              <w:left w:val="nil"/>
              <w:bottom w:val="nil"/>
              <w:right w:val="nil"/>
            </w:tcBorders>
          </w:tcPr>
          <w:p w14:paraId="15D77E37" w14:textId="77777777" w:rsidR="00E27D67" w:rsidRDefault="00000000">
            <w:pPr>
              <w:pStyle w:val="Compact"/>
              <w:spacing w:after="0"/>
            </w:pPr>
            <w:r>
              <w:rPr>
                <w:rFonts w:ascii="Times New Roman" w:hAnsi="Times New Roman" w:cs="Times New Roman"/>
                <w:sz w:val="20"/>
                <w:szCs w:val="20"/>
              </w:rPr>
              <w:t>0,56</w:t>
            </w:r>
          </w:p>
        </w:tc>
        <w:tc>
          <w:tcPr>
            <w:tcW w:w="2647" w:type="dxa"/>
            <w:tcBorders>
              <w:top w:val="nil"/>
              <w:left w:val="nil"/>
              <w:bottom w:val="nil"/>
              <w:right w:val="nil"/>
            </w:tcBorders>
          </w:tcPr>
          <w:p w14:paraId="0711C1BA" w14:textId="77777777" w:rsidR="00E27D67" w:rsidRDefault="00000000">
            <w:pPr>
              <w:pStyle w:val="Compact"/>
              <w:spacing w:after="0"/>
            </w:pPr>
            <w:r>
              <w:rPr>
                <w:rFonts w:ascii="Times New Roman" w:hAnsi="Times New Roman" w:cs="Times New Roman"/>
                <w:sz w:val="20"/>
                <w:szCs w:val="20"/>
              </w:rPr>
              <w:t>72 transkriptov</w:t>
            </w:r>
          </w:p>
        </w:tc>
      </w:tr>
      <w:tr w:rsidR="00E27D67" w14:paraId="039ECCCA" w14:textId="77777777" w:rsidTr="00E27D67">
        <w:trPr>
          <w:jc w:val="center"/>
        </w:trPr>
        <w:tc>
          <w:tcPr>
            <w:tcW w:w="2648" w:type="dxa"/>
            <w:tcBorders>
              <w:top w:val="nil"/>
              <w:left w:val="nil"/>
              <w:bottom w:val="nil"/>
              <w:right w:val="nil"/>
            </w:tcBorders>
          </w:tcPr>
          <w:p w14:paraId="279B1C0F" w14:textId="77777777" w:rsidR="00E27D67" w:rsidRDefault="00000000">
            <w:pPr>
              <w:pStyle w:val="Compact"/>
              <w:spacing w:after="0"/>
            </w:pPr>
            <w:r>
              <w:rPr>
                <w:rFonts w:ascii="Times New Roman" w:hAnsi="Times New Roman" w:cs="Times New Roman"/>
                <w:sz w:val="20"/>
                <w:szCs w:val="20"/>
              </w:rPr>
              <w:t>Priemerná severity error</w:t>
            </w:r>
          </w:p>
        </w:tc>
        <w:tc>
          <w:tcPr>
            <w:tcW w:w="2648" w:type="dxa"/>
            <w:tcBorders>
              <w:top w:val="nil"/>
              <w:left w:val="nil"/>
              <w:bottom w:val="nil"/>
              <w:right w:val="nil"/>
            </w:tcBorders>
          </w:tcPr>
          <w:p w14:paraId="0490211A" w14:textId="77777777" w:rsidR="00E27D67" w:rsidRDefault="00000000">
            <w:pPr>
              <w:pStyle w:val="Compact"/>
              <w:spacing w:after="0"/>
            </w:pPr>
            <w:r>
              <w:rPr>
                <w:rFonts w:ascii="Times New Roman" w:hAnsi="Times New Roman" w:cs="Times New Roman"/>
                <w:sz w:val="20"/>
                <w:szCs w:val="20"/>
              </w:rPr>
              <w:t>0,35</w:t>
            </w:r>
          </w:p>
        </w:tc>
        <w:tc>
          <w:tcPr>
            <w:tcW w:w="2647" w:type="dxa"/>
            <w:tcBorders>
              <w:top w:val="nil"/>
              <w:left w:val="nil"/>
              <w:bottom w:val="nil"/>
              <w:right w:val="nil"/>
            </w:tcBorders>
          </w:tcPr>
          <w:p w14:paraId="28529805" w14:textId="77777777" w:rsidR="00E27D67" w:rsidRDefault="00000000">
            <w:pPr>
              <w:pStyle w:val="Compact"/>
              <w:spacing w:after="0"/>
            </w:pPr>
            <w:r>
              <w:rPr>
                <w:rFonts w:ascii="Times New Roman" w:hAnsi="Times New Roman" w:cs="Times New Roman"/>
                <w:sz w:val="20"/>
                <w:szCs w:val="20"/>
              </w:rPr>
              <w:t>72 transkriptov</w:t>
            </w:r>
          </w:p>
        </w:tc>
      </w:tr>
      <w:tr w:rsidR="00E27D67" w14:paraId="158161DF" w14:textId="77777777" w:rsidTr="00E27D67">
        <w:trPr>
          <w:jc w:val="center"/>
        </w:trPr>
        <w:tc>
          <w:tcPr>
            <w:tcW w:w="2648" w:type="dxa"/>
            <w:tcBorders>
              <w:top w:val="nil"/>
              <w:left w:val="nil"/>
              <w:bottom w:val="nil"/>
              <w:right w:val="nil"/>
            </w:tcBorders>
          </w:tcPr>
          <w:p w14:paraId="7E23141B" w14:textId="77777777" w:rsidR="00E27D67" w:rsidRDefault="00000000">
            <w:pPr>
              <w:pStyle w:val="Compact"/>
              <w:spacing w:after="0"/>
            </w:pPr>
            <w:r>
              <w:rPr>
                <w:rFonts w:ascii="Times New Roman" w:hAnsi="Times New Roman" w:cs="Times New Roman"/>
                <w:sz w:val="20"/>
                <w:szCs w:val="20"/>
              </w:rPr>
              <w:t>SD severity error</w:t>
            </w:r>
          </w:p>
        </w:tc>
        <w:tc>
          <w:tcPr>
            <w:tcW w:w="2648" w:type="dxa"/>
            <w:tcBorders>
              <w:top w:val="nil"/>
              <w:left w:val="nil"/>
              <w:bottom w:val="nil"/>
              <w:right w:val="nil"/>
            </w:tcBorders>
          </w:tcPr>
          <w:p w14:paraId="22C74EE4" w14:textId="77777777" w:rsidR="00E27D67" w:rsidRDefault="00000000">
            <w:pPr>
              <w:pStyle w:val="Compact"/>
              <w:spacing w:after="0"/>
            </w:pPr>
            <w:r>
              <w:rPr>
                <w:rFonts w:ascii="Times New Roman" w:hAnsi="Times New Roman" w:cs="Times New Roman"/>
                <w:sz w:val="20"/>
                <w:szCs w:val="20"/>
              </w:rPr>
              <w:t>0,34</w:t>
            </w:r>
          </w:p>
        </w:tc>
        <w:tc>
          <w:tcPr>
            <w:tcW w:w="2647" w:type="dxa"/>
            <w:tcBorders>
              <w:top w:val="nil"/>
              <w:left w:val="nil"/>
              <w:bottom w:val="nil"/>
              <w:right w:val="nil"/>
            </w:tcBorders>
          </w:tcPr>
          <w:p w14:paraId="532A36B3" w14:textId="77777777" w:rsidR="00E27D67" w:rsidRDefault="00000000">
            <w:pPr>
              <w:pStyle w:val="Compact"/>
              <w:spacing w:after="0"/>
            </w:pPr>
            <w:r>
              <w:rPr>
                <w:rFonts w:ascii="Times New Roman" w:hAnsi="Times New Roman" w:cs="Times New Roman"/>
                <w:sz w:val="20"/>
                <w:szCs w:val="20"/>
              </w:rPr>
              <w:t>72 transkriptov</w:t>
            </w:r>
          </w:p>
        </w:tc>
      </w:tr>
      <w:tr w:rsidR="00E27D67" w14:paraId="41A40639" w14:textId="77777777" w:rsidTr="00E27D67">
        <w:trPr>
          <w:jc w:val="center"/>
        </w:trPr>
        <w:tc>
          <w:tcPr>
            <w:tcW w:w="2648" w:type="dxa"/>
            <w:tcBorders>
              <w:top w:val="nil"/>
              <w:left w:val="nil"/>
              <w:bottom w:val="nil"/>
              <w:right w:val="nil"/>
            </w:tcBorders>
          </w:tcPr>
          <w:p w14:paraId="1F94709F" w14:textId="77777777" w:rsidR="00E27D67" w:rsidRDefault="00000000">
            <w:pPr>
              <w:pStyle w:val="Compact"/>
              <w:spacing w:after="0"/>
            </w:pPr>
            <w:r>
              <w:rPr>
                <w:rFonts w:ascii="Times New Roman" w:hAnsi="Times New Roman" w:cs="Times New Roman"/>
                <w:sz w:val="20"/>
                <w:szCs w:val="20"/>
              </w:rPr>
              <w:t>Medián severity error</w:t>
            </w:r>
          </w:p>
        </w:tc>
        <w:tc>
          <w:tcPr>
            <w:tcW w:w="2648" w:type="dxa"/>
            <w:tcBorders>
              <w:top w:val="nil"/>
              <w:left w:val="nil"/>
              <w:bottom w:val="nil"/>
              <w:right w:val="nil"/>
            </w:tcBorders>
          </w:tcPr>
          <w:p w14:paraId="1CB1379D" w14:textId="77777777" w:rsidR="00E27D67" w:rsidRDefault="00000000">
            <w:pPr>
              <w:pStyle w:val="Compact"/>
              <w:spacing w:after="0"/>
            </w:pPr>
            <w:r>
              <w:rPr>
                <w:rFonts w:ascii="Times New Roman" w:hAnsi="Times New Roman" w:cs="Times New Roman"/>
                <w:sz w:val="20"/>
                <w:szCs w:val="20"/>
              </w:rPr>
              <w:t>0,50</w:t>
            </w:r>
          </w:p>
        </w:tc>
        <w:tc>
          <w:tcPr>
            <w:tcW w:w="2647" w:type="dxa"/>
            <w:tcBorders>
              <w:top w:val="nil"/>
              <w:left w:val="nil"/>
              <w:bottom w:val="nil"/>
              <w:right w:val="nil"/>
            </w:tcBorders>
          </w:tcPr>
          <w:p w14:paraId="55AF502F" w14:textId="77777777" w:rsidR="00E27D67" w:rsidRDefault="00000000">
            <w:pPr>
              <w:pStyle w:val="Compact"/>
              <w:spacing w:after="0"/>
            </w:pPr>
            <w:r>
              <w:rPr>
                <w:rFonts w:ascii="Times New Roman" w:hAnsi="Times New Roman" w:cs="Times New Roman"/>
                <w:sz w:val="20"/>
                <w:szCs w:val="20"/>
              </w:rPr>
              <w:t>72 transkriptov</w:t>
            </w:r>
          </w:p>
        </w:tc>
      </w:tr>
      <w:tr w:rsidR="00E27D67" w14:paraId="2C1BBDFA" w14:textId="77777777" w:rsidTr="00E27D67">
        <w:trPr>
          <w:jc w:val="center"/>
        </w:trPr>
        <w:tc>
          <w:tcPr>
            <w:tcW w:w="2648" w:type="dxa"/>
            <w:tcBorders>
              <w:top w:val="nil"/>
              <w:left w:val="nil"/>
              <w:bottom w:val="nil"/>
              <w:right w:val="nil"/>
            </w:tcBorders>
          </w:tcPr>
          <w:p w14:paraId="4C8F88CE" w14:textId="77777777" w:rsidR="00E27D67" w:rsidRDefault="00000000">
            <w:pPr>
              <w:pStyle w:val="Compact"/>
              <w:spacing w:after="0"/>
            </w:pPr>
            <w:r>
              <w:rPr>
                <w:rFonts w:ascii="Times New Roman" w:hAnsi="Times New Roman" w:cs="Times New Roman"/>
                <w:sz w:val="20"/>
                <w:szCs w:val="20"/>
              </w:rPr>
              <w:t>Priemerná impact error</w:t>
            </w:r>
          </w:p>
        </w:tc>
        <w:tc>
          <w:tcPr>
            <w:tcW w:w="2648" w:type="dxa"/>
            <w:tcBorders>
              <w:top w:val="nil"/>
              <w:left w:val="nil"/>
              <w:bottom w:val="nil"/>
              <w:right w:val="nil"/>
            </w:tcBorders>
          </w:tcPr>
          <w:p w14:paraId="39802758" w14:textId="77777777" w:rsidR="00E27D67" w:rsidRDefault="00000000">
            <w:pPr>
              <w:pStyle w:val="Compact"/>
              <w:spacing w:after="0"/>
            </w:pPr>
            <w:r>
              <w:rPr>
                <w:rFonts w:ascii="Times New Roman" w:hAnsi="Times New Roman" w:cs="Times New Roman"/>
                <w:sz w:val="20"/>
                <w:szCs w:val="20"/>
              </w:rPr>
              <w:t>0,40</w:t>
            </w:r>
          </w:p>
        </w:tc>
        <w:tc>
          <w:tcPr>
            <w:tcW w:w="2647" w:type="dxa"/>
            <w:tcBorders>
              <w:top w:val="nil"/>
              <w:left w:val="nil"/>
              <w:bottom w:val="nil"/>
              <w:right w:val="nil"/>
            </w:tcBorders>
          </w:tcPr>
          <w:p w14:paraId="04723303" w14:textId="77777777" w:rsidR="00E27D67" w:rsidRDefault="00000000">
            <w:pPr>
              <w:pStyle w:val="Compact"/>
              <w:spacing w:after="0"/>
            </w:pPr>
            <w:r>
              <w:rPr>
                <w:rFonts w:ascii="Times New Roman" w:hAnsi="Times New Roman" w:cs="Times New Roman"/>
                <w:sz w:val="20"/>
                <w:szCs w:val="20"/>
              </w:rPr>
              <w:t>72 transkriptov</w:t>
            </w:r>
          </w:p>
        </w:tc>
      </w:tr>
      <w:tr w:rsidR="00E27D67" w14:paraId="03FA96E4" w14:textId="77777777" w:rsidTr="00E27D67">
        <w:trPr>
          <w:jc w:val="center"/>
        </w:trPr>
        <w:tc>
          <w:tcPr>
            <w:tcW w:w="2648" w:type="dxa"/>
            <w:tcBorders>
              <w:top w:val="nil"/>
              <w:left w:val="nil"/>
              <w:bottom w:val="nil"/>
              <w:right w:val="nil"/>
            </w:tcBorders>
          </w:tcPr>
          <w:p w14:paraId="3F53E907" w14:textId="77777777" w:rsidR="00E27D67" w:rsidRDefault="00000000">
            <w:pPr>
              <w:pStyle w:val="Compact"/>
              <w:spacing w:after="0"/>
            </w:pPr>
            <w:r>
              <w:rPr>
                <w:rFonts w:ascii="Times New Roman" w:hAnsi="Times New Roman" w:cs="Times New Roman"/>
                <w:sz w:val="20"/>
                <w:szCs w:val="20"/>
              </w:rPr>
              <w:t>SD impact error</w:t>
            </w:r>
          </w:p>
        </w:tc>
        <w:tc>
          <w:tcPr>
            <w:tcW w:w="2648" w:type="dxa"/>
            <w:tcBorders>
              <w:top w:val="nil"/>
              <w:left w:val="nil"/>
              <w:bottom w:val="nil"/>
              <w:right w:val="nil"/>
            </w:tcBorders>
          </w:tcPr>
          <w:p w14:paraId="111F76C8" w14:textId="77777777" w:rsidR="00E27D67" w:rsidRDefault="00000000">
            <w:pPr>
              <w:pStyle w:val="Compact"/>
              <w:spacing w:after="0"/>
            </w:pPr>
            <w:r>
              <w:rPr>
                <w:rFonts w:ascii="Times New Roman" w:hAnsi="Times New Roman" w:cs="Times New Roman"/>
                <w:sz w:val="20"/>
                <w:szCs w:val="20"/>
              </w:rPr>
              <w:t>0,37</w:t>
            </w:r>
          </w:p>
        </w:tc>
        <w:tc>
          <w:tcPr>
            <w:tcW w:w="2647" w:type="dxa"/>
            <w:tcBorders>
              <w:top w:val="nil"/>
              <w:left w:val="nil"/>
              <w:bottom w:val="nil"/>
              <w:right w:val="nil"/>
            </w:tcBorders>
          </w:tcPr>
          <w:p w14:paraId="7F1C83D6" w14:textId="77777777" w:rsidR="00E27D67" w:rsidRDefault="00000000">
            <w:pPr>
              <w:pStyle w:val="Compact"/>
              <w:spacing w:after="0"/>
            </w:pPr>
            <w:r>
              <w:rPr>
                <w:rFonts w:ascii="Times New Roman" w:hAnsi="Times New Roman" w:cs="Times New Roman"/>
                <w:sz w:val="20"/>
                <w:szCs w:val="20"/>
              </w:rPr>
              <w:t>72 transkriptov</w:t>
            </w:r>
          </w:p>
        </w:tc>
      </w:tr>
      <w:tr w:rsidR="00E27D67" w14:paraId="43C6DA6A" w14:textId="77777777" w:rsidTr="00E27D67">
        <w:trPr>
          <w:jc w:val="center"/>
        </w:trPr>
        <w:tc>
          <w:tcPr>
            <w:tcW w:w="2648" w:type="dxa"/>
            <w:tcBorders>
              <w:top w:val="nil"/>
              <w:left w:val="nil"/>
              <w:bottom w:val="single" w:sz="10" w:space="0" w:color="000000"/>
              <w:right w:val="nil"/>
            </w:tcBorders>
          </w:tcPr>
          <w:p w14:paraId="3F7B5CC1" w14:textId="77777777" w:rsidR="00E27D67" w:rsidRDefault="00000000">
            <w:pPr>
              <w:pStyle w:val="Compact"/>
              <w:spacing w:after="0"/>
            </w:pPr>
            <w:r>
              <w:rPr>
                <w:rFonts w:ascii="Times New Roman" w:hAnsi="Times New Roman" w:cs="Times New Roman"/>
                <w:sz w:val="20"/>
                <w:szCs w:val="20"/>
              </w:rPr>
              <w:t>Medián impact error</w:t>
            </w:r>
          </w:p>
        </w:tc>
        <w:tc>
          <w:tcPr>
            <w:tcW w:w="2648" w:type="dxa"/>
            <w:tcBorders>
              <w:top w:val="nil"/>
              <w:left w:val="nil"/>
              <w:bottom w:val="single" w:sz="10" w:space="0" w:color="000000"/>
              <w:right w:val="nil"/>
            </w:tcBorders>
          </w:tcPr>
          <w:p w14:paraId="7AA22D3B" w14:textId="77777777" w:rsidR="00E27D67" w:rsidRDefault="00000000">
            <w:pPr>
              <w:pStyle w:val="Compact"/>
              <w:spacing w:after="0"/>
            </w:pPr>
            <w:r>
              <w:rPr>
                <w:rFonts w:ascii="Times New Roman" w:hAnsi="Times New Roman" w:cs="Times New Roman"/>
                <w:sz w:val="20"/>
                <w:szCs w:val="20"/>
              </w:rPr>
              <w:t>0,50</w:t>
            </w:r>
          </w:p>
        </w:tc>
        <w:tc>
          <w:tcPr>
            <w:tcW w:w="2647" w:type="dxa"/>
            <w:tcBorders>
              <w:top w:val="nil"/>
              <w:left w:val="nil"/>
              <w:bottom w:val="single" w:sz="10" w:space="0" w:color="000000"/>
              <w:right w:val="nil"/>
            </w:tcBorders>
          </w:tcPr>
          <w:p w14:paraId="3AAE1776" w14:textId="77777777" w:rsidR="00E27D67" w:rsidRDefault="00000000">
            <w:pPr>
              <w:pStyle w:val="Compact"/>
              <w:spacing w:after="0"/>
            </w:pPr>
            <w:r>
              <w:rPr>
                <w:rFonts w:ascii="Times New Roman" w:hAnsi="Times New Roman" w:cs="Times New Roman"/>
                <w:sz w:val="20"/>
                <w:szCs w:val="20"/>
              </w:rPr>
              <w:t>72 transkriptov</w:t>
            </w:r>
          </w:p>
        </w:tc>
      </w:tr>
    </w:tbl>
    <w:p w14:paraId="3EB5F876" w14:textId="77777777" w:rsidR="00E27D67" w:rsidRDefault="00000000">
      <w:pPr>
        <w:pStyle w:val="Zkladntext"/>
      </w:pPr>
      <w:r>
        <w:lastRenderedPageBreak/>
        <w:t xml:space="preserve">Poznámka. Všetky tri ukazovatele odchýlky sú sumarizované na úrovni transkriptov. Pri </w:t>
      </w:r>
      <w:r>
        <w:rPr>
          <w:rStyle w:val="VerbatimChar"/>
        </w:rPr>
        <w:t>severity_error</w:t>
      </w:r>
      <w:r>
        <w:t xml:space="preserve"> a </w:t>
      </w:r>
      <w:r>
        <w:rPr>
          <w:rStyle w:val="VerbatimChar"/>
        </w:rPr>
        <w:t>impact_error</w:t>
      </w:r>
      <w:r>
        <w:t xml:space="preserve"> ide o transcript-level priemer expertných odhadov S1 a S2 voči referenčným hodnotám seed scenárov.</w:t>
      </w:r>
    </w:p>
    <w:p w14:paraId="6609AC8B" w14:textId="77777777" w:rsidR="00E27D67" w:rsidRDefault="00000000">
      <w:pPr>
        <w:pStyle w:val="Nadpis2"/>
      </w:pPr>
      <w:bookmarkStart w:id="127" w:name="exploratorné-výstupy"/>
      <w:bookmarkEnd w:id="126"/>
      <w:r>
        <w:t>3.8 Exploratorné výstupy</w:t>
      </w:r>
    </w:p>
    <w:p w14:paraId="1C2D3CFF" w14:textId="77777777" w:rsidR="00E27D67" w:rsidRDefault="00000000">
      <w:pPr>
        <w:pStyle w:val="FirstParagraph"/>
      </w:pPr>
      <w:r>
        <w:t>Položka odhadovaného pôvodu rozhovoru bola vyplnená len pri menšej časti ratingov. V tejto neúplnej množine sa približne vyrovnane objavovali odpovede „AI-generované“ a „ľudsky simulované“, zatiaľ čo kategória „reálny participant“ bola zriedkavá. Už tento jednoduchý obraz naznačuje, že pôvod rozhovoru nebol pre expertov jednoznačne čitateľný, no zároveň ide o príliš riedko vyplnený blok na silnejší záver.</w:t>
      </w:r>
    </w:p>
    <w:p w14:paraId="0E89B6B7" w14:textId="77777777" w:rsidR="00E27D67" w:rsidRDefault="00000000">
      <w:pPr>
        <w:pStyle w:val="Zkladntext"/>
      </w:pPr>
      <w:r>
        <w:t xml:space="preserve">Otvorené komentáre boli interpretačne bohatšie. Jednoznačne dominantným motívom bola </w:t>
      </w:r>
      <w:r>
        <w:rPr>
          <w:b/>
          <w:bCs/>
        </w:rPr>
        <w:t>nacvičenosť alebo natrénovanosť odpovedí</w:t>
      </w:r>
      <w:r>
        <w:t>. Menej často sa objavoval problém slabšieho follow-upu,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14:paraId="5433472C" w14:textId="77777777" w:rsidR="00E27D67" w:rsidRDefault="00000000">
      <w:pPr>
        <w:pStyle w:val="Zkladntext"/>
      </w:pPr>
      <w:r>
        <w:rPr>
          <w:b/>
          <w:bCs/>
        </w:rPr>
        <w:t>Tabuľka 8. Frekvenčný prehľad odhadovaného pôvodu rozhovoru.</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2648"/>
        <w:gridCol w:w="2648"/>
        <w:gridCol w:w="2647"/>
      </w:tblGrid>
      <w:tr w:rsidR="00E27D67" w14:paraId="5C7EF11A"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2648" w:type="dxa"/>
            <w:tcBorders>
              <w:top w:val="single" w:sz="10" w:space="0" w:color="000000"/>
              <w:left w:val="nil"/>
              <w:bottom w:val="single" w:sz="8" w:space="0" w:color="000000"/>
              <w:right w:val="nil"/>
            </w:tcBorders>
          </w:tcPr>
          <w:p w14:paraId="4E3E41C5" w14:textId="77777777" w:rsidR="00E27D67" w:rsidRDefault="00000000">
            <w:pPr>
              <w:pStyle w:val="Compact"/>
              <w:spacing w:after="0"/>
            </w:pPr>
            <w:r>
              <w:rPr>
                <w:rFonts w:ascii="Times New Roman" w:hAnsi="Times New Roman" w:cs="Times New Roman"/>
                <w:b/>
                <w:bCs/>
                <w:sz w:val="20"/>
                <w:szCs w:val="20"/>
              </w:rPr>
              <w:t>Odhadovaný pôvod</w:t>
            </w:r>
          </w:p>
        </w:tc>
        <w:tc>
          <w:tcPr>
            <w:tcW w:w="2648" w:type="dxa"/>
            <w:tcBorders>
              <w:top w:val="single" w:sz="10" w:space="0" w:color="000000"/>
              <w:left w:val="nil"/>
              <w:bottom w:val="single" w:sz="8" w:space="0" w:color="000000"/>
              <w:right w:val="nil"/>
            </w:tcBorders>
          </w:tcPr>
          <w:p w14:paraId="456DF3CA" w14:textId="77777777" w:rsidR="00E27D67" w:rsidRDefault="00000000">
            <w:pPr>
              <w:pStyle w:val="Compact"/>
              <w:spacing w:after="0"/>
            </w:pPr>
            <w:r>
              <w:rPr>
                <w:rFonts w:ascii="Times New Roman" w:hAnsi="Times New Roman" w:cs="Times New Roman"/>
                <w:b/>
                <w:bCs/>
                <w:sz w:val="20"/>
                <w:szCs w:val="20"/>
              </w:rPr>
              <w:t>Počet</w:t>
            </w:r>
          </w:p>
        </w:tc>
        <w:tc>
          <w:tcPr>
            <w:tcW w:w="2647" w:type="dxa"/>
            <w:tcBorders>
              <w:top w:val="single" w:sz="10" w:space="0" w:color="000000"/>
              <w:left w:val="nil"/>
              <w:bottom w:val="single" w:sz="8" w:space="0" w:color="000000"/>
              <w:right w:val="nil"/>
            </w:tcBorders>
          </w:tcPr>
          <w:p w14:paraId="262E6254" w14:textId="77777777" w:rsidR="00E27D67" w:rsidRDefault="00000000">
            <w:pPr>
              <w:pStyle w:val="Compact"/>
              <w:spacing w:after="0"/>
            </w:pPr>
            <w:r>
              <w:rPr>
                <w:rFonts w:ascii="Times New Roman" w:hAnsi="Times New Roman" w:cs="Times New Roman"/>
                <w:b/>
                <w:bCs/>
                <w:sz w:val="20"/>
                <w:szCs w:val="20"/>
              </w:rPr>
              <w:t>Podiel z vyplnených</w:t>
            </w:r>
          </w:p>
        </w:tc>
      </w:tr>
      <w:tr w:rsidR="00E27D67" w14:paraId="085ADCA5" w14:textId="77777777" w:rsidTr="00E27D67">
        <w:trPr>
          <w:jc w:val="center"/>
        </w:trPr>
        <w:tc>
          <w:tcPr>
            <w:tcW w:w="2648" w:type="dxa"/>
            <w:tcBorders>
              <w:top w:val="nil"/>
              <w:left w:val="nil"/>
              <w:bottom w:val="nil"/>
              <w:right w:val="nil"/>
            </w:tcBorders>
          </w:tcPr>
          <w:p w14:paraId="0CF46251" w14:textId="77777777" w:rsidR="00E27D67" w:rsidRDefault="00000000">
            <w:pPr>
              <w:pStyle w:val="Compact"/>
              <w:spacing w:after="0"/>
            </w:pPr>
            <w:r>
              <w:rPr>
                <w:rFonts w:ascii="Times New Roman" w:hAnsi="Times New Roman" w:cs="Times New Roman"/>
                <w:sz w:val="20"/>
                <w:szCs w:val="20"/>
              </w:rPr>
              <w:t>AI-generované</w:t>
            </w:r>
          </w:p>
        </w:tc>
        <w:tc>
          <w:tcPr>
            <w:tcW w:w="2648" w:type="dxa"/>
            <w:tcBorders>
              <w:top w:val="nil"/>
              <w:left w:val="nil"/>
              <w:bottom w:val="nil"/>
              <w:right w:val="nil"/>
            </w:tcBorders>
          </w:tcPr>
          <w:p w14:paraId="166C782C" w14:textId="77777777" w:rsidR="00E27D67" w:rsidRDefault="00000000">
            <w:pPr>
              <w:pStyle w:val="Compact"/>
              <w:spacing w:after="0"/>
            </w:pPr>
            <w:r>
              <w:rPr>
                <w:rFonts w:ascii="Times New Roman" w:hAnsi="Times New Roman" w:cs="Times New Roman"/>
                <w:sz w:val="20"/>
                <w:szCs w:val="20"/>
              </w:rPr>
              <w:t>11</w:t>
            </w:r>
          </w:p>
        </w:tc>
        <w:tc>
          <w:tcPr>
            <w:tcW w:w="2647" w:type="dxa"/>
            <w:tcBorders>
              <w:top w:val="nil"/>
              <w:left w:val="nil"/>
              <w:bottom w:val="nil"/>
              <w:right w:val="nil"/>
            </w:tcBorders>
          </w:tcPr>
          <w:p w14:paraId="5A4AF30B" w14:textId="77777777" w:rsidR="00E27D67" w:rsidRDefault="00000000">
            <w:pPr>
              <w:pStyle w:val="Compact"/>
              <w:spacing w:after="0"/>
            </w:pPr>
            <w:r>
              <w:rPr>
                <w:rFonts w:ascii="Times New Roman" w:hAnsi="Times New Roman" w:cs="Times New Roman"/>
                <w:sz w:val="20"/>
                <w:szCs w:val="20"/>
              </w:rPr>
              <w:t>0,44</w:t>
            </w:r>
          </w:p>
        </w:tc>
      </w:tr>
      <w:tr w:rsidR="00E27D67" w14:paraId="57058DC9" w14:textId="77777777" w:rsidTr="00E27D67">
        <w:trPr>
          <w:jc w:val="center"/>
        </w:trPr>
        <w:tc>
          <w:tcPr>
            <w:tcW w:w="2648" w:type="dxa"/>
            <w:tcBorders>
              <w:top w:val="nil"/>
              <w:left w:val="nil"/>
              <w:bottom w:val="nil"/>
              <w:right w:val="nil"/>
            </w:tcBorders>
          </w:tcPr>
          <w:p w14:paraId="20CF4BC8" w14:textId="77777777" w:rsidR="00E27D67" w:rsidRDefault="00000000">
            <w:pPr>
              <w:pStyle w:val="Compact"/>
              <w:spacing w:after="0"/>
            </w:pPr>
            <w:r>
              <w:rPr>
                <w:rFonts w:ascii="Times New Roman" w:hAnsi="Times New Roman" w:cs="Times New Roman"/>
                <w:sz w:val="20"/>
                <w:szCs w:val="20"/>
              </w:rPr>
              <w:t>reálny participant</w:t>
            </w:r>
          </w:p>
        </w:tc>
        <w:tc>
          <w:tcPr>
            <w:tcW w:w="2648" w:type="dxa"/>
            <w:tcBorders>
              <w:top w:val="nil"/>
              <w:left w:val="nil"/>
              <w:bottom w:val="nil"/>
              <w:right w:val="nil"/>
            </w:tcBorders>
          </w:tcPr>
          <w:p w14:paraId="4B9B0714" w14:textId="77777777" w:rsidR="00E27D67" w:rsidRDefault="00000000">
            <w:pPr>
              <w:pStyle w:val="Compact"/>
              <w:spacing w:after="0"/>
            </w:pPr>
            <w:r>
              <w:rPr>
                <w:rFonts w:ascii="Times New Roman" w:hAnsi="Times New Roman" w:cs="Times New Roman"/>
                <w:sz w:val="20"/>
                <w:szCs w:val="20"/>
              </w:rPr>
              <w:t>3</w:t>
            </w:r>
          </w:p>
        </w:tc>
        <w:tc>
          <w:tcPr>
            <w:tcW w:w="2647" w:type="dxa"/>
            <w:tcBorders>
              <w:top w:val="nil"/>
              <w:left w:val="nil"/>
              <w:bottom w:val="nil"/>
              <w:right w:val="nil"/>
            </w:tcBorders>
          </w:tcPr>
          <w:p w14:paraId="156B78CA" w14:textId="77777777" w:rsidR="00E27D67" w:rsidRDefault="00000000">
            <w:pPr>
              <w:pStyle w:val="Compact"/>
              <w:spacing w:after="0"/>
            </w:pPr>
            <w:r>
              <w:rPr>
                <w:rFonts w:ascii="Times New Roman" w:hAnsi="Times New Roman" w:cs="Times New Roman"/>
                <w:sz w:val="20"/>
                <w:szCs w:val="20"/>
              </w:rPr>
              <w:t>0,12</w:t>
            </w:r>
          </w:p>
        </w:tc>
      </w:tr>
      <w:tr w:rsidR="00E27D67" w14:paraId="02E59842" w14:textId="77777777" w:rsidTr="00E27D67">
        <w:trPr>
          <w:jc w:val="center"/>
        </w:trPr>
        <w:tc>
          <w:tcPr>
            <w:tcW w:w="2648" w:type="dxa"/>
            <w:tcBorders>
              <w:top w:val="nil"/>
              <w:left w:val="nil"/>
              <w:bottom w:val="single" w:sz="10" w:space="0" w:color="000000"/>
              <w:right w:val="nil"/>
            </w:tcBorders>
          </w:tcPr>
          <w:p w14:paraId="0B1D3EE6" w14:textId="77777777" w:rsidR="00E27D67" w:rsidRDefault="00000000">
            <w:pPr>
              <w:pStyle w:val="Compact"/>
              <w:spacing w:after="0"/>
            </w:pPr>
            <w:r>
              <w:rPr>
                <w:rFonts w:ascii="Times New Roman" w:hAnsi="Times New Roman" w:cs="Times New Roman"/>
                <w:sz w:val="20"/>
                <w:szCs w:val="20"/>
              </w:rPr>
              <w:t>ľudsky simulované</w:t>
            </w:r>
          </w:p>
        </w:tc>
        <w:tc>
          <w:tcPr>
            <w:tcW w:w="2648" w:type="dxa"/>
            <w:tcBorders>
              <w:top w:val="nil"/>
              <w:left w:val="nil"/>
              <w:bottom w:val="single" w:sz="10" w:space="0" w:color="000000"/>
              <w:right w:val="nil"/>
            </w:tcBorders>
          </w:tcPr>
          <w:p w14:paraId="7C02C016" w14:textId="77777777" w:rsidR="00E27D67" w:rsidRDefault="00000000">
            <w:pPr>
              <w:pStyle w:val="Compact"/>
              <w:spacing w:after="0"/>
            </w:pPr>
            <w:r>
              <w:rPr>
                <w:rFonts w:ascii="Times New Roman" w:hAnsi="Times New Roman" w:cs="Times New Roman"/>
                <w:sz w:val="20"/>
                <w:szCs w:val="20"/>
              </w:rPr>
              <w:t>11</w:t>
            </w:r>
          </w:p>
        </w:tc>
        <w:tc>
          <w:tcPr>
            <w:tcW w:w="2647" w:type="dxa"/>
            <w:tcBorders>
              <w:top w:val="nil"/>
              <w:left w:val="nil"/>
              <w:bottom w:val="single" w:sz="10" w:space="0" w:color="000000"/>
              <w:right w:val="nil"/>
            </w:tcBorders>
          </w:tcPr>
          <w:p w14:paraId="10901796" w14:textId="77777777" w:rsidR="00E27D67" w:rsidRDefault="00000000">
            <w:pPr>
              <w:pStyle w:val="Compact"/>
              <w:spacing w:after="0"/>
            </w:pPr>
            <w:r>
              <w:rPr>
                <w:rFonts w:ascii="Times New Roman" w:hAnsi="Times New Roman" w:cs="Times New Roman"/>
                <w:sz w:val="20"/>
                <w:szCs w:val="20"/>
              </w:rPr>
              <w:t>0,44</w:t>
            </w:r>
          </w:p>
        </w:tc>
      </w:tr>
    </w:tbl>
    <w:p w14:paraId="3D0EC962" w14:textId="77777777" w:rsidR="00E27D67" w:rsidRDefault="00000000">
      <w:pPr>
        <w:pStyle w:val="Zkladntext"/>
      </w:pPr>
      <w:r>
        <w:rPr>
          <w:b/>
          <w:bCs/>
        </w:rPr>
        <w:t>Tabuľka 9. Hrubé tematické kódy otvorených komentárov.</w:t>
      </w:r>
    </w:p>
    <w:tbl>
      <w:tblPr>
        <w:tblStyle w:val="Table"/>
        <w:tblW w:w="7943" w:type="dxa"/>
        <w:jc w:val="center"/>
        <w:tblBorders>
          <w:top w:val="nil"/>
          <w:left w:val="nil"/>
          <w:bottom w:val="nil"/>
          <w:right w:val="nil"/>
          <w:insideH w:val="nil"/>
          <w:insideV w:val="nil"/>
        </w:tblBorders>
        <w:tblLayout w:type="fixed"/>
        <w:tblCellMar>
          <w:top w:w="35" w:type="dxa"/>
          <w:left w:w="90" w:type="dxa"/>
          <w:bottom w:w="35" w:type="dxa"/>
          <w:right w:w="90" w:type="dxa"/>
        </w:tblCellMar>
        <w:tblLook w:val="04A0" w:firstRow="1" w:lastRow="0" w:firstColumn="1" w:lastColumn="0" w:noHBand="0" w:noVBand="1"/>
      </w:tblPr>
      <w:tblGrid>
        <w:gridCol w:w="3972"/>
        <w:gridCol w:w="3971"/>
      </w:tblGrid>
      <w:tr w:rsidR="00E27D67" w14:paraId="7E7300CF" w14:textId="77777777" w:rsidTr="00E27D67">
        <w:trPr>
          <w:cnfStyle w:val="100000000000" w:firstRow="1" w:lastRow="0" w:firstColumn="0" w:lastColumn="0" w:oddVBand="0" w:evenVBand="0" w:oddHBand="0" w:evenHBand="0" w:firstRowFirstColumn="0" w:firstRowLastColumn="0" w:lastRowFirstColumn="0" w:lastRowLastColumn="0"/>
          <w:tblHeader/>
          <w:jc w:val="center"/>
        </w:trPr>
        <w:tc>
          <w:tcPr>
            <w:tcW w:w="3972" w:type="dxa"/>
            <w:tcBorders>
              <w:top w:val="single" w:sz="10" w:space="0" w:color="000000"/>
              <w:left w:val="nil"/>
              <w:bottom w:val="single" w:sz="8" w:space="0" w:color="000000"/>
              <w:right w:val="nil"/>
            </w:tcBorders>
          </w:tcPr>
          <w:p w14:paraId="7B509149" w14:textId="77777777" w:rsidR="00E27D67" w:rsidRDefault="00000000">
            <w:pPr>
              <w:pStyle w:val="Compact"/>
              <w:spacing w:after="0"/>
            </w:pPr>
            <w:r>
              <w:rPr>
                <w:rFonts w:ascii="Times New Roman" w:hAnsi="Times New Roman" w:cs="Times New Roman"/>
                <w:b/>
                <w:bCs/>
                <w:sz w:val="20"/>
                <w:szCs w:val="20"/>
              </w:rPr>
              <w:t>Téma komentára</w:t>
            </w:r>
          </w:p>
        </w:tc>
        <w:tc>
          <w:tcPr>
            <w:tcW w:w="3971" w:type="dxa"/>
            <w:tcBorders>
              <w:top w:val="single" w:sz="10" w:space="0" w:color="000000"/>
              <w:left w:val="nil"/>
              <w:bottom w:val="single" w:sz="8" w:space="0" w:color="000000"/>
              <w:right w:val="nil"/>
            </w:tcBorders>
          </w:tcPr>
          <w:p w14:paraId="5CE2A8CF" w14:textId="77777777" w:rsidR="00E27D67" w:rsidRDefault="00000000">
            <w:pPr>
              <w:pStyle w:val="Compact"/>
              <w:spacing w:after="0"/>
            </w:pPr>
            <w:r>
              <w:rPr>
                <w:rFonts w:ascii="Times New Roman" w:hAnsi="Times New Roman" w:cs="Times New Roman"/>
                <w:b/>
                <w:bCs/>
                <w:sz w:val="20"/>
                <w:szCs w:val="20"/>
              </w:rPr>
              <w:t>Počet komentárov</w:t>
            </w:r>
          </w:p>
        </w:tc>
      </w:tr>
      <w:tr w:rsidR="00E27D67" w14:paraId="66B5548C" w14:textId="77777777" w:rsidTr="00E27D67">
        <w:trPr>
          <w:jc w:val="center"/>
        </w:trPr>
        <w:tc>
          <w:tcPr>
            <w:tcW w:w="3972" w:type="dxa"/>
            <w:tcBorders>
              <w:top w:val="nil"/>
              <w:left w:val="nil"/>
              <w:bottom w:val="nil"/>
              <w:right w:val="nil"/>
            </w:tcBorders>
          </w:tcPr>
          <w:p w14:paraId="1CF30FD2" w14:textId="77777777" w:rsidR="00E27D67" w:rsidRDefault="00000000">
            <w:pPr>
              <w:pStyle w:val="Compact"/>
              <w:spacing w:after="0"/>
            </w:pPr>
            <w:r>
              <w:rPr>
                <w:rFonts w:ascii="Times New Roman" w:hAnsi="Times New Roman" w:cs="Times New Roman"/>
                <w:sz w:val="20"/>
                <w:szCs w:val="20"/>
              </w:rPr>
              <w:t>Nacvičené alebo natrénované odpovede</w:t>
            </w:r>
          </w:p>
        </w:tc>
        <w:tc>
          <w:tcPr>
            <w:tcW w:w="3971" w:type="dxa"/>
            <w:tcBorders>
              <w:top w:val="nil"/>
              <w:left w:val="nil"/>
              <w:bottom w:val="nil"/>
              <w:right w:val="nil"/>
            </w:tcBorders>
          </w:tcPr>
          <w:p w14:paraId="33B2A01D" w14:textId="77777777" w:rsidR="00E27D67" w:rsidRDefault="00000000">
            <w:pPr>
              <w:pStyle w:val="Compact"/>
              <w:spacing w:after="0"/>
            </w:pPr>
            <w:r>
              <w:rPr>
                <w:rFonts w:ascii="Times New Roman" w:hAnsi="Times New Roman" w:cs="Times New Roman"/>
                <w:sz w:val="20"/>
                <w:szCs w:val="20"/>
              </w:rPr>
              <w:t>43</w:t>
            </w:r>
          </w:p>
        </w:tc>
      </w:tr>
      <w:tr w:rsidR="00E27D67" w14:paraId="44D7ED5B" w14:textId="77777777" w:rsidTr="00E27D67">
        <w:trPr>
          <w:jc w:val="center"/>
        </w:trPr>
        <w:tc>
          <w:tcPr>
            <w:tcW w:w="3972" w:type="dxa"/>
            <w:tcBorders>
              <w:top w:val="nil"/>
              <w:left w:val="nil"/>
              <w:bottom w:val="nil"/>
              <w:right w:val="nil"/>
            </w:tcBorders>
          </w:tcPr>
          <w:p w14:paraId="55795ACC" w14:textId="77777777" w:rsidR="00E27D67" w:rsidRDefault="00000000">
            <w:pPr>
              <w:pStyle w:val="Compact"/>
              <w:spacing w:after="0"/>
            </w:pPr>
            <w:r>
              <w:rPr>
                <w:rFonts w:ascii="Times New Roman" w:hAnsi="Times New Roman" w:cs="Times New Roman"/>
                <w:sz w:val="20"/>
                <w:szCs w:val="20"/>
              </w:rPr>
              <w:t>Slabší follow-up alebo chýbajúca hĺbka</w:t>
            </w:r>
          </w:p>
        </w:tc>
        <w:tc>
          <w:tcPr>
            <w:tcW w:w="3971" w:type="dxa"/>
            <w:tcBorders>
              <w:top w:val="nil"/>
              <w:left w:val="nil"/>
              <w:bottom w:val="nil"/>
              <w:right w:val="nil"/>
            </w:tcBorders>
          </w:tcPr>
          <w:p w14:paraId="2B9D1914" w14:textId="77777777" w:rsidR="00E27D67" w:rsidRDefault="00000000">
            <w:pPr>
              <w:pStyle w:val="Compact"/>
              <w:spacing w:after="0"/>
            </w:pPr>
            <w:r>
              <w:rPr>
                <w:rFonts w:ascii="Times New Roman" w:hAnsi="Times New Roman" w:cs="Times New Roman"/>
                <w:sz w:val="20"/>
                <w:szCs w:val="20"/>
              </w:rPr>
              <w:t>1</w:t>
            </w:r>
          </w:p>
        </w:tc>
      </w:tr>
      <w:tr w:rsidR="00E27D67" w14:paraId="43AFD81A" w14:textId="77777777" w:rsidTr="00E27D67">
        <w:trPr>
          <w:jc w:val="center"/>
        </w:trPr>
        <w:tc>
          <w:tcPr>
            <w:tcW w:w="3972" w:type="dxa"/>
            <w:tcBorders>
              <w:top w:val="nil"/>
              <w:left w:val="nil"/>
              <w:bottom w:val="nil"/>
              <w:right w:val="nil"/>
            </w:tcBorders>
          </w:tcPr>
          <w:p w14:paraId="2AB994C6" w14:textId="77777777" w:rsidR="00E27D67" w:rsidRDefault="00000000">
            <w:pPr>
              <w:pStyle w:val="Compact"/>
              <w:spacing w:after="0"/>
            </w:pPr>
            <w:r>
              <w:rPr>
                <w:rFonts w:ascii="Times New Roman" w:hAnsi="Times New Roman" w:cs="Times New Roman"/>
                <w:sz w:val="20"/>
                <w:szCs w:val="20"/>
              </w:rPr>
              <w:t>Rodová nekonzistentnosť</w:t>
            </w:r>
          </w:p>
        </w:tc>
        <w:tc>
          <w:tcPr>
            <w:tcW w:w="3971" w:type="dxa"/>
            <w:tcBorders>
              <w:top w:val="nil"/>
              <w:left w:val="nil"/>
              <w:bottom w:val="nil"/>
              <w:right w:val="nil"/>
            </w:tcBorders>
          </w:tcPr>
          <w:p w14:paraId="2C8D4C2B" w14:textId="77777777" w:rsidR="00E27D67" w:rsidRDefault="00000000">
            <w:pPr>
              <w:pStyle w:val="Compact"/>
              <w:spacing w:after="0"/>
            </w:pPr>
            <w:r>
              <w:rPr>
                <w:rFonts w:ascii="Times New Roman" w:hAnsi="Times New Roman" w:cs="Times New Roman"/>
                <w:sz w:val="20"/>
                <w:szCs w:val="20"/>
              </w:rPr>
              <w:t>0</w:t>
            </w:r>
          </w:p>
        </w:tc>
      </w:tr>
      <w:tr w:rsidR="00E27D67" w14:paraId="3F96B757" w14:textId="77777777" w:rsidTr="00E27D67">
        <w:trPr>
          <w:jc w:val="center"/>
        </w:trPr>
        <w:tc>
          <w:tcPr>
            <w:tcW w:w="3972" w:type="dxa"/>
            <w:tcBorders>
              <w:top w:val="nil"/>
              <w:left w:val="nil"/>
              <w:bottom w:val="nil"/>
              <w:right w:val="nil"/>
            </w:tcBorders>
          </w:tcPr>
          <w:p w14:paraId="4C02260D" w14:textId="77777777" w:rsidR="00E27D67" w:rsidRDefault="00000000">
            <w:pPr>
              <w:pStyle w:val="Compact"/>
              <w:spacing w:after="0"/>
            </w:pPr>
            <w:r>
              <w:rPr>
                <w:rFonts w:ascii="Times New Roman" w:hAnsi="Times New Roman" w:cs="Times New Roman"/>
                <w:sz w:val="20"/>
                <w:szCs w:val="20"/>
              </w:rPr>
              <w:t>Doslovný preklad alebo neprirodzená slovenčina</w:t>
            </w:r>
          </w:p>
        </w:tc>
        <w:tc>
          <w:tcPr>
            <w:tcW w:w="3971" w:type="dxa"/>
            <w:tcBorders>
              <w:top w:val="nil"/>
              <w:left w:val="nil"/>
              <w:bottom w:val="nil"/>
              <w:right w:val="nil"/>
            </w:tcBorders>
          </w:tcPr>
          <w:p w14:paraId="097A9AF1" w14:textId="77777777" w:rsidR="00E27D67" w:rsidRDefault="00000000">
            <w:pPr>
              <w:pStyle w:val="Compact"/>
              <w:spacing w:after="0"/>
            </w:pPr>
            <w:r>
              <w:rPr>
                <w:rFonts w:ascii="Times New Roman" w:hAnsi="Times New Roman" w:cs="Times New Roman"/>
                <w:sz w:val="20"/>
                <w:szCs w:val="20"/>
              </w:rPr>
              <w:t>3</w:t>
            </w:r>
          </w:p>
        </w:tc>
      </w:tr>
      <w:tr w:rsidR="00E27D67" w14:paraId="6CC0A31A" w14:textId="77777777" w:rsidTr="00E27D67">
        <w:trPr>
          <w:jc w:val="center"/>
        </w:trPr>
        <w:tc>
          <w:tcPr>
            <w:tcW w:w="3972" w:type="dxa"/>
            <w:tcBorders>
              <w:top w:val="nil"/>
              <w:left w:val="nil"/>
              <w:bottom w:val="single" w:sz="10" w:space="0" w:color="000000"/>
              <w:right w:val="nil"/>
            </w:tcBorders>
          </w:tcPr>
          <w:p w14:paraId="14044965" w14:textId="77777777" w:rsidR="00E27D67" w:rsidRDefault="00000000">
            <w:pPr>
              <w:pStyle w:val="Compact"/>
              <w:spacing w:after="0"/>
            </w:pPr>
            <w:r>
              <w:rPr>
                <w:rFonts w:ascii="Times New Roman" w:hAnsi="Times New Roman" w:cs="Times New Roman"/>
                <w:sz w:val="20"/>
                <w:szCs w:val="20"/>
              </w:rPr>
              <w:t>Príliš explicitná safety formulácia</w:t>
            </w:r>
          </w:p>
        </w:tc>
        <w:tc>
          <w:tcPr>
            <w:tcW w:w="3971" w:type="dxa"/>
            <w:tcBorders>
              <w:top w:val="nil"/>
              <w:left w:val="nil"/>
              <w:bottom w:val="single" w:sz="10" w:space="0" w:color="000000"/>
              <w:right w:val="nil"/>
            </w:tcBorders>
          </w:tcPr>
          <w:p w14:paraId="0380516E" w14:textId="77777777" w:rsidR="00E27D67" w:rsidRDefault="00000000">
            <w:pPr>
              <w:pStyle w:val="Compact"/>
              <w:spacing w:after="0"/>
            </w:pPr>
            <w:r>
              <w:rPr>
                <w:rFonts w:ascii="Times New Roman" w:hAnsi="Times New Roman" w:cs="Times New Roman"/>
                <w:sz w:val="20"/>
                <w:szCs w:val="20"/>
              </w:rPr>
              <w:t>1</w:t>
            </w:r>
          </w:p>
        </w:tc>
      </w:tr>
    </w:tbl>
    <w:p w14:paraId="353E1ADA" w14:textId="77777777" w:rsidR="00E27D67" w:rsidRDefault="00000000">
      <w:pPr>
        <w:pStyle w:val="Zkladntext"/>
      </w:pPr>
      <w:r>
        <w:rPr>
          <w:b/>
          <w:bCs/>
        </w:rPr>
        <w:t>Obrázok 7. Najčastejšie témy otvorených komentárov.</w:t>
      </w:r>
    </w:p>
    <w:p w14:paraId="2A98E128" w14:textId="77777777" w:rsidR="00E27D67" w:rsidRDefault="00000000">
      <w:pPr>
        <w:pStyle w:val="CaptionedFigure"/>
      </w:pPr>
      <w:r>
        <w:rPr>
          <w:noProof/>
        </w:rPr>
        <w:lastRenderedPageBreak/>
        <w:drawing>
          <wp:inline distT="0" distB="0" distL="0" distR="0" wp14:anchorId="3B997D50" wp14:editId="0A693112">
            <wp:extent cx="5334000" cy="2977116"/>
            <wp:effectExtent l="0" t="0" r="0" b="0"/>
            <wp:docPr id="102" name="Picture" descr="Obrázok 7"/>
            <wp:cNvGraphicFramePr/>
            <a:graphic xmlns:a="http://schemas.openxmlformats.org/drawingml/2006/main">
              <a:graphicData uri="http://schemas.openxmlformats.org/drawingml/2006/picture">
                <pic:pic xmlns:pic="http://schemas.openxmlformats.org/drawingml/2006/picture">
                  <pic:nvPicPr>
                    <pic:cNvPr id="103" name="Picture" descr="/Users/pavol.bielik/dev/src/github.com/pbielik/diplomovka/figures/current_export_preview/figure_7_comment_themes.png"/>
                    <pic:cNvPicPr>
                      <a:picLocks noChangeAspect="1" noChangeArrowheads="1"/>
                    </pic:cNvPicPr>
                  </pic:nvPicPr>
                  <pic:blipFill>
                    <a:blip r:embed="rId17"/>
                    <a:stretch>
                      <a:fillRect/>
                    </a:stretch>
                  </pic:blipFill>
                  <pic:spPr bwMode="auto">
                    <a:xfrm>
                      <a:off x="0" y="0"/>
                      <a:ext cx="5334000" cy="2977116"/>
                    </a:xfrm>
                    <a:prstGeom prst="rect">
                      <a:avLst/>
                    </a:prstGeom>
                    <a:noFill/>
                    <a:ln w="9525">
                      <a:noFill/>
                      <a:headEnd/>
                      <a:tailEnd/>
                    </a:ln>
                  </pic:spPr>
                </pic:pic>
              </a:graphicData>
            </a:graphic>
          </wp:inline>
        </w:drawing>
      </w:r>
    </w:p>
    <w:p w14:paraId="46028BB4" w14:textId="77777777" w:rsidR="00E27D67" w:rsidRDefault="00000000">
      <w:pPr>
        <w:pStyle w:val="ImageCaption"/>
      </w:pPr>
      <w:r>
        <w:t>Obrázok 7</w:t>
      </w:r>
    </w:p>
    <w:p w14:paraId="6AB65FDD" w14:textId="77777777" w:rsidR="00E27D67" w:rsidRDefault="00000000">
      <w:pPr>
        <w:pStyle w:val="Nadpis2"/>
      </w:pPr>
      <w:bookmarkStart w:id="128" w:name="stručné-zhrnutie-výsledkov"/>
      <w:bookmarkEnd w:id="127"/>
      <w:r>
        <w:t>3.9 Stručné zhrnutie výsledkov</w:t>
      </w:r>
    </w:p>
    <w:p w14:paraId="71889B91" w14:textId="77777777" w:rsidR="00E27D67" w:rsidRDefault="00000000">
      <w:pPr>
        <w:pStyle w:val="FirstParagraph"/>
      </w:pPr>
      <w:r>
        <w:t xml:space="preserve">Predbežná expertná obsahová kontrola ukázala, že jadro ratingového nástroja a seed scenárov je obsahovo použiteľné, no zároveň upozornila na slabšie formulované defektové položky a na potrebu doladiť časť seed scenárov, najmä </w:t>
      </w:r>
      <w:r>
        <w:rPr>
          <w:rStyle w:val="VerbatimChar"/>
        </w:rPr>
        <w:t>08</w:t>
      </w:r>
      <w:r>
        <w:t xml:space="preserve"> a </w:t>
      </w:r>
      <w:r>
        <w:rPr>
          <w:rStyle w:val="VerbatimChar"/>
        </w:rPr>
        <w:t>10</w:t>
      </w:r>
      <w:r>
        <w:t xml:space="preserve">. Analyzovaný súbor </w:t>
      </w:r>
      <w:r>
        <w:rPr>
          <w:b/>
          <w:bCs/>
        </w:rPr>
        <w:t>166 hodnotení</w:t>
      </w:r>
      <w:r>
        <w:t xml:space="preserve"> zároveň ukázal, že simulované rozhovory boli expertmi v priemere hodnotené ako </w:t>
      </w:r>
      <w:r>
        <w:rPr>
          <w:b/>
          <w:bCs/>
        </w:rPr>
        <w:t>skôr klinicky vierohodné, jazykovo relatívne prirodzené a stredne použiteľné na tréningové účely</w:t>
      </w:r>
      <w:r>
        <w:t>, pričom defekty ostávali skôr v nižšom pásme. Zároveň sa ukázalo, že ratingy sú vo viacerých blokoch distribučne stlačené do úzkeho pásma.</w:t>
      </w:r>
    </w:p>
    <w:p w14:paraId="20C4F44D" w14:textId="77777777" w:rsidR="00E27D67" w:rsidRDefault="00000000">
      <w:pPr>
        <w:pStyle w:val="Zkladntext"/>
      </w:pPr>
      <w:r>
        <w:t xml:space="preserve">Na úrovni hlavných konfirmačných hypotéz sa v tomto súbore </w:t>
      </w:r>
      <w:r>
        <w:rPr>
          <w:b/>
          <w:bCs/>
        </w:rPr>
        <w:t>neobjavil jasný a konzistentný dôkaz</w:t>
      </w:r>
      <w:r>
        <w:t>, že by štruktúrujúce klinické usmernenie alebo rozvinutejší profil odpovedania systematicky zvyšovali klinickú vierohodnosť, prirodzenosť, tréningovú použiteľnosť alebo znižovali defekty. Najväčším limitom tejto vrstvy zostáva štruktúra rater panelu a kompresia škály u jedného z dvoch full raterov.</w:t>
      </w:r>
    </w:p>
    <w:p w14:paraId="3EDCF3BB" w14:textId="77777777" w:rsidR="00E27D67" w:rsidRDefault="00000000">
      <w:pPr>
        <w:pStyle w:val="Zkladntext"/>
      </w:pPr>
      <w:r>
        <w:t xml:space="preserve">Transcript-level blok voči referenčným hodnotám seed scenárov po doplnení plných anchorov pokrýva všetkých </w:t>
      </w:r>
      <w:r>
        <w:rPr>
          <w:b/>
          <w:bCs/>
        </w:rPr>
        <w:t>12 seedov</w:t>
      </w:r>
      <w:r>
        <w:t xml:space="preserve"> a </w:t>
      </w:r>
      <w:r>
        <w:rPr>
          <w:b/>
          <w:bCs/>
        </w:rPr>
        <w:t>72 transkriptov</w:t>
      </w:r>
      <w:r>
        <w:t>. Aj v tejto časti však medzi podmienkami ostávali len malé rozdiely.</w:t>
      </w:r>
    </w:p>
    <w:p w14:paraId="3D7F2AE5" w14:textId="77777777" w:rsidR="00E27D67" w:rsidRDefault="00000000">
      <w:pPr>
        <w:pStyle w:val="Nadpis1"/>
      </w:pPr>
      <w:bookmarkStart w:id="129" w:name="discussion-diskusia"/>
      <w:bookmarkEnd w:id="116"/>
      <w:bookmarkEnd w:id="128"/>
      <w:r>
        <w:lastRenderedPageBreak/>
        <w:t>50 Discussion / Diskusia</w:t>
      </w:r>
    </w:p>
    <w:p w14:paraId="529D647D" w14:textId="77777777" w:rsidR="00E27D67" w:rsidRDefault="00000000">
      <w:pPr>
        <w:pStyle w:val="Nadpis2"/>
      </w:pPr>
      <w:bookmarkStart w:id="130" w:name="diskusia"/>
      <w:r>
        <w:t>4 Diskusia</w:t>
      </w:r>
    </w:p>
    <w:p w14:paraId="7B24EC51" w14:textId="77777777" w:rsidR="00E27D67" w:rsidRDefault="00000000">
      <w:pPr>
        <w:pStyle w:val="Nadpis3"/>
      </w:pPr>
      <w:bookmarkStart w:id="131" w:name="stručné-zhrnutie-hlavných-zistení"/>
      <w:r>
        <w:t>4.1 Stručné zhrnutie hlavných zistení</w:t>
      </w:r>
    </w:p>
    <w:p w14:paraId="528AE89E" w14:textId="77777777" w:rsidR="00E27D67" w:rsidRDefault="00000000">
      <w:pPr>
        <w:pStyle w:val="FirstParagraph"/>
      </w:pPr>
      <w:r>
        <w:t>Cieľom práce bolo pilotne metodologicky overiť kvalitu AI-generovaných simulovaných klinických interview s depresívnou symptomatikou a preskúmať, či sa kvalita mení podľa prítomnosti štruktúrujúceho klinického usmernenia a podľa štýlu odpovedania simulovaného pacienta. Aktuálny korpus ukázal šesť hlavných zistení.</w:t>
      </w:r>
    </w:p>
    <w:p w14:paraId="360AE5B8" w14:textId="77777777" w:rsidR="00E27D67" w:rsidRDefault="00000000">
      <w:pPr>
        <w:pStyle w:val="Zkladntext"/>
      </w:pPr>
      <w:r>
        <w:t xml:space="preserve">Po prvé, predbežná expertná obsahová kontrola ukázala, že jadro ratingového nástroja a seed scenárov je obsahovo obhájiteľné, ale zároveň upozornila na slabšie miesto v defektových položkách </w:t>
      </w:r>
      <w:r>
        <w:rPr>
          <w:rStyle w:val="VerbatimChar"/>
        </w:rPr>
        <w:t>R2</w:t>
      </w:r>
      <w:r>
        <w:t xml:space="preserve">, </w:t>
      </w:r>
      <w:r>
        <w:rPr>
          <w:rStyle w:val="VerbatimChar"/>
        </w:rPr>
        <w:t>R3</w:t>
      </w:r>
      <w:r>
        <w:t xml:space="preserve"> a </w:t>
      </w:r>
      <w:r>
        <w:rPr>
          <w:rStyle w:val="VerbatimChar"/>
        </w:rPr>
        <w:t>R5</w:t>
      </w:r>
      <w:r>
        <w:t xml:space="preserve"> a na potrebu doladiť časť seed scenárov, najmä </w:t>
      </w:r>
      <w:r>
        <w:rPr>
          <w:rStyle w:val="VerbatimChar"/>
        </w:rPr>
        <w:t>08</w:t>
      </w:r>
      <w:r>
        <w:t xml:space="preserve"> a </w:t>
      </w:r>
      <w:r>
        <w:rPr>
          <w:rStyle w:val="VerbatimChar"/>
        </w:rPr>
        <w:t>10</w:t>
      </w:r>
      <w:r>
        <w:t xml:space="preserve">. Po druhé, samotné rozhovory boli v priemere hodnotené ako </w:t>
      </w:r>
      <w:r>
        <w:rPr>
          <w:b/>
          <w:bCs/>
        </w:rPr>
        <w:t>skôr klinicky vierohodné, jazykovo relatívne prirodzené a stredne použiteľné na tréningové účely</w:t>
      </w:r>
      <w:r>
        <w:t xml:space="preserve">, pričom defekty ostávali skôr v nízkom pásme. Po tretie, distribúcie viacerých outcome-ov boli výrazne stlačené do úzkeho stredne vyššieho pásma, čo znamená, že veľká časť dát neleží na osi „dobré verzus zlé“, ale skôr na osi „celkom dobré verzus o niečo lepšie alebo slabšie“. Po štvrté, v aktuálnych dátach sa </w:t>
      </w:r>
      <w:r>
        <w:rPr>
          <w:b/>
          <w:bCs/>
        </w:rPr>
        <w:t>neobjavil jasný a robustný dôkaz</w:t>
      </w:r>
      <w:r>
        <w:t>, že by samotné zapnutie guardrailu alebo rozvinutejší profil odpovedania systematicky zlepšovali hlavné ľudské outcome-y. Po piate, dominantnou slabinou simulácií nebol hrubý klinický rozpad, ale skôr pocit nacvičenosti, mechanickosti a slabšieho follow-upu. Po šieste, kľúčovým limitom datasetu zostáva štruktúra rating vrstvy: plné pokrytie nesie najmä jadrová dvojica hodnotiteľov a jeden z nich používal škálu výrazne užšie.</w:t>
      </w:r>
    </w:p>
    <w:p w14:paraId="5B1B8208" w14:textId="77777777" w:rsidR="00E27D67" w:rsidRDefault="00000000">
      <w:pPr>
        <w:pStyle w:val="Zkladntext"/>
      </w:pPr>
      <w:r>
        <w:t xml:space="preserve">Z hľadiska celkového obrazu teda práca skôr podporuje tvrdenie, že generovaný materiál je už na úrovni </w:t>
      </w:r>
      <w:r>
        <w:rPr>
          <w:b/>
          <w:bCs/>
        </w:rPr>
        <w:t>použiteľného pilotného simulačného materiálu</w:t>
      </w:r>
      <w:r>
        <w:t>, ale ešte nie je dostatočne stabilný na to, aby bolo možné jednoducho „zapnúť“ vyššiu kvalitu jediným guardrailom alebo aby bolo možné s vysokou istotou tvrdiť, že rozvinutejší profil automaticky vedie k lepšiemu rozhovoru.</w:t>
      </w:r>
    </w:p>
    <w:p w14:paraId="495863F8" w14:textId="77777777" w:rsidR="00E27D67" w:rsidRDefault="00000000">
      <w:pPr>
        <w:pStyle w:val="Nadpis3"/>
      </w:pPr>
      <w:bookmarkStart w:id="132" w:name="X4b61051dd0782569c7b3919f03ea1f1012b04e0"/>
      <w:bookmarkEnd w:id="131"/>
      <w:r>
        <w:t>4.2 Čo znamená priaznivý priemer, ale stlačené rozdelenie</w:t>
      </w:r>
    </w:p>
    <w:p w14:paraId="5EFFEC9F" w14:textId="77777777" w:rsidR="00E27D67" w:rsidRDefault="00000000">
      <w:pPr>
        <w:pStyle w:val="FirstParagraph"/>
      </w:pPr>
      <w:r>
        <w:t>Jedným z najdôležitejších zistení aktuálneho exportu je napätie medzi dvoma vrstvami výsledkov. Na jednej strane sú priemery globálnych outcome-ov priaznivé: rozhovory nepôsobia ako séria zjavne zlých alebo didakticky nepoužiteľných simulácií. Na druhej strane sú distribúcie viacerých outcome-ov silno koncentrované okolo stredne vyšších kategórií. To znamená, že ratingový priestor nie je v tomto datasete široko rozprestretý, ale skôr stlačený.</w:t>
      </w:r>
    </w:p>
    <w:p w14:paraId="1B256D33" w14:textId="77777777" w:rsidR="00E27D67" w:rsidRDefault="00000000">
      <w:pPr>
        <w:pStyle w:val="Zkladn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w:t>
      </w:r>
      <w:r>
        <w:lastRenderedPageBreak/>
        <w:t>reálny efekt guardrailu alebo profilu môže zostať v dátach utlmený len preto, že škála a rateri nevyužili dostatočne široký rozsah odpovedí.</w:t>
      </w:r>
    </w:p>
    <w:p w14:paraId="05DB046A" w14:textId="77777777" w:rsidR="00E27D67" w:rsidRDefault="00000000">
      <w:pPr>
        <w:pStyle w:val="Zkladntext"/>
      </w:pPr>
      <w:r>
        <w:t>Preto je dôležité, že nulový alebo slabý efekt v tomto datasete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transkriptov, ale aj od toho, ako jemne vieme zachytiť rozdiely medzi nimi.</w:t>
      </w:r>
    </w:p>
    <w:p w14:paraId="3E45038A" w14:textId="77777777" w:rsidR="00E27D67" w:rsidRDefault="00000000">
      <w:pPr>
        <w:pStyle w:val="Nadpis3"/>
      </w:pPr>
      <w:bookmarkStart w:id="133" w:name="X3319f52393e963ddb48773725f63e3e4f8f2efd"/>
      <w:bookmarkEnd w:id="132"/>
      <w:r>
        <w:t>4.3 Čo do interpretácie vnáša predbežná expertná validácia</w:t>
      </w:r>
    </w:p>
    <w:p w14:paraId="78A5A556" w14:textId="77777777" w:rsidR="00E27D67" w:rsidRDefault="00000000">
      <w:pPr>
        <w:pStyle w:val="FirstParagraph"/>
      </w:pPr>
      <w:r>
        <w:t>Predbežná expertná obsahová kontrola je dôležitá preto, že mení spôsob, akým treba čítať neskoršie aktuálne výsledky. Na jednej strane ukazuje, že ratingový nástroj ani seedy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14:paraId="05C4DD24" w14:textId="77777777" w:rsidR="00E27D67" w:rsidRDefault="00000000">
      <w:pPr>
        <w:pStyle w:val="Zkladntext"/>
      </w:pPr>
      <w:r>
        <w:t xml:space="preserve">Na druhej strane tá istá validačná vrstva vopred ukázala, kde možno čakať väčšiu neistotu. Slabšia podpora položiek </w:t>
      </w:r>
      <w:r>
        <w:rPr>
          <w:rStyle w:val="VerbatimChar"/>
        </w:rPr>
        <w:t>R2</w:t>
      </w:r>
      <w:r>
        <w:t xml:space="preserve">, </w:t>
      </w:r>
      <w:r>
        <w:rPr>
          <w:rStyle w:val="VerbatimChar"/>
        </w:rPr>
        <w:t>R3</w:t>
      </w:r>
      <w:r>
        <w:t xml:space="preserve"> a </w:t>
      </w:r>
      <w:r>
        <w:rPr>
          <w:rStyle w:val="VerbatimChar"/>
        </w:rPr>
        <w:t>R5</w:t>
      </w:r>
      <w:r>
        <w:t xml:space="preserve"> znamená, že práve defektový blok mohol byť od začiatku citlivejší na interpretačný štýl jednotlivých raterov. Podobne pri seedoch </w:t>
      </w:r>
      <w:r>
        <w:rPr>
          <w:rStyle w:val="VerbatimChar"/>
        </w:rPr>
        <w:t>08</w:t>
      </w:r>
      <w:r>
        <w:t xml:space="preserve"> a </w:t>
      </w:r>
      <w:r>
        <w:rPr>
          <w:rStyle w:val="VerbatimChar"/>
        </w:rPr>
        <w:t>10</w:t>
      </w:r>
      <w:r>
        <w:t xml:space="preserve"> sa ukázal nesúlad medzi zamýšľanou a expertne vnímanou závažnosťou, čo naznačuje, že časť variability v neskorších severity a fidelity vetvách nemusí byť iba vlastnosťou modelu alebo raterov, ale aj dôsledkom menej jednoznačne ukotveného stimulusového materiálu.</w:t>
      </w:r>
    </w:p>
    <w:p w14:paraId="6C645C28" w14:textId="77777777" w:rsidR="00E27D67" w:rsidRDefault="00000000">
      <w:pPr>
        <w:pStyle w:val="Zkladntext"/>
      </w:pPr>
      <w:r>
        <w:t>Pre diskusiu to znamená dve veci. Po prvé, aktuálne výsledky nemožno redukovať na otázku „funguje alebo nefunguje guardrail“. Po druhé, metodická sila práce neleží len v samotnom porovnaní experimentálnych buniek, ale aj v tom, že pred hlavným zberom prebehla obsahová kalibrácia nástroja a seedov. Tá síce nezabezpečuje definitívnu validitu, ale podstatne zvyšuje dôveryhodnosť toho, že neskoršie rozdiely a limity už zachytávajú reálnejšie vlastnosti simulácií, nie len úplne surový draft materiálu.</w:t>
      </w:r>
    </w:p>
    <w:p w14:paraId="61305F91" w14:textId="77777777" w:rsidR="00E27D67" w:rsidRDefault="00000000">
      <w:pPr>
        <w:pStyle w:val="Nadpis3"/>
      </w:pPr>
      <w:bookmarkStart w:id="134" w:name="X13340c920218c651d578827ec140bf2f12d8c0c"/>
      <w:bookmarkEnd w:id="133"/>
      <w:r>
        <w:t>4.4 Prečo guardrail a profil nevyšli silnejšie</w:t>
      </w:r>
    </w:p>
    <w:p w14:paraId="17CF333E" w14:textId="77777777" w:rsidR="00E27D67" w:rsidRDefault="00000000">
      <w:pPr>
        <w:pStyle w:val="FirstParagraph"/>
      </w:pPr>
      <w:r>
        <w:t xml:space="preserve">Najprv treba povedať, že výsledky neukazujú úplnú absenciu patternov. Pri indexe defektov bol guardrail efekt smerovo mierne priaznivý, pri niektorých bunkách s profilom </w:t>
      </w:r>
      <w:r>
        <w:rPr>
          <w:rStyle w:val="VerbatimChar"/>
        </w:rPr>
        <w:t>P3</w:t>
      </w:r>
      <w:r>
        <w:t xml:space="preserve"> sa deskriptívne ukázal priaznivejší obraz pri </w:t>
      </w:r>
      <w:r>
        <w:rPr>
          <w:rStyle w:val="VerbatimChar"/>
        </w:rPr>
        <w:t>G5</w:t>
      </w:r>
      <w:r>
        <w:t xml:space="preserve">, </w:t>
      </w:r>
      <w:r>
        <w:rPr>
          <w:rStyle w:val="VerbatimChar"/>
        </w:rPr>
        <w:t>S1</w:t>
      </w:r>
      <w:r>
        <w:t xml:space="preserve"> a </w:t>
      </w:r>
      <w:r>
        <w:rPr>
          <w:rStyle w:val="VerbatimChar"/>
        </w:rPr>
        <w:t>S2</w:t>
      </w:r>
      <w:r>
        <w:t>, a v doplnkových ordinálnych modeloch sa objavil aj slabší interakčný náznak. Problém je skôr v tom, že tieto posuny neboli dosť veľké ani dosť stabilné na to, aby vytvorili presvedčivý konfirmačný obraz.</w:t>
      </w:r>
    </w:p>
    <w:p w14:paraId="02ED84C7" w14:textId="77777777" w:rsidR="00E27D67" w:rsidRDefault="00000000">
      <w:pPr>
        <w:pStyle w:val="Zkladntext"/>
      </w:pPr>
      <w:r>
        <w:t xml:space="preserve">Jedno možné vysvetlenie je, že manipulácia bola príliš hrubá vzhľadom na to, čo sa práca snaží zlepšiť. Samotné dichotomické rozlíšenie </w:t>
      </w:r>
      <w:r>
        <w:rPr>
          <w:rStyle w:val="VerbatimChar"/>
        </w:rPr>
        <w:t>off</w:t>
      </w:r>
      <w:r>
        <w:t xml:space="preserve"> verzus </w:t>
      </w:r>
      <w:r>
        <w:rPr>
          <w:rStyle w:val="VerbatimChar"/>
        </w:rPr>
        <w:t>on</w:t>
      </w:r>
      <w:r>
        <w:t xml:space="preserve"> zrejme nestačí na to, aby systematicky zmenilo kvalitu výsledného rozhovoru vo všetkých dimenziách. V praxi môže kvalitu rozhovoru ovplyvňovať celý rad jemnejších prvkov: presná formulácia textu štruktúrujúceho klinického usmernenia, spôsob otázok, dôraz na follow-up, pravidlá postupného odhaľovania ťažkostí, lokálna jazyková prirodzenosť alebo miera odpovednej variability.</w:t>
      </w:r>
    </w:p>
    <w:p w14:paraId="6D0B830F" w14:textId="77777777" w:rsidR="00E27D67" w:rsidRDefault="00000000">
      <w:pPr>
        <w:pStyle w:val="Zkladntext"/>
      </w:pPr>
      <w:r>
        <w:lastRenderedPageBreak/>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 </w:t>
      </w:r>
      <w:r>
        <w:rPr>
          <w:rStyle w:val="VerbatimChar"/>
        </w:rPr>
        <w:t>P3</w:t>
      </w:r>
      <w:r>
        <w:t xml:space="preserve"> nie je jednoducho „lepší“ než </w:t>
      </w:r>
      <w:r>
        <w:rPr>
          <w:rStyle w:val="VerbatimChar"/>
        </w:rPr>
        <w:t>P1</w:t>
      </w:r>
      <w:r>
        <w:t>, ale len posúva chyby do iného typu.</w:t>
      </w:r>
    </w:p>
    <w:p w14:paraId="6DAFBC34" w14:textId="77777777" w:rsidR="00E27D67" w:rsidRDefault="00000000">
      <w:pPr>
        <w:pStyle w:val="Zkladntext"/>
      </w:pPr>
      <w:r>
        <w:t>Tretie vysvetlenie je meracie. Ak ratingy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p w14:paraId="09D3FAEC" w14:textId="77777777" w:rsidR="00E27D67" w:rsidRDefault="00000000">
      <w:pPr>
        <w:pStyle w:val="Nadpis3"/>
      </w:pPr>
      <w:bookmarkStart w:id="135" w:name="X92233c5afa47af89ac329687f44d5bd400df406"/>
      <w:bookmarkEnd w:id="134"/>
      <w:r>
        <w:t>4.5 Kde sa simulácie lámu: autenticita skôr než klinické jadro</w:t>
      </w:r>
    </w:p>
    <w:p w14:paraId="244DF618" w14:textId="77777777" w:rsidR="00E27D67" w:rsidRDefault="00000000">
      <w:pPr>
        <w:pStyle w:val="FirstParagraph"/>
      </w:pPr>
      <w:r>
        <w:t xml:space="preserve">Najzaujímavejším výsledkom kvalitatívnej vrstvy je, že dominantnou témou komentárov nebol hrubý klinický rozpad, ale </w:t>
      </w:r>
      <w:r>
        <w:rPr>
          <w:b/>
          <w:bCs/>
        </w:rPr>
        <w:t>nacvičenosť alebo natrénovanosť odpovedí</w:t>
      </w:r>
      <w:r>
        <w:t>. Tento motív je dôležitý, pretože mení interpretáciu toho, čo je dnes na simuláciách najslabšie. Nejde primárne o to, že by systém nevedel udržať základný depresívny rámec, ale skôr o to, že časť rozhovorov neznie dosť organicky.</w:t>
      </w:r>
    </w:p>
    <w:p w14:paraId="5DE6BFB3" w14:textId="77777777" w:rsidR="00E27D67" w:rsidRDefault="00000000">
      <w:pPr>
        <w:pStyle w:val="Zkladntext"/>
      </w:pPr>
      <w:r>
        <w:t>Tento obraz dobre korešponduje s novšou literatúrou o virtuálnych klientoch a LLM simuláciách. Prehľad Chaby et al. (</w:t>
      </w:r>
      <w:hyperlink w:anchor="ref-chaby2022embodiedvirtualpatients">
        <w:r>
          <w:rPr>
            <w:rStyle w:val="Hypertextovprepojenie"/>
          </w:rPr>
          <w:t>2022</w:t>
        </w:r>
      </w:hyperlink>
      <w:r>
        <w:t>) aj novšie práce Schmidt et al. (</w:t>
      </w:r>
      <w:hyperlink w:anchor="ref-schmidt2025client101">
        <w:r>
          <w:rPr>
            <w:rStyle w:val="Hypertextovprepojenie"/>
          </w:rPr>
          <w:t>2025</w:t>
        </w:r>
      </w:hyperlink>
      <w:r>
        <w:t>) a Morrison et al. (</w:t>
      </w:r>
      <w:hyperlink w:anchor="ref-morrison2025virtuallypsychologist">
        <w:r>
          <w:rPr>
            <w:rStyle w:val="Hypertextovprepojenie"/>
          </w:rPr>
          <w:t>2025</w:t>
        </w:r>
      </w:hyperlink>
      <w:r>
        <w:t>) opakovane ukazujú, že digitálne simulácie môžu byť didakticky cenné už vtedy, keď ešte nedosahujú plný realizmus, ale ich slabinou býva práve prílišná kooperatívnosť, nižšia spontánnosť alebo mechanickejší štýl odpovedí. Aj v tomto datasete sa teda slabina neukazuje ako „nevie to depresiu“, ale skôr ako „vie to depresiu len trochu príliš učebnicovo“.</w:t>
      </w:r>
    </w:p>
    <w:p w14:paraId="78550CB7" w14:textId="77777777" w:rsidR="00E27D67" w:rsidRDefault="00000000">
      <w:pPr>
        <w:pStyle w:val="Zkladntext"/>
      </w:pPr>
      <w:r>
        <w:t xml:space="preserve">To je pre ďalší vývoj rámca veľmi dôležité. Ak sa má kvalita posúvať vyššie, nestačí len znižovať chyby. Potrebné je zlepšiť aj </w:t>
      </w:r>
      <w:r>
        <w:rPr>
          <w:b/>
          <w:bCs/>
        </w:rPr>
        <w:t>mikrodynamiku rozhovoru</w:t>
      </w:r>
      <w:r>
        <w:t>: prirodzenosť váhania, odpoveď na doplňujúcu otázku, lokálnu koherenciu detailov, citlivé prechody medzi témami a schopnosť niesť klinicky významný obsah bez dojmu, že je odpoveď „pripravená pre hodnotiteľa“.</w:t>
      </w:r>
    </w:p>
    <w:p w14:paraId="71D5CEC0" w14:textId="77777777" w:rsidR="00E27D67" w:rsidRDefault="00000000">
      <w:pPr>
        <w:pStyle w:val="Nadpis3"/>
      </w:pPr>
      <w:bookmarkStart w:id="136" w:name="Xcb43263665026e8d68db9299911435db429f380"/>
      <w:bookmarkEnd w:id="135"/>
      <w:r>
        <w:t>4.6 Čo hovoria výsledky o tréningovej použiteľnosti</w:t>
      </w:r>
    </w:p>
    <w:p w14:paraId="326988C6" w14:textId="77777777" w:rsidR="00E27D67" w:rsidRDefault="00000000">
      <w:pPr>
        <w:pStyle w:val="FirstParagraph"/>
      </w:pPr>
      <w:r>
        <w:t>To, že tréningová použiteľnosť (</w:t>
      </w:r>
      <w:r>
        <w:rPr>
          <w:rStyle w:val="VerbatimChar"/>
        </w:rPr>
        <w:t>G5</w:t>
      </w:r>
      <w:r>
        <w:t>) mala medián 4 a priemer ostal blízko hranice „skôr použiteľné“, je z aplikačného hľadiska povzbudivé. Znamená to, že expert panel v priemere nevnímal tieto rozhovory ako principiálne nepoužiteľné. Pre psychologické vzdelávanie je to dôležité, pretože simulácie nemusia byť dokonalé, aby mali didaktickú hodnotu. Ako zdôrazňuje Australian Postgraduate Psychology Simulation Education Working Group (APPESWG) (</w:t>
      </w:r>
      <w:hyperlink w:anchor="ref-appeswg2021newreality">
        <w:r>
          <w:rPr>
            <w:rStyle w:val="Hypertextovprepojenie"/>
          </w:rPr>
          <w:t>2021</w:t>
        </w:r>
      </w:hyperlink>
      <w:r>
        <w:t>) spolu s empirickou prácou Rice et al. (</w:t>
      </w:r>
      <w:hyperlink w:anchor="ref-rice2022simulatedplacements">
        <w:r>
          <w:rPr>
            <w:rStyle w:val="Hypertextovprepojenie"/>
          </w:rPr>
          <w:t>2022</w:t>
        </w:r>
      </w:hyperlink>
      <w:r>
        <w:t>), dôležité je skôr to, či poskytujú bezpečný, opakovateľný a dostatočne vierohodný materiál, na ktorom sa dá trénovať vedenie interview a klinické uvažovanie.</w:t>
      </w:r>
    </w:p>
    <w:p w14:paraId="15B0D27F" w14:textId="77777777" w:rsidR="00E27D67" w:rsidRDefault="00000000">
      <w:pPr>
        <w:pStyle w:val="Zkladntext"/>
      </w:pPr>
      <w:r>
        <w:t xml:space="preserve">Zároveň však komentáre o mechanickosti a slabšom follow-upe naznačujú, že tento materiál ešte nie je ideálny ako úplne samonosný tréningový nástroj. Skôr vyzerá ako </w:t>
      </w:r>
      <w:r>
        <w:rPr>
          <w:b/>
          <w:bCs/>
        </w:rPr>
        <w:lastRenderedPageBreak/>
        <w:t>materiál vhodný do kontrolovaného výučbového rámca</w:t>
      </w:r>
      <w:r>
        <w:t>, kde je prítomný debriefing, supervízia alebo aspoň explicitná reflexia limitov rozhovoru. V tom je aktuálny export veľmi realistický: neponúka obraz hotového virtuálneho pacienta, ale obraz sľubného simulačného medzikroku.</w:t>
      </w:r>
    </w:p>
    <w:p w14:paraId="3B881F50" w14:textId="77777777" w:rsidR="00E27D67" w:rsidRDefault="00000000">
      <w:pPr>
        <w:pStyle w:val="Zkladntext"/>
      </w:pPr>
      <w:r>
        <w:t>Tento záver je v súlade s literatúrou o simuláciách vo výučbe psychológie a psychiatrie, keďže Rice et al. (</w:t>
      </w:r>
      <w:hyperlink w:anchor="ref-rice2022simulatedplacements">
        <w:r>
          <w:rPr>
            <w:rStyle w:val="Hypertextovprepojenie"/>
          </w:rPr>
          <w:t>2022</w:t>
        </w:r>
      </w:hyperlink>
      <w:r>
        <w:t>), Sheen et al. (</w:t>
      </w:r>
      <w:hyperlink w:anchor="ref-sheen2021simulationeducation">
        <w:r>
          <w:rPr>
            <w:rStyle w:val="Hypertextovprepojenie"/>
          </w:rPr>
          <w:t>2021</w:t>
        </w:r>
      </w:hyperlink>
      <w:r>
        <w:t>) a Glatz et al. (</w:t>
      </w:r>
      <w:hyperlink w:anchor="ref-glatz2022simulationelements">
        <w:r>
          <w:rPr>
            <w:rStyle w:val="Hypertextovprepojenie"/>
          </w:rPr>
          <w:t>2022</w:t>
        </w:r>
      </w:hyperlink>
      <w:r>
        <w:t>) ich neberú ako náhradu reálneho klienta, ale ako most medzi teoretickou prípravou, štruktúrovaným nácvikom a neskoršou praxou.</w:t>
      </w:r>
    </w:p>
    <w:p w14:paraId="70261D58" w14:textId="77777777" w:rsidR="00E27D67" w:rsidRDefault="00000000">
      <w:pPr>
        <w:pStyle w:val="Nadpis3"/>
      </w:pPr>
      <w:bookmarkStart w:id="137" w:name="X54f5bef5b6ed1dfd6e74ff94baa3fb6901a781d"/>
      <w:bookmarkEnd w:id="136"/>
      <w:r>
        <w:t>4.7 Merací blok: najväčší limit nie je počet transkriptov, ale rater layer</w:t>
      </w:r>
    </w:p>
    <w:p w14:paraId="0140BEA5" w14:textId="77777777" w:rsidR="00E27D67" w:rsidRDefault="00000000">
      <w:pPr>
        <w:pStyle w:val="FirstParagraph"/>
      </w:pPr>
      <w:r>
        <w:t xml:space="preserve">Najdôležitejším metodologickým limitom aktuálneho exportu nie je počet transkriptov ani pokrytie experimentálnych buniek, ale </w:t>
      </w:r>
      <w:r>
        <w:rPr>
          <w:b/>
          <w:bCs/>
        </w:rPr>
        <w:t>architektúra hodnotiteľskej vrstvy</w:t>
      </w:r>
      <w:r>
        <w:t>. Formálne je raterov viac, ale plný dizajn nesú v praxi najmä dvaja hodnotitelia. To oslabuje najmä outcome-y, ktoré sú priamo závislé od ľudského úsudku, teda globálnu vierohodnosť, defekty, tréningovú použiteľnosť aj odhady závažnosti a funkčného dopadu.</w:t>
      </w:r>
    </w:p>
    <w:p w14:paraId="2BDE7538" w14:textId="77777777" w:rsidR="00E27D67" w:rsidRDefault="00000000">
      <w:pPr>
        <w:pStyle w:val="Zkladntext"/>
      </w:pPr>
      <w:r>
        <w:t>Obzvlášť dôležitá je kompresia škály u jedného z jadrových hodnotiteľov. Táto vlastnosť má dvojitý dopad. Po prvé, znižuje variabilitu a tým aj šancu zachytiť jemnejšie rozdiely medzi transkriptmi. Po druhé, oslabuje presvedčivosť klasických agreement ukazovateľov. To neznamená, že výsledky sú nepoužiteľné. Ako pripomína McHugh (</w:t>
      </w:r>
      <w:hyperlink w:anchor="ref-mchugh2012InterraterReliabilityKappa">
        <w:r>
          <w:rPr>
            <w:rStyle w:val="Hypertextovprepojenie"/>
          </w:rPr>
          <w:t>2012</w:t>
        </w:r>
      </w:hyperlink>
      <w:r>
        <w:t xml:space="preserve">), znamená to však, že ich treba čítať ako </w:t>
      </w:r>
      <w:r>
        <w:rPr>
          <w:b/>
          <w:bCs/>
        </w:rPr>
        <w:t>pilotné odhady smeru a veľkosti efektov</w:t>
      </w:r>
      <w:r>
        <w:t>, nie ako robustný konsenzus širšieho expert panelu.</w:t>
      </w:r>
    </w:p>
    <w:p w14:paraId="10439E72" w14:textId="77777777" w:rsidR="00E27D67" w:rsidRDefault="00000000">
      <w:pPr>
        <w:pStyle w:val="Zkladn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 </w:t>
      </w:r>
      <w:r>
        <w:rPr>
          <w:b/>
          <w:bCs/>
        </w:rPr>
        <w:t>merací nástroj, stimulusový materiál a rater panel zatiaľ nedávajú rovnako silný signál</w:t>
      </w:r>
      <w:r>
        <w:t>. Z pohľadu vývoja autorského ratingového nástroja je to úplne legitímna pilotná situácia: Boateng et al. (</w:t>
      </w:r>
      <w:hyperlink w:anchor="ref-boateng2018scaledevelopment">
        <w:r>
          <w:rPr>
            <w:rStyle w:val="Hypertextovprepojenie"/>
          </w:rPr>
          <w:t>2018</w:t>
        </w:r>
      </w:hyperlink>
      <w:r>
        <w:t>) a Terwee et al. (</w:t>
      </w:r>
      <w:hyperlink w:anchor="Xb1380ca2da1dde24ecde6fa049e981ea2d3ad7e">
        <w:r>
          <w:rPr>
            <w:rStyle w:val="Hypertextovprepojenie"/>
          </w:rPr>
          <w:t>2018</w:t>
        </w:r>
      </w:hyperlink>
      <w:r>
        <w:t>) opisujú, že najprv sa ukáže, či bloky dávajú zmysel obsahovo a vnútorne, a až potom sa spevňuje širšia reliabilita a stabilita naprieč hodnotiteľmi.</w:t>
      </w:r>
    </w:p>
    <w:p w14:paraId="0D2223C4" w14:textId="77777777" w:rsidR="00E27D67" w:rsidRDefault="00000000">
      <w:pPr>
        <w:pStyle w:val="Nadpis3"/>
      </w:pPr>
      <w:bookmarkStart w:id="138" w:name="X53a9c3a7fead87f725a9d6368305afd81e6754d"/>
      <w:bookmarkEnd w:id="137"/>
      <w:r>
        <w:t>4.8 Čo zatiaľ vieme a nevieme povedať o symptom fidelity</w:t>
      </w:r>
    </w:p>
    <w:p w14:paraId="71C2D5B4" w14:textId="77777777" w:rsidR="00E27D67" w:rsidRDefault="00000000">
      <w:pPr>
        <w:pStyle w:val="FirstParagraph"/>
      </w:pPr>
      <w:r>
        <w:t xml:space="preserve">Po doplnení plného anchor súboru bolo možné čítať transcript-level symptom-fidelity vetvu nad celým 12-seed korpusom. To je dôležitý krok, pretože umožňuje interpretovať </w:t>
      </w:r>
      <w:r>
        <w:rPr>
          <w:rStyle w:val="VerbatimChar"/>
        </w:rPr>
        <w:t>symptom_error_mean</w:t>
      </w:r>
      <w:r>
        <w:t xml:space="preserve">, </w:t>
      </w:r>
      <w:r>
        <w:rPr>
          <w:rStyle w:val="VerbatimChar"/>
        </w:rPr>
        <w:t>severity_error</w:t>
      </w:r>
      <w:r>
        <w:t xml:space="preserve"> a </w:t>
      </w:r>
      <w:r>
        <w:rPr>
          <w:rStyle w:val="VerbatimChar"/>
        </w:rPr>
        <w:t>impact_error</w:t>
      </w:r>
      <w:r>
        <w:t xml:space="preserve"> nad celým aktuálnym súborom, nie len nad malou podmnožinou seedov.</w:t>
      </w:r>
    </w:p>
    <w:p w14:paraId="5A8D4520" w14:textId="77777777" w:rsidR="00E27D67" w:rsidRDefault="00000000">
      <w:pPr>
        <w:pStyle w:val="Zkladntext"/>
      </w:pPr>
      <w:r>
        <w:t>Výsledok tejto vetvy je zaujímavý práve tým, že je umiernenejší než niektoré intuície. Symptom-fidelity chyba je skôr mierna než vysoká a guardrail efekt má priaznivý, ale malý smer. To znamená, že systém pravdepodobne drží základnú symptomatickú logiku o niečo lepšie, než naznačovali otvorené komentáre o mechanickosti. Zároveň sa však nepotvrdzuje predstava, že guardrail alebo rozvinutejší profil automaticky vyriešia fidelity problém výrazným spôsobom.</w:t>
      </w:r>
    </w:p>
    <w:p w14:paraId="78A1BFE7" w14:textId="77777777" w:rsidR="00E27D67" w:rsidRDefault="00000000">
      <w:pPr>
        <w:pStyle w:val="Zkladntext"/>
      </w:pPr>
      <w:r>
        <w:lastRenderedPageBreak/>
        <w:t xml:space="preserve">Aj po tomto posune však treba zostať opatrný. Dôvodom už nie je chýbajúce seed pokrytie, ale to, že error-based ukazovatele ostávajú citlivé na malý a nevyvážený rater panel a na spôsob transcript-level agregácie expertných odhadov pri </w:t>
      </w:r>
      <w:r>
        <w:rPr>
          <w:rStyle w:val="VerbatimChar"/>
        </w:rPr>
        <w:t>S1</w:t>
      </w:r>
      <w:r>
        <w:t xml:space="preserve"> a </w:t>
      </w:r>
      <w:r>
        <w:rPr>
          <w:rStyle w:val="VerbatimChar"/>
        </w:rPr>
        <w:t>S2</w:t>
      </w:r>
      <w:r>
        <w:t>.</w:t>
      </w:r>
    </w:p>
    <w:p w14:paraId="704BF49B" w14:textId="77777777" w:rsidR="00E27D67" w:rsidRDefault="00000000">
      <w:pPr>
        <w:pStyle w:val="Nadpis3"/>
      </w:pPr>
      <w:bookmarkStart w:id="139" w:name="porovnanie-s-literatúrou"/>
      <w:bookmarkEnd w:id="138"/>
      <w:r>
        <w:t>4.9 Porovnanie s literatúrou</w:t>
      </w:r>
    </w:p>
    <w:p w14:paraId="2CF3C988" w14:textId="77777777" w:rsidR="00E27D67" w:rsidRDefault="00000000">
      <w:pPr>
        <w:pStyle w:val="FirstParagraph"/>
      </w:pPr>
      <w:r>
        <w:t>Výsledky tejto práce sa najlepšie čítajú v troch literárnych rámcoch. Prvým je literatúra o štandardizovaných prípadoch a simuláciách vo vzdelávaní, kde Evans et al. (</w:t>
      </w:r>
      <w:hyperlink w:anchor="ref-evans2015vignettes">
        <w:r>
          <w:rPr>
            <w:rStyle w:val="Hypertextovprepojenie"/>
          </w:rPr>
          <w:t>2015</w:t>
        </w:r>
      </w:hyperlink>
      <w:r>
        <w:t>) a Williams et al. (</w:t>
      </w:r>
      <w:hyperlink w:anchor="ref-williams2017simulationmentalhealth">
        <w:r>
          <w:rPr>
            <w:rStyle w:val="Hypertextovprepojenie"/>
          </w:rPr>
          <w:t>2017</w:t>
        </w:r>
      </w:hyperlink>
      <w:r>
        <w:t>) dlhodobo ukazujú napätie medzi štandardizáciou a ekologickou validitou. Aj aktuálny export ukazuje presne toto napätie: rozhovory sú dostatočne disciplinované na to, aby držali základný klinický rámec, no práve táto disciplína môže znižovať pocit autenticity.</w:t>
      </w:r>
    </w:p>
    <w:p w14:paraId="1F873D8D" w14:textId="77777777" w:rsidR="00E27D67" w:rsidRDefault="00000000">
      <w:pPr>
        <w:pStyle w:val="Zkladntext"/>
      </w:pPr>
      <w:r>
        <w:t>Druhým rámcom sú novšie práce o virtuálnych klientoch a LLM simuláciách. Chaby et al. (</w:t>
      </w:r>
      <w:hyperlink w:anchor="ref-chaby2022embodiedvirtualpatients">
        <w:r>
          <w:rPr>
            <w:rStyle w:val="Hypertextovprepojenie"/>
          </w:rPr>
          <w:t>2022</w:t>
        </w:r>
      </w:hyperlink>
      <w:r>
        <w:t>), Schmidt et al. (</w:t>
      </w:r>
      <w:hyperlink w:anchor="ref-schmidt2025client101">
        <w:r>
          <w:rPr>
            <w:rStyle w:val="Hypertextovprepojenie"/>
          </w:rPr>
          <w:t>2025</w:t>
        </w:r>
      </w:hyperlink>
      <w:r>
        <w:t>) a Morrison et al. (</w:t>
      </w:r>
      <w:hyperlink w:anchor="ref-morrison2025virtuallypsychologist">
        <w:r>
          <w:rPr>
            <w:rStyle w:val="Hypertextovprepojenie"/>
          </w:rPr>
          <w:t>2025</w:t>
        </w:r>
      </w:hyperlink>
      <w:r>
        <w:t>) spravidla ukazujú, že digitálne simulácie sú užitočné najmä ako bezpečný, opakovateľný a kontrolovateľný medzikrok, ale ich limitom býva nižšia spontánnosť a občasná „prehnaná ochota“ systému spolupracovať. Dominantný motív nacvičenosti v našich komentároch s týmto obrazom veľmi dobre korešponduje.</w:t>
      </w:r>
    </w:p>
    <w:p w14:paraId="22510737" w14:textId="77777777" w:rsidR="00E27D67" w:rsidRDefault="00000000">
      <w:pPr>
        <w:pStyle w:val="Zkladntext"/>
      </w:pPr>
      <w:r>
        <w:t>Tretím rámcom je literatúra o kvalite generatívnych AI výstupov. Roustan &amp; Bastardot (</w:t>
      </w:r>
      <w:hyperlink w:anchor="ref-roustan2025cliniciansguide">
        <w:r>
          <w:rPr>
            <w:rStyle w:val="Hypertextovprepojenie"/>
          </w:rPr>
          <w:t>2025</w:t>
        </w:r>
      </w:hyperlink>
      <w:r>
        <w:t>) a Asgari et al. (</w:t>
      </w:r>
      <w:hyperlink w:anchor="ref-asgari2025hallucinationframework">
        <w:r>
          <w:rPr>
            <w:rStyle w:val="Hypertextovprepojenie"/>
          </w:rPr>
          <w:t>2025</w:t>
        </w:r>
      </w:hyperlink>
      <w:r>
        <w:t>) zdôrazňujú rozdiel medzi plynulosťou textu a jeho obsahovou spoľahlivosťou. V našich dátach sa tento problém neukázal ako masívna halucinačná katastrofa. Ukázal sa skôr ako jemný rozdiel medzi tým, že rozhovor „znie celkom dobre“, a tým, že je dostatočne organický, hlboký a presvedčivý aj pri bližšom odbornom čítaní.</w:t>
      </w:r>
    </w:p>
    <w:p w14:paraId="198E9D47" w14:textId="77777777" w:rsidR="00E27D67" w:rsidRDefault="00000000">
      <w:pPr>
        <w:pStyle w:val="Zkladntext"/>
      </w:pPr>
      <w:r>
        <w:t>Za zmienku stojí aj to, že klinické uchopenie závažnosti depresie nie je ani v bežnej praxi triviálne. Maj et al. (</w:t>
      </w:r>
      <w:hyperlink w:anchor="ref-maj2020depressioncharacterization">
        <w:r>
          <w:rPr>
            <w:rStyle w:val="Hypertextovprepojenie"/>
          </w:rPr>
          <w:t>2020</w:t>
        </w:r>
      </w:hyperlink>
      <w:r>
        <w:t xml:space="preserve">) upozorňuje, že kategórie severity bývajú v klinickom prostredí generické a nie vždy majú silné anchor body. Časť variability pri </w:t>
      </w:r>
      <w:r>
        <w:rPr>
          <w:rStyle w:val="VerbatimChar"/>
        </w:rPr>
        <w:t>S1</w:t>
      </w:r>
      <w:r>
        <w:t xml:space="preserve"> a </w:t>
      </w:r>
      <w:r>
        <w:rPr>
          <w:rStyle w:val="VerbatimChar"/>
        </w:rPr>
        <w:t>S2</w:t>
      </w:r>
      <w:r>
        <w:t xml:space="preserve"> preto nemusí odrážať len slabinu simulácie, ale aj to, že samotný konštrukt globálneho odhadu severity a funkčného dopadu je pre ľudských hodnotiteľov náročný.</w:t>
      </w:r>
    </w:p>
    <w:p w14:paraId="0F346D89" w14:textId="77777777" w:rsidR="00E27D67" w:rsidRDefault="00000000">
      <w:pPr>
        <w:pStyle w:val="Nadpis3"/>
      </w:pPr>
      <w:bookmarkStart w:id="140" w:name="limity-výskumu"/>
      <w:bookmarkEnd w:id="139"/>
      <w:r>
        <w:t>4.10 Limity výskumu</w:t>
      </w:r>
    </w:p>
    <w:p w14:paraId="695AD1D8" w14:textId="77777777" w:rsidR="00E27D67" w:rsidRDefault="00000000">
      <w:pPr>
        <w:pStyle w:val="FirstParagraph"/>
      </w:pPr>
      <w:r>
        <w:t>Prvým limitom je, že ide stále o pilotný dataset s relatívne malým a nevyváženým rater panelom. Čísla preto treba čítať ako odhad smeru a veľkosti efektov, nie ako definitívne uzavretý obraz kvality simulácií.</w:t>
      </w:r>
    </w:p>
    <w:p w14:paraId="5C314AB2" w14:textId="77777777" w:rsidR="00E27D67" w:rsidRDefault="00000000">
      <w:pPr>
        <w:pStyle w:val="Zkladntext"/>
      </w:pPr>
      <w:r>
        <w:t xml:space="preserve">Druhým limitom je, že predbežná expertná obsahová kontrola mala charakter </w:t>
      </w:r>
      <w:r>
        <w:rPr>
          <w:b/>
          <w:bCs/>
        </w:rPr>
        <w:t>pilotnej kalibrácie</w:t>
      </w:r>
      <w:r>
        <w:t>, nie plnohodnotnej psychometrickej validity štúdie. Zvyšuje dôveryhodnosť nástroja a seedov, ale sama osebe neuzatvára otázku content validity ani nezaručuje, že po redakčných úpravách už v materiáli nezostali slabšie miesta.</w:t>
      </w:r>
    </w:p>
    <w:p w14:paraId="6A0B78D6" w14:textId="77777777" w:rsidR="00E27D67" w:rsidRDefault="00000000">
      <w:pPr>
        <w:pStyle w:val="Zkladntext"/>
      </w:pPr>
      <w:r>
        <w:t xml:space="preserve">Tretím limitom je </w:t>
      </w:r>
      <w:r>
        <w:rPr>
          <w:b/>
          <w:bCs/>
        </w:rPr>
        <w:t>jadrová dvojica full raterov</w:t>
      </w:r>
      <w:r>
        <w:t>. Hoci každý transkript mal aspoň dve nezávislé hodnotenia a celý dizajn bol pokrytý, väčšinu ľudskej inferenčnej vrstvy nesú v praxi dvaja hodnotitelia.</w:t>
      </w:r>
    </w:p>
    <w:p w14:paraId="55279257" w14:textId="77777777" w:rsidR="00E27D67" w:rsidRDefault="00000000">
      <w:pPr>
        <w:pStyle w:val="Zkladntext"/>
      </w:pPr>
      <w:r>
        <w:lastRenderedPageBreak/>
        <w:t xml:space="preserve">Štvrtým limitom je </w:t>
      </w:r>
      <w:r>
        <w:rPr>
          <w:b/>
          <w:bCs/>
        </w:rPr>
        <w:t>nebalans ratingov medzi bunkami</w:t>
      </w:r>
      <w:r>
        <w:t xml:space="preserve">, najmä vyššie pokrytie bunky </w:t>
      </w:r>
      <w:r>
        <w:rPr>
          <w:rStyle w:val="VerbatimChar"/>
        </w:rPr>
        <w:t>off × P1</w:t>
      </w:r>
      <w:r>
        <w:t>. Mixed modely tento problém čiastočne tlmia, ale úplne ho neodstraňujú.</w:t>
      </w:r>
    </w:p>
    <w:p w14:paraId="6A260352" w14:textId="77777777" w:rsidR="00E27D67" w:rsidRDefault="00000000">
      <w:pPr>
        <w:pStyle w:val="Zkladntext"/>
      </w:pPr>
      <w:r>
        <w:t xml:space="preserve">Piatym limitom je </w:t>
      </w:r>
      <w:r>
        <w:rPr>
          <w:b/>
          <w:bCs/>
        </w:rPr>
        <w:t>stlačené rozdelenie viacerých outcome-ov</w:t>
      </w:r>
      <w:r>
        <w:t>, ktoré znižuje citlivosť na malé rozdiely medzi podmienkami.</w:t>
      </w:r>
    </w:p>
    <w:p w14:paraId="4F5A5A52" w14:textId="77777777" w:rsidR="00E27D67" w:rsidRDefault="00000000">
      <w:pPr>
        <w:pStyle w:val="Zkladntext"/>
      </w:pPr>
      <w:r>
        <w:t xml:space="preserve">Šiestym limitom je, že </w:t>
      </w:r>
      <w:r>
        <w:rPr>
          <w:b/>
          <w:bCs/>
        </w:rPr>
        <w:t>anchorová error vetva</w:t>
      </w:r>
      <w:r>
        <w:t xml:space="preserve"> ostáva metodicky citlivá na malý a nevyvážený rater panel a na transcript-level agregáciu expertných odhadov pri </w:t>
      </w:r>
      <w:r>
        <w:rPr>
          <w:rStyle w:val="VerbatimChar"/>
        </w:rPr>
        <w:t>S1</w:t>
      </w:r>
      <w:r>
        <w:t xml:space="preserve"> a </w:t>
      </w:r>
      <w:r>
        <w:rPr>
          <w:rStyle w:val="VerbatimChar"/>
        </w:rPr>
        <w:t>S2</w:t>
      </w:r>
      <w:r>
        <w:t>. Aj pri plnej anchor coverage ju preto treba interpretovať opatrnejšie než robustnejšie ľudsky hodnotené outcome-y.</w:t>
      </w:r>
    </w:p>
    <w:p w14:paraId="5847ED74" w14:textId="77777777" w:rsidR="00E27D67" w:rsidRDefault="00000000">
      <w:pPr>
        <w:pStyle w:val="Zkladntext"/>
      </w:pPr>
      <w:r>
        <w:t>Siedmym limitom je samotná povaha stimulusového materiálu. Hodnotené boli textové simulácie, nie živé multimodálne rozhovory. Chýbajú teda neverbálne a paralingvistické znaky, ktoré v reálnej klinickej situácii výrazne spoluutvárajú dojem z klienta aj interpretáciu symptomatiky.</w:t>
      </w:r>
    </w:p>
    <w:p w14:paraId="5A6D6A09" w14:textId="77777777" w:rsidR="00E27D67" w:rsidRDefault="00000000">
      <w:pPr>
        <w:pStyle w:val="Nadpis3"/>
      </w:pPr>
      <w:bookmarkStart w:id="141" w:name="praktické-a-metodologické-dôsledky"/>
      <w:bookmarkEnd w:id="140"/>
      <w:r>
        <w:t>4.11 Praktické a metodologické dôsledky</w:t>
      </w:r>
    </w:p>
    <w:p w14:paraId="3289AE84" w14:textId="77777777" w:rsidR="00E27D67" w:rsidRDefault="00000000">
      <w:pPr>
        <w:pStyle w:val="FirstParagraph"/>
      </w:pPr>
      <w:r>
        <w:t>Napriek týmto limitom má aktuálny export dôležitý praktický aj metodologický význam. Po prvé, ukazuje, že kvalitu simulovaných AI rozhovorov možno hodnotiť viacvrstvovo: nie iba cez globálny dojem, ale aj cez blok prirodzenosti, použiteľnosti, defektov a neskôr aj transcript-level fidelity. Dôležité pritom je, že táto viacvrstvová logika nebola postavená až dodatočne po zbere, ale prešla aj predbežnou expertnou obsahovou kontrolou položiek a seedov. To je metodicky silnejší rámec než jednoduché hodnotenie „znie to dobre / neznie to dobre“.</w:t>
      </w:r>
    </w:p>
    <w:p w14:paraId="66F8D039" w14:textId="77777777" w:rsidR="00E27D67" w:rsidRDefault="00000000">
      <w:pPr>
        <w:pStyle w:val="Zkladntext"/>
      </w:pPr>
      <w:r>
        <w:t xml:space="preserve">Po druhé, výsledky naznačujú, že ďalší posun kvality pravdepodobne nepríde len cez pridanie ďalších transkriptov, ale cez </w:t>
      </w:r>
      <w:r>
        <w:rPr>
          <w:b/>
          <w:bCs/>
        </w:rPr>
        <w:t>lepšie kalibrovaný expert panel</w:t>
      </w:r>
      <w:r>
        <w:t xml:space="preserve"> a cez úpravy, ktoré znížia pocit nacvičenosti a zvýšia klinickú hĺbku rozhovoru. Prakticky to znamená väčší dôraz na follow-up logiku, prirodzenosť slovenskej formulácie, lokálnu koherenciu detailov a citlivejšie vedenie rozhovoru v oblastiach záťaže a rizika.</w:t>
      </w:r>
    </w:p>
    <w:p w14:paraId="7259057A" w14:textId="77777777" w:rsidR="00E27D67" w:rsidRDefault="00000000">
      <w:pPr>
        <w:pStyle w:val="Zkladntext"/>
      </w:pPr>
      <w:r>
        <w:t xml:space="preserve">Po tretie, dáta podporujú chápanie tejto práce ako vývoja </w:t>
      </w:r>
      <w:r>
        <w:rPr>
          <w:b/>
          <w:bCs/>
        </w:rPr>
        <w:t>simulačného rámca</w:t>
      </w:r>
      <w:r>
        <w:t>, nie len jedného promptu alebo jedného balíka transkriptov. Hodnota práce je práve v tom, že spája seedy, kontrolované generovanie, expert rating a viacvrstvové hodnotenie kvality. Takýto rámec je metodologicky prenositeľný aj na ďalšie klinické témy.</w:t>
      </w:r>
    </w:p>
    <w:p w14:paraId="5C34134D" w14:textId="77777777" w:rsidR="00E27D67" w:rsidRDefault="00000000">
      <w:pPr>
        <w:pStyle w:val="Nadpis3"/>
      </w:pPr>
      <w:bookmarkStart w:id="142" w:name="odporúčania-pre-ďalší-výskum"/>
      <w:bookmarkEnd w:id="141"/>
      <w:r>
        <w:t>4.12 Odporúčania pre ďalší výskum</w:t>
      </w:r>
    </w:p>
    <w:p w14:paraId="54D56616" w14:textId="77777777" w:rsidR="00E27D67" w:rsidRDefault="00000000">
      <w:pPr>
        <w:pStyle w:val="FirstParagraph"/>
      </w:pPr>
      <w:r>
        <w:t xml:space="preserve">Najrozumnejším ďalším krokom nie je okamžite generovať ďalší veľký balík nových transkriptov, ale </w:t>
      </w:r>
      <w:r>
        <w:rPr>
          <w:b/>
          <w:bCs/>
        </w:rPr>
        <w:t>posilniť expert rating vrstvu</w:t>
      </w:r>
      <w:r>
        <w:t>. Z pohľadu aktuálnych dát by mal najväčší prínos ešte aspoň jeden ďalší full rater nad existujúcimi 72 transkriptmi. Takýto krok by zlepšil interpretovateľnosť zhody aj stabilitu inferenčných modelov viac než ďalšie rozširovanie stimulusového priestoru.</w:t>
      </w:r>
    </w:p>
    <w:p w14:paraId="19BA302A" w14:textId="77777777" w:rsidR="00E27D67" w:rsidRDefault="00000000">
      <w:pPr>
        <w:pStyle w:val="Zkladntext"/>
      </w:pPr>
      <w:r>
        <w:t xml:space="preserve">Ďalším krokom by mala byť revízia promptového a interview dizajnu so zameraním na zníženie nacvičenosti odpovedí, na väčšiu prirodzenosť follow-up otázok a na lepšie </w:t>
      </w:r>
      <w:r>
        <w:lastRenderedPageBreak/>
        <w:t>odlíšenie depresívneho obrazu od všeobecného stresu alebo vyhorenia. Až potom bude dávať väčší zmysel rozširovať seed priestor, porovnávať viac modelov alebo testovať učebné výsledky u študentov psychológie, ako naznačujú Sheen et al. (</w:t>
      </w:r>
      <w:hyperlink w:anchor="ref-sheen2021simulationeducation">
        <w:r>
          <w:rPr>
            <w:rStyle w:val="Hypertextovprepojenie"/>
          </w:rPr>
          <w:t>2021</w:t>
        </w:r>
      </w:hyperlink>
      <w:r>
        <w:t>), Glatz et al. (</w:t>
      </w:r>
      <w:hyperlink w:anchor="ref-glatz2022simulationelements">
        <w:r>
          <w:rPr>
            <w:rStyle w:val="Hypertextovprepojenie"/>
          </w:rPr>
          <w:t>2022</w:t>
        </w:r>
      </w:hyperlink>
      <w:r>
        <w:t>) a Schmidt et al. (</w:t>
      </w:r>
      <w:hyperlink w:anchor="ref-schmidt2025client101">
        <w:r>
          <w:rPr>
            <w:rStyle w:val="Hypertextovprepojenie"/>
          </w:rPr>
          <w:t>2025</w:t>
        </w:r>
      </w:hyperlink>
      <w:r>
        <w:t>).</w:t>
      </w:r>
    </w:p>
    <w:p w14:paraId="16D66A64" w14:textId="77777777" w:rsidR="00E27D67" w:rsidRDefault="00000000">
      <w:pPr>
        <w:pStyle w:val="Zkladntext"/>
      </w:pPr>
      <w:r>
        <w:t>Popri tom treba dotiahnuť aj štatistické a metodické ukotvenie anchorovej error vetvy tak, aby mala rovnaký evidenčný status ako ostatné outcome bloky a aby sa dala interpretovať s rovnakou mierou istoty.</w:t>
      </w:r>
    </w:p>
    <w:p w14:paraId="3ABC3B78" w14:textId="77777777" w:rsidR="00E27D67" w:rsidRDefault="00000000">
      <w:pPr>
        <w:pStyle w:val="Nadpis3"/>
      </w:pPr>
      <w:bookmarkStart w:id="143" w:name="záver-diskusie"/>
      <w:bookmarkEnd w:id="142"/>
      <w:r>
        <w:t>4.13 Záver diskusie</w:t>
      </w:r>
    </w:p>
    <w:p w14:paraId="62424CD3" w14:textId="77777777" w:rsidR="00E27D67" w:rsidRDefault="00000000">
      <w:pPr>
        <w:pStyle w:val="FirstParagraph"/>
      </w:pPr>
      <w:r>
        <w:t xml:space="preserve">Aktuálny korpus ukazuje, že AI-generované simulované interview s depresívnou symptomatikou už možno považovať za </w:t>
      </w:r>
      <w:r>
        <w:rPr>
          <w:b/>
          <w:bCs/>
        </w:rPr>
        <w:t>metodicky použiteľný pilotný materiál</w:t>
      </w:r>
      <w:r>
        <w:t>, nie však ešte za plne stabilný a jednoducho optimalizovateľný produkt. Dôležité pritom je, že tento záver nestojí len na samotných ratingoch transkriptov, ale aj na predbežnej expertnej obsahovej kontrole nástroja a seed scenárov. Rozhovory držia základný klinický rámec a v priemere nepôsobia ako zjavne nekvalitné, ale ich slabinou ostáva autenticita, stlačené rozdelenie ratingov, limitovaná zhoda expertov a opatrná interpretovateľnosť anchorovej error vetvy.</w:t>
      </w:r>
    </w:p>
    <w:p w14:paraId="248A1983" w14:textId="77777777" w:rsidR="00E27D67" w:rsidRDefault="00000000">
      <w:pPr>
        <w:pStyle w:val="Zkladntext"/>
      </w:pPr>
      <w:r>
        <w:t>Hlavným prínosom práce preto v tejto fáze nie je dôkaz silného experimentálneho efektu guardrailu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p w14:paraId="61018EC7" w14:textId="77777777" w:rsidR="00E27D67" w:rsidRDefault="00000000">
      <w:pPr>
        <w:pStyle w:val="Nadpis1"/>
      </w:pPr>
      <w:bookmarkStart w:id="144" w:name="conclusion-záver"/>
      <w:bookmarkEnd w:id="129"/>
      <w:bookmarkEnd w:id="130"/>
      <w:bookmarkEnd w:id="143"/>
      <w:r>
        <w:t>60 Conclusion / Záver</w:t>
      </w:r>
    </w:p>
    <w:p w14:paraId="13CF607B" w14:textId="77777777" w:rsidR="00E27D67" w:rsidRDefault="00000000">
      <w:pPr>
        <w:pStyle w:val="Nadpis2"/>
      </w:pPr>
      <w:bookmarkStart w:id="145" w:name="záver"/>
      <w:r>
        <w:t>5 Záver</w:t>
      </w:r>
    </w:p>
    <w:p w14:paraId="15B50FA6" w14:textId="77777777" w:rsidR="00E27D67" w:rsidRDefault="00000000">
      <w:pPr>
        <w:pStyle w:val="FirstParagraph"/>
      </w:pPr>
      <w:r>
        <w:t>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14:paraId="5E261949" w14:textId="77777777" w:rsidR="00E27D67" w:rsidRDefault="00000000">
      <w:pPr>
        <w:pStyle w:val="Zkladntext"/>
      </w:pPr>
      <w:r>
        <w:t>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14:paraId="76A4F862" w14:textId="77777777" w:rsidR="00E27D67" w:rsidRDefault="00000000">
      <w:pPr>
        <w:pStyle w:val="Zkladntext"/>
      </w:pPr>
      <w:r>
        <w:t xml:space="preserve">Výsledky práce </w:t>
      </w:r>
      <w:r>
        <w:rPr>
          <w:b/>
          <w:bCs/>
        </w:rPr>
        <w:t>[doplniť po finálnej analýze 3–5 viet]</w:t>
      </w:r>
      <w:r>
        <w:t>.</w:t>
      </w:r>
    </w:p>
    <w:p w14:paraId="31D9B2E6" w14:textId="77777777" w:rsidR="00E27D67" w:rsidRDefault="00000000">
      <w:pPr>
        <w:pStyle w:val="Zkladntext"/>
      </w:pPr>
      <w:r>
        <w:t xml:space="preserve">Na teoretickej a metodologickej úrovni práca ukazuje, že problematika AI-generovaných simulovaných rozhovorov v psychológii si vyžaduje systematické a transparentné </w:t>
      </w:r>
      <w:r>
        <w:lastRenderedPageBreak/>
        <w:t>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14:paraId="07B0FF98" w14:textId="77777777" w:rsidR="00E27D67" w:rsidRDefault="00000000">
      <w:pPr>
        <w:pStyle w:val="Zkladntext"/>
      </w:pPr>
      <w:r>
        <w:t>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p w14:paraId="2C4A1C1F" w14:textId="77777777" w:rsidR="00E27D67" w:rsidRDefault="00000000">
      <w:pPr>
        <w:pStyle w:val="Nadpis1"/>
      </w:pPr>
      <w:bookmarkStart w:id="146" w:name="literatúra"/>
      <w:bookmarkEnd w:id="144"/>
      <w:bookmarkEnd w:id="145"/>
      <w:r>
        <w:t>Literatúra</w:t>
      </w:r>
    </w:p>
    <w:p w14:paraId="3225AA0E" w14:textId="77777777" w:rsidR="00E27D67" w:rsidRDefault="00000000">
      <w:pPr>
        <w:pStyle w:val="Bibliografia"/>
      </w:pPr>
      <w:bookmarkStart w:id="147" w:name="ref-ajluni2025psychiatriceducation"/>
      <w:bookmarkStart w:id="148" w:name="refs"/>
      <w:r>
        <w:t xml:space="preserve">Ajluni, V. (2025). Artificial Intelligence in Psychiatric Education: Enhancing Clinical Competence through Simulation. </w:t>
      </w:r>
      <w:r>
        <w:rPr>
          <w:i/>
          <w:iCs/>
        </w:rPr>
        <w:t>Industrial Psychiatry Journal</w:t>
      </w:r>
      <w:r>
        <w:t xml:space="preserve">, </w:t>
      </w:r>
      <w:r>
        <w:rPr>
          <w:i/>
          <w:iCs/>
        </w:rPr>
        <w:t>34</w:t>
      </w:r>
      <w:r>
        <w:t xml:space="preserve">(1), 11–15. </w:t>
      </w:r>
      <w:hyperlink r:id="rId18">
        <w:r>
          <w:rPr>
            <w:rStyle w:val="Hypertextovprepojenie"/>
          </w:rPr>
          <w:t>https://doi.org/10.4103/ipj.ipj_377_24</w:t>
        </w:r>
      </w:hyperlink>
    </w:p>
    <w:p w14:paraId="69F997ED" w14:textId="77777777" w:rsidR="00E27D67" w:rsidRDefault="00000000">
      <w:pPr>
        <w:pStyle w:val="Bibliografia"/>
      </w:pPr>
      <w:bookmarkStart w:id="149" w:name="ref-asgari2025hallucinationframework"/>
      <w:bookmarkEnd w:id="147"/>
      <w:r>
        <w:t xml:space="preserve">Asgari, E., Montaña-Brown, N., Dubois, M., Khalil, S., Balloch, J., Yeung, J. A., &amp; Pimenta, D. (2025). A Framework to Assess Clinical Safety and Hallucination Rates of LLMs for Medical Text Summarisation. </w:t>
      </w:r>
      <w:r>
        <w:rPr>
          <w:i/>
          <w:iCs/>
        </w:rPr>
        <w:t>Npj Digital Medicine</w:t>
      </w:r>
      <w:r>
        <w:t xml:space="preserve">, </w:t>
      </w:r>
      <w:r>
        <w:rPr>
          <w:i/>
          <w:iCs/>
        </w:rPr>
        <w:t>8</w:t>
      </w:r>
      <w:r>
        <w:t xml:space="preserve">(1). </w:t>
      </w:r>
      <w:hyperlink r:id="rId19">
        <w:r>
          <w:rPr>
            <w:rStyle w:val="Hypertextovprepojenie"/>
          </w:rPr>
          <w:t>https://doi.org/10.1038/s41746-025-01670-7</w:t>
        </w:r>
      </w:hyperlink>
    </w:p>
    <w:p w14:paraId="27464BD2" w14:textId="77777777" w:rsidR="00E27D67" w:rsidRDefault="00000000">
      <w:pPr>
        <w:pStyle w:val="Bibliografia"/>
      </w:pPr>
      <w:bookmarkStart w:id="150" w:name="ref-appeswg2021newreality"/>
      <w:bookmarkEnd w:id="149"/>
      <w:r>
        <w:t xml:space="preserve">Australian Postgraduate Psychology Simulation Education Working Group (APPESWG). (2021). A New Reality: The Role of Simulated Learning Activities in Postgraduate Psychology Training Programs. </w:t>
      </w:r>
      <w:r>
        <w:rPr>
          <w:i/>
          <w:iCs/>
        </w:rPr>
        <w:t>Frontiers in Education</w:t>
      </w:r>
      <w:r>
        <w:t xml:space="preserve">, </w:t>
      </w:r>
      <w:r>
        <w:rPr>
          <w:i/>
          <w:iCs/>
        </w:rPr>
        <w:t>6</w:t>
      </w:r>
      <w:r>
        <w:t xml:space="preserve">, 653269. </w:t>
      </w:r>
      <w:hyperlink r:id="rId20">
        <w:r>
          <w:rPr>
            <w:rStyle w:val="Hypertextovprepojenie"/>
          </w:rPr>
          <w:t>https://doi.org/10.3389/feduc.2021.653269</w:t>
        </w:r>
      </w:hyperlink>
    </w:p>
    <w:p w14:paraId="4ED78045" w14:textId="77777777" w:rsidR="00E27D67" w:rsidRDefault="00000000">
      <w:pPr>
        <w:pStyle w:val="Bibliografia"/>
      </w:pPr>
      <w:bookmarkStart w:id="151" w:name="ref-baguley2022vignettedata"/>
      <w:bookmarkEnd w:id="150"/>
      <w:r>
        <w:t xml:space="preserve">Baguley, T., Dunham, G., &amp; Steer, O. (2022). Statistical Modelling of Vignette Data in Psychology. </w:t>
      </w:r>
      <w:r>
        <w:rPr>
          <w:i/>
          <w:iCs/>
        </w:rPr>
        <w:t>British Journal of Psychology</w:t>
      </w:r>
      <w:r>
        <w:t xml:space="preserve">, </w:t>
      </w:r>
      <w:r>
        <w:rPr>
          <w:i/>
          <w:iCs/>
        </w:rPr>
        <w:t>113</w:t>
      </w:r>
      <w:r>
        <w:t xml:space="preserve">(4), 1143–1163. </w:t>
      </w:r>
      <w:hyperlink r:id="rId21">
        <w:r>
          <w:rPr>
            <w:rStyle w:val="Hypertextovprepojenie"/>
          </w:rPr>
          <w:t>https://doi.org/10.1111/bjop.12577</w:t>
        </w:r>
      </w:hyperlink>
    </w:p>
    <w:p w14:paraId="3C60ADC2" w14:textId="77777777" w:rsidR="00E27D67" w:rsidRDefault="00000000">
      <w:pPr>
        <w:pStyle w:val="Bibliografia"/>
      </w:pPr>
      <w:bookmarkStart w:id="152" w:name="ref-boateng2018scaledevelopment"/>
      <w:bookmarkEnd w:id="151"/>
      <w:r>
        <w:t xml:space="preserve">Boateng, G. O., Neilands, T. B., Frongillo, E. A., Melgar-Quinonez, H. R., &amp; Young, S. L. (2018). Best Practices for Developing and Validating Scales for Health, Social, and Behavioral Research: A Primer. </w:t>
      </w:r>
      <w:r>
        <w:rPr>
          <w:i/>
          <w:iCs/>
        </w:rPr>
        <w:t>Frontiers in Public Health</w:t>
      </w:r>
      <w:r>
        <w:t xml:space="preserve">, </w:t>
      </w:r>
      <w:r>
        <w:rPr>
          <w:i/>
          <w:iCs/>
        </w:rPr>
        <w:t>6</w:t>
      </w:r>
      <w:r>
        <w:t xml:space="preserve">. </w:t>
      </w:r>
      <w:hyperlink r:id="rId22">
        <w:r>
          <w:rPr>
            <w:rStyle w:val="Hypertextovprepojenie"/>
          </w:rPr>
          <w:t>https://doi.org/10.3389/fpubh.2018.00149</w:t>
        </w:r>
      </w:hyperlink>
    </w:p>
    <w:p w14:paraId="63F6CB62" w14:textId="77777777" w:rsidR="00E27D67" w:rsidRDefault="00000000">
      <w:pPr>
        <w:pStyle w:val="Bibliografia"/>
      </w:pPr>
      <w:bookmarkStart w:id="153" w:name="ref-brugge2024patientsimulation"/>
      <w:bookmarkEnd w:id="152"/>
      <w:r>
        <w:t xml:space="preserve">Brügge, E., Ricchizzi, S., Arenbeck, M., Keller, M. N., Schur, L., Stummer, W., Holling, M., Lu, M. H., &amp; Darici, D. (2024). Large Language Models Improve Clinical Decision Making of Medical Students through Patient Simulation and Structured Feedback: A Randomized Controlled Trial. </w:t>
      </w:r>
      <w:r>
        <w:rPr>
          <w:i/>
          <w:iCs/>
        </w:rPr>
        <w:t>BMC Medical Education</w:t>
      </w:r>
      <w:r>
        <w:t xml:space="preserve">, </w:t>
      </w:r>
      <w:r>
        <w:rPr>
          <w:i/>
          <w:iCs/>
        </w:rPr>
        <w:t>24</w:t>
      </w:r>
      <w:r>
        <w:t xml:space="preserve">(1). </w:t>
      </w:r>
      <w:hyperlink r:id="rId23">
        <w:r>
          <w:rPr>
            <w:rStyle w:val="Hypertextovprepojenie"/>
          </w:rPr>
          <w:t>https://doi.org/10.1186/s12909-024-06399-7</w:t>
        </w:r>
      </w:hyperlink>
    </w:p>
    <w:p w14:paraId="0DE55BA0" w14:textId="77777777" w:rsidR="00E27D67" w:rsidRDefault="00000000">
      <w:pPr>
        <w:pStyle w:val="Bibliografia"/>
      </w:pPr>
      <w:bookmarkStart w:id="154" w:name="ref-cohen1988StatisticalPowerAnalysis"/>
      <w:bookmarkEnd w:id="153"/>
      <w:r>
        <w:t xml:space="preserve">Cohen, J. (1988). </w:t>
      </w:r>
      <w:r>
        <w:rPr>
          <w:i/>
          <w:iCs/>
        </w:rPr>
        <w:t>Statistical Power Analysis for the Behavioral Sciences</w:t>
      </w:r>
      <w:r>
        <w:t xml:space="preserve"> (2nd ed). L. Erlbaum Associates.</w:t>
      </w:r>
    </w:p>
    <w:p w14:paraId="32F8C79E" w14:textId="77777777" w:rsidR="00E27D67" w:rsidRDefault="00000000">
      <w:pPr>
        <w:pStyle w:val="Bibliografia"/>
      </w:pPr>
      <w:bookmarkStart w:id="155" w:name="ref-dawood2024standardizedpatient"/>
      <w:bookmarkEnd w:id="154"/>
      <w:r>
        <w:lastRenderedPageBreak/>
        <w:t xml:space="preserve">Dawood, E., Alshutwi, S. S., Alshareif, S., &amp; Shereda, H. A. (2024). Evaluation of the Effectiveness of Standardized Patient Simulation as a Teaching Method in Psychiatric and Mental Health Nursing. </w:t>
      </w:r>
      <w:r>
        <w:rPr>
          <w:i/>
          <w:iCs/>
        </w:rPr>
        <w:t>Nursing Reports</w:t>
      </w:r>
      <w:r>
        <w:t xml:space="preserve">, </w:t>
      </w:r>
      <w:r>
        <w:rPr>
          <w:i/>
          <w:iCs/>
        </w:rPr>
        <w:t>14</w:t>
      </w:r>
      <w:r>
        <w:t xml:space="preserve">(2), 1424–1438. </w:t>
      </w:r>
      <w:hyperlink r:id="rId24">
        <w:r>
          <w:rPr>
            <w:rStyle w:val="Hypertextovprepojenie"/>
          </w:rPr>
          <w:t>https://doi.org/10.3390/nursrep14020107</w:t>
        </w:r>
      </w:hyperlink>
    </w:p>
    <w:p w14:paraId="0D0EBE9C" w14:textId="77777777" w:rsidR="00E27D67" w:rsidRDefault="00000000">
      <w:pPr>
        <w:pStyle w:val="Bibliografia"/>
      </w:pPr>
      <w:bookmarkStart w:id="156" w:name="ref-mcintyre2019mddvsbipolar"/>
      <w:bookmarkEnd w:id="155"/>
      <w:r>
        <w:t xml:space="preserve">Differential Diagnosis of Major Depressive Disorder Versus Bipolar Disorder. (2019). </w:t>
      </w:r>
      <w:r>
        <w:rPr>
          <w:i/>
          <w:iCs/>
        </w:rPr>
        <w:t>The Journal of Clinical Psychiatry</w:t>
      </w:r>
      <w:r>
        <w:t xml:space="preserve">, </w:t>
      </w:r>
      <w:r>
        <w:rPr>
          <w:i/>
          <w:iCs/>
        </w:rPr>
        <w:t>80</w:t>
      </w:r>
      <w:r>
        <w:t xml:space="preserve">(3). </w:t>
      </w:r>
      <w:hyperlink r:id="rId25">
        <w:r>
          <w:rPr>
            <w:rStyle w:val="Hypertextovprepojenie"/>
          </w:rPr>
          <w:t>https://doi.org/10.4088/JCP.ot18043ah2</w:t>
        </w:r>
      </w:hyperlink>
    </w:p>
    <w:p w14:paraId="09B321B8" w14:textId="77777777" w:rsidR="00E27D67" w:rsidRDefault="00000000">
      <w:pPr>
        <w:pStyle w:val="Bibliografia"/>
      </w:pPr>
      <w:bookmarkStart w:id="157" w:name="ref-evans2015vignettes"/>
      <w:bookmarkEnd w:id="156"/>
      <w:r>
        <w:t xml:space="preserve">Evans, S. C., Roberts, M. C., Keeley, J. W., Blossom, J. B., Amaro, C. M., Garcia, A. M., Stough, C. O., Canter, K. S., Robles, R., &amp; Reed, G. M. (2015). Vignette Methodologies for Studying Clinicians’ Decision-Making: Validity, Utility, and Application in ICD-11 Field Studies. </w:t>
      </w:r>
      <w:r>
        <w:rPr>
          <w:i/>
          <w:iCs/>
        </w:rPr>
        <w:t>International Journal of Clinical and Health Psychology</w:t>
      </w:r>
      <w:r>
        <w:t xml:space="preserve">, </w:t>
      </w:r>
      <w:r>
        <w:rPr>
          <w:i/>
          <w:iCs/>
        </w:rPr>
        <w:t>15</w:t>
      </w:r>
      <w:r>
        <w:t xml:space="preserve">(2), 160–170. </w:t>
      </w:r>
      <w:hyperlink r:id="rId26">
        <w:r>
          <w:rPr>
            <w:rStyle w:val="Hypertextovprepojenie"/>
          </w:rPr>
          <w:t>https://doi.org/10.1016/j.ijchp.2014.12.001</w:t>
        </w:r>
      </w:hyperlink>
    </w:p>
    <w:p w14:paraId="3821486A" w14:textId="77777777" w:rsidR="00E27D67" w:rsidRDefault="00000000">
      <w:pPr>
        <w:pStyle w:val="Bibliografia"/>
      </w:pPr>
      <w:bookmarkStart w:id="158" w:name="ref-glatz2022simulationelements"/>
      <w:bookmarkEnd w:id="157"/>
      <w:r>
        <w:t xml:space="preserve">Glatz, T., Bergbom, S., &amp; Edlund, S. (2022). Lessons Learned and Preliminary Results from Implementing Simulation-Based Elements in a Clinical Psychology Programme. </w:t>
      </w:r>
      <w:r>
        <w:rPr>
          <w:i/>
          <w:iCs/>
        </w:rPr>
        <w:t>Psychology Learning &amp; Teaching</w:t>
      </w:r>
      <w:r>
        <w:t xml:space="preserve">, </w:t>
      </w:r>
      <w:r>
        <w:rPr>
          <w:i/>
          <w:iCs/>
        </w:rPr>
        <w:t>21</w:t>
      </w:r>
      <w:r>
        <w:t xml:space="preserve">(2), 162–181. </w:t>
      </w:r>
      <w:hyperlink r:id="rId27">
        <w:r>
          <w:rPr>
            <w:rStyle w:val="Hypertextovprepojenie"/>
          </w:rPr>
          <w:t>https://doi.org/10.1177/14757257221093490</w:t>
        </w:r>
      </w:hyperlink>
    </w:p>
    <w:p w14:paraId="6FE3E9AA" w14:textId="77777777" w:rsidR="00E27D67" w:rsidRDefault="00000000">
      <w:pPr>
        <w:pStyle w:val="Bibliografia"/>
      </w:pPr>
      <w:bookmarkStart w:id="159" w:name="ref-guidi2011clinicalinterviewdepression"/>
      <w:bookmarkEnd w:id="158"/>
      <w:r>
        <w:t xml:space="preserve">Guidi, J., Fava, G. A., Bech, P., &amp; Paykel, E. (2010). The Clinical Interview for Depression: A Comprehensive Review of Studies and Clinimetric Properties. </w:t>
      </w:r>
      <w:r>
        <w:rPr>
          <w:i/>
          <w:iCs/>
        </w:rPr>
        <w:t>Psychotherapy and Psychosomatics</w:t>
      </w:r>
      <w:r>
        <w:t xml:space="preserve">, </w:t>
      </w:r>
      <w:r>
        <w:rPr>
          <w:i/>
          <w:iCs/>
        </w:rPr>
        <w:t>80</w:t>
      </w:r>
      <w:r>
        <w:t xml:space="preserve">(1), 10–27. </w:t>
      </w:r>
      <w:hyperlink r:id="rId28">
        <w:r>
          <w:rPr>
            <w:rStyle w:val="Hypertextovprepojenie"/>
          </w:rPr>
          <w:t>https://doi.org/10.1159/000317532</w:t>
        </w:r>
      </w:hyperlink>
    </w:p>
    <w:p w14:paraId="158812D3" w14:textId="77777777" w:rsidR="00E27D67" w:rsidRDefault="00000000">
      <w:pPr>
        <w:pStyle w:val="Bibliografia"/>
      </w:pPr>
      <w:bookmarkStart w:id="160" w:name="ref-hasson2000delphi"/>
      <w:bookmarkEnd w:id="159"/>
      <w:r>
        <w:t xml:space="preserve">Hasson, F., Keeney, S., &amp; McKenna, H. (2000). Research Guidelines for the Delphi Survey Technique. </w:t>
      </w:r>
      <w:r>
        <w:rPr>
          <w:i/>
          <w:iCs/>
        </w:rPr>
        <w:t>Journal of Advanced Nursing</w:t>
      </w:r>
      <w:r>
        <w:t xml:space="preserve">, </w:t>
      </w:r>
      <w:r>
        <w:rPr>
          <w:i/>
          <w:iCs/>
        </w:rPr>
        <w:t>32</w:t>
      </w:r>
      <w:r>
        <w:t xml:space="preserve">(4), 1008–1015. </w:t>
      </w:r>
      <w:hyperlink r:id="rId29">
        <w:r>
          <w:rPr>
            <w:rStyle w:val="Hypertextovprepojenie"/>
          </w:rPr>
          <w:t>https://doi.org/10.1046/j.1365-2648.2000.t01-1-01567.x</w:t>
        </w:r>
      </w:hyperlink>
    </w:p>
    <w:p w14:paraId="2046EA11" w14:textId="77777777" w:rsidR="00E27D67" w:rsidRDefault="00000000">
      <w:pPr>
        <w:pStyle w:val="Bibliografia"/>
      </w:pPr>
      <w:bookmarkStart w:id="161" w:name="X99984b893d2054b6df80efbfd619cd18ab671dc"/>
      <w:bookmarkEnd w:id="160"/>
      <w:r>
        <w:t xml:space="preserve">Hedeker, D., Mermelstein, R. J., Demirtas, H., &amp; Berbaum, M. L. (2016). A Mixed-effects Location-Scale Model for Ordinal Questionnaire Data. </w:t>
      </w:r>
      <w:r>
        <w:rPr>
          <w:i/>
          <w:iCs/>
        </w:rPr>
        <w:t>Health services &amp; outcomes research methodology</w:t>
      </w:r>
      <w:r>
        <w:t xml:space="preserve">, </w:t>
      </w:r>
      <w:r>
        <w:rPr>
          <w:i/>
          <w:iCs/>
        </w:rPr>
        <w:t>16</w:t>
      </w:r>
      <w:r>
        <w:t xml:space="preserve">(3), 117–131. </w:t>
      </w:r>
      <w:hyperlink r:id="rId30">
        <w:r>
          <w:rPr>
            <w:rStyle w:val="Hypertextovprepojenie"/>
          </w:rPr>
          <w:t>https://doi.org/10.1007/s10742-016-0145-9</w:t>
        </w:r>
      </w:hyperlink>
    </w:p>
    <w:p w14:paraId="5B8E579B" w14:textId="77777777" w:rsidR="00E27D67" w:rsidRDefault="00000000">
      <w:pPr>
        <w:pStyle w:val="Bibliografia"/>
      </w:pPr>
      <w:bookmarkStart w:id="162" w:name="ref-hirschfeld2014bipolardifferential"/>
      <w:bookmarkEnd w:id="161"/>
      <w:r>
        <w:t xml:space="preserve">Hirschfeld, R. M. (2014). Differential Diagnosis of Bipolar Disorder and Major Depressive Disorder. </w:t>
      </w:r>
      <w:r>
        <w:rPr>
          <w:i/>
          <w:iCs/>
        </w:rPr>
        <w:t>Journal of Affective Disorders</w:t>
      </w:r>
      <w:r>
        <w:t xml:space="preserve">, </w:t>
      </w:r>
      <w:r>
        <w:rPr>
          <w:i/>
          <w:iCs/>
        </w:rPr>
        <w:t>169</w:t>
      </w:r>
      <w:r>
        <w:t xml:space="preserve">, S12–S16. </w:t>
      </w:r>
      <w:hyperlink r:id="rId31">
        <w:r>
          <w:rPr>
            <w:rStyle w:val="Hypertextovprepojenie"/>
          </w:rPr>
          <w:t>https://doi.org/10.1016/S0165-0327(14)70004-7</w:t>
        </w:r>
      </w:hyperlink>
    </w:p>
    <w:p w14:paraId="7EC3AF72" w14:textId="77777777" w:rsidR="00E27D67" w:rsidRDefault="00000000">
      <w:pPr>
        <w:pStyle w:val="Bibliografia"/>
      </w:pPr>
      <w:bookmarkStart w:id="163" w:name="ref-chaby2022embodiedvirtualpatients"/>
      <w:bookmarkEnd w:id="162"/>
      <w:r>
        <w:t xml:space="preserve">Chaby, L., Benamara, A., Pino, M., Prigent, E., Ravenet, B., Martin, J.-C., Vanderstichel, H., Becerril-Ortega, R., Rigaud, A.-S., &amp; Chetouani, M. (2022). Embodied Virtual Patients as a Simulation-Based Framework for Training Clinician-Patient Communication Skills: An Overview of Their Use in Psychiatric and Geriatric Care. </w:t>
      </w:r>
      <w:r>
        <w:rPr>
          <w:i/>
          <w:iCs/>
        </w:rPr>
        <w:t>Frontiers in Virtual Reality</w:t>
      </w:r>
      <w:r>
        <w:t xml:space="preserve">, </w:t>
      </w:r>
      <w:r>
        <w:rPr>
          <w:i/>
          <w:iCs/>
        </w:rPr>
        <w:t>3</w:t>
      </w:r>
      <w:r>
        <w:t xml:space="preserve">. </w:t>
      </w:r>
      <w:hyperlink r:id="rId32">
        <w:r>
          <w:rPr>
            <w:rStyle w:val="Hypertextovprepojenie"/>
          </w:rPr>
          <w:t>https://doi.org/10.3389/frvir.2022.827312</w:t>
        </w:r>
      </w:hyperlink>
    </w:p>
    <w:p w14:paraId="342E95F6" w14:textId="77777777" w:rsidR="00E27D67" w:rsidRDefault="00000000">
      <w:pPr>
        <w:pStyle w:val="Bibliografia"/>
      </w:pPr>
      <w:bookmarkStart w:id="164" w:name="ref-christensenCumulativeLinkModels"/>
      <w:bookmarkEnd w:id="163"/>
      <w:r>
        <w:t xml:space="preserve">Christensen, R. H. B. (n.d.). </w:t>
      </w:r>
      <w:r>
        <w:rPr>
          <w:i/>
          <w:iCs/>
        </w:rPr>
        <w:t>Cumulative Link Models for Ordinal Regression with the R Package Ordinal</w:t>
      </w:r>
      <w:r>
        <w:t>.</w:t>
      </w:r>
    </w:p>
    <w:p w14:paraId="7A3BC745" w14:textId="77777777" w:rsidR="00E27D67" w:rsidRDefault="00000000">
      <w:pPr>
        <w:pStyle w:val="Bibliografia"/>
      </w:pPr>
      <w:bookmarkStart w:id="165" w:name="ref-kennedy2008coresymptoms"/>
      <w:bookmarkEnd w:id="164"/>
      <w:r>
        <w:t xml:space="preserve">Kennedy, S. H. (2008). Core Symptoms of Major Depressive Disorder: Relevance to Diagnosis and Treatment. </w:t>
      </w:r>
      <w:r>
        <w:rPr>
          <w:i/>
          <w:iCs/>
        </w:rPr>
        <w:t>Dialogues in Clinical Neuroscience</w:t>
      </w:r>
      <w:r>
        <w:t xml:space="preserve">, </w:t>
      </w:r>
      <w:r>
        <w:rPr>
          <w:i/>
          <w:iCs/>
        </w:rPr>
        <w:t>10</w:t>
      </w:r>
      <w:r>
        <w:t xml:space="preserve">(3), 271–277. </w:t>
      </w:r>
      <w:hyperlink r:id="rId33">
        <w:r>
          <w:rPr>
            <w:rStyle w:val="Hypertextovprepojenie"/>
          </w:rPr>
          <w:t>https://doi.org/10.31887/DCNS.2008.10.3/shkennedy</w:t>
        </w:r>
      </w:hyperlink>
    </w:p>
    <w:p w14:paraId="62589827" w14:textId="77777777" w:rsidR="00E27D67" w:rsidRDefault="00000000">
      <w:pPr>
        <w:pStyle w:val="Bibliografia"/>
      </w:pPr>
      <w:bookmarkStart w:id="166" w:name="ref-kim2025mindvoyager"/>
      <w:bookmarkEnd w:id="165"/>
      <w:r>
        <w:lastRenderedPageBreak/>
        <w:t xml:space="preserve">Kim, M., Yoo, D., Hwang, Y., Kang, M., Kim, N., Gwak, M., Kwak, B., Chae, H., Kim, H., Lee, Y., Kim, M. H., Jung, D., Chung, K.-M., &amp; Yeo, J. (2025). Can You Share Your Story? Modeling Clients’ Metacognition and Openness for LLM Therapist Evaluation. </w:t>
      </w:r>
      <w:r>
        <w:rPr>
          <w:i/>
          <w:iCs/>
        </w:rPr>
        <w:t>Findings of the Association for Computational Linguistics: ACL 2025</w:t>
      </w:r>
      <w:r>
        <w:t xml:space="preserve">, 25943–25962. </w:t>
      </w:r>
      <w:hyperlink r:id="rId34">
        <w:r>
          <w:rPr>
            <w:rStyle w:val="Hypertextovprepojenie"/>
          </w:rPr>
          <w:t>https://doi.org/10.18653/v1/2025.findings-acl.1332</w:t>
        </w:r>
      </w:hyperlink>
    </w:p>
    <w:p w14:paraId="7BD1F432" w14:textId="77777777" w:rsidR="00E27D67" w:rsidRDefault="00000000">
      <w:pPr>
        <w:pStyle w:val="Bibliografia"/>
      </w:pPr>
      <w:bookmarkStart w:id="167" w:name="ref-kononowicz2019virtualpatients"/>
      <w:bookmarkEnd w:id="166"/>
      <w:r>
        <w:t xml:space="preserve">Kononowicz, A. A., Woodham, L. A., Edelbring, S., Stathakarou, N., Davies, D., Saxena, N., Tudor Car, L., Carlstedt-Duke, J., Car, J., &amp; Zary, N. (2019). Virtual Patient Simulations in Health Professions Education: Systematic Review and Meta-Analysis by the Digital Health Education Collaboration. </w:t>
      </w:r>
      <w:r>
        <w:rPr>
          <w:i/>
          <w:iCs/>
        </w:rPr>
        <w:t>Journal of Medical Internet Research</w:t>
      </w:r>
      <w:r>
        <w:t xml:space="preserve">, </w:t>
      </w:r>
      <w:r>
        <w:rPr>
          <w:i/>
          <w:iCs/>
        </w:rPr>
        <w:t>21</w:t>
      </w:r>
      <w:r>
        <w:t xml:space="preserve">(7), e14676. </w:t>
      </w:r>
      <w:hyperlink r:id="rId35">
        <w:r>
          <w:rPr>
            <w:rStyle w:val="Hypertextovprepojenie"/>
          </w:rPr>
          <w:t>https://doi.org/10.2196/14676</w:t>
        </w:r>
      </w:hyperlink>
    </w:p>
    <w:p w14:paraId="40920ECF" w14:textId="77777777" w:rsidR="00E27D67" w:rsidRDefault="00000000">
      <w:pPr>
        <w:pStyle w:val="Bibliografia"/>
      </w:pPr>
      <w:bookmarkStart w:id="168" w:name="ref-kroenke2001phq9"/>
      <w:bookmarkEnd w:id="167"/>
      <w:r>
        <w:t xml:space="preserve">Kroenke, K., Spitzer, R. L., &amp; Williams, J. B. W. (2001). The PHQ-9. </w:t>
      </w:r>
      <w:r>
        <w:rPr>
          <w:i/>
          <w:iCs/>
        </w:rPr>
        <w:t>Journal of General Internal Medicine</w:t>
      </w:r>
      <w:r>
        <w:t xml:space="preserve">, </w:t>
      </w:r>
      <w:r>
        <w:rPr>
          <w:i/>
          <w:iCs/>
        </w:rPr>
        <w:t>16</w:t>
      </w:r>
      <w:r>
        <w:t xml:space="preserve">(9), 606–613. </w:t>
      </w:r>
      <w:hyperlink r:id="rId36">
        <w:r>
          <w:rPr>
            <w:rStyle w:val="Hypertextovprepojenie"/>
          </w:rPr>
          <w:t>https://doi.org/10.1046/j.1525-1497.2001.016009606.x</w:t>
        </w:r>
      </w:hyperlink>
    </w:p>
    <w:p w14:paraId="3E4F0393" w14:textId="77777777" w:rsidR="00E27D67" w:rsidRDefault="00000000">
      <w:pPr>
        <w:pStyle w:val="Bibliografia"/>
      </w:pPr>
      <w:bookmarkStart w:id="169" w:name="ref-lee2025adaptivevp"/>
      <w:bookmarkEnd w:id="168"/>
      <w:r>
        <w:t xml:space="preserve">Lee, K., Lee, S., Kim, E. H., Ko, Y., Eun, J., Kim, D., Cho, H., Zhu, H., Kraut, R. E., Suh, E. E., Kim, E., &amp; Lim, H. (2025). Adaptive-VP: A Framework for LLM-Based Virtual Patients That Adapts to Trainees’ Dialogue to Facilitate Nurse Communication Training. </w:t>
      </w:r>
      <w:r>
        <w:rPr>
          <w:i/>
          <w:iCs/>
        </w:rPr>
        <w:t>Findings of the Association for Computational Linguistics: ACL 2025</w:t>
      </w:r>
      <w:r>
        <w:t xml:space="preserve">, 2319–2352. </w:t>
      </w:r>
      <w:hyperlink r:id="rId37">
        <w:r>
          <w:rPr>
            <w:rStyle w:val="Hypertextovprepojenie"/>
          </w:rPr>
          <w:t>https://doi.org/10.18653/v1/2025.findings-acl.118</w:t>
        </w:r>
      </w:hyperlink>
    </w:p>
    <w:p w14:paraId="7848F936" w14:textId="77777777" w:rsidR="00E27D67" w:rsidRDefault="00000000">
      <w:pPr>
        <w:pStyle w:val="Bibliografia"/>
      </w:pPr>
      <w:bookmarkStart w:id="170" w:name="ref-li2024curefun"/>
      <w:bookmarkEnd w:id="169"/>
      <w:r>
        <w:t xml:space="preserve">Li, Y., Zeng, C., Zhong, J., Zhang, R., Zhang, M., &amp; Zou, L. (2024). </w:t>
      </w:r>
      <w:r>
        <w:rPr>
          <w:i/>
          <w:iCs/>
        </w:rPr>
        <w:t>Leveraging Large Language Model as Simulated Patients for Clinical Education</w:t>
      </w:r>
      <w:r>
        <w:t xml:space="preserve">. arXiv. </w:t>
      </w:r>
      <w:hyperlink r:id="rId38">
        <w:r>
          <w:rPr>
            <w:rStyle w:val="Hypertextovprepojenie"/>
          </w:rPr>
          <w:t>https://doi.org/10.48550/arXiv.2404.13066</w:t>
        </w:r>
      </w:hyperlink>
    </w:p>
    <w:p w14:paraId="228D9284" w14:textId="77777777" w:rsidR="00E27D67" w:rsidRDefault="00000000">
      <w:pPr>
        <w:pStyle w:val="Bibliografia"/>
      </w:pPr>
      <w:bookmarkStart w:id="171" w:name="ref-maj2020depressioncharacterization"/>
      <w:bookmarkEnd w:id="170"/>
      <w:r>
        <w:t xml:space="preserve">Maj, M., Stein, D. J., Parker, G., Zimmerman, M., Fava, G. A., De Hert, M., Demyttenaere, K., McIntyre, R. S., Widiger, T., &amp; Wittchen, H.-U. (2020). The Clinical Characterization of the Adult Patient with Depression Aimed at Personalization of Management. </w:t>
      </w:r>
      <w:r>
        <w:rPr>
          <w:i/>
          <w:iCs/>
        </w:rPr>
        <w:t>World Psychiatry</w:t>
      </w:r>
      <w:r>
        <w:t xml:space="preserve">, </w:t>
      </w:r>
      <w:r>
        <w:rPr>
          <w:i/>
          <w:iCs/>
        </w:rPr>
        <w:t>19</w:t>
      </w:r>
      <w:r>
        <w:t xml:space="preserve">(3), 269–293. </w:t>
      </w:r>
      <w:hyperlink r:id="rId39">
        <w:r>
          <w:rPr>
            <w:rStyle w:val="Hypertextovprepojenie"/>
          </w:rPr>
          <w:t>https://doi.org/10.1002/wps.20771</w:t>
        </w:r>
      </w:hyperlink>
    </w:p>
    <w:p w14:paraId="2C3A9C35" w14:textId="77777777" w:rsidR="00E27D67" w:rsidRDefault="00000000">
      <w:pPr>
        <w:pStyle w:val="Bibliografia"/>
      </w:pPr>
      <w:bookmarkStart w:id="172" w:name="Xa8502415390e5184f5a1dc2e52b15a9c35aeffd"/>
      <w:bookmarkEnd w:id="171"/>
      <w:r>
        <w:t xml:space="preserve">Marko, M. (2016). Využitie a Zneužitie Cronbachovej Alfy Pri Hodnotení Psychodiagnostických Nástrojov. </w:t>
      </w:r>
      <w:r>
        <w:rPr>
          <w:i/>
          <w:iCs/>
        </w:rPr>
        <w:t>TESTFÓRUM</w:t>
      </w:r>
      <w:r>
        <w:t xml:space="preserve">, </w:t>
      </w:r>
      <w:r>
        <w:rPr>
          <w:i/>
          <w:iCs/>
        </w:rPr>
        <w:t>5</w:t>
      </w:r>
      <w:r>
        <w:t xml:space="preserve">. </w:t>
      </w:r>
      <w:hyperlink r:id="rId40">
        <w:r>
          <w:rPr>
            <w:rStyle w:val="Hypertextovprepojenie"/>
          </w:rPr>
          <w:t>https://doi.org/10.5817/TF2016-7-90</w:t>
        </w:r>
      </w:hyperlink>
    </w:p>
    <w:p w14:paraId="5F877751" w14:textId="77777777" w:rsidR="00E27D67" w:rsidRDefault="00000000">
      <w:pPr>
        <w:pStyle w:val="Bibliografia"/>
      </w:pPr>
      <w:bookmarkStart w:id="173" w:name="ref-meng2024llmmedicine"/>
      <w:bookmarkEnd w:id="172"/>
      <w:r>
        <w:t xml:space="preserve">Meng, X., Yan, X., Zhang, K., Liu, D., Cui, X., Yang, Y., Zhang, M., Cao, C., Wang, J., Wang, X., Gao, J., Wang, Y.-G.-S., Ji, J., Qiu, Z., Li, M., Qian, C., Guo, T., Ma, S., Wang, Z., … Tang, Y.-D. (2024). The Application of Large Language Models in Medicine: A Scoping Review. </w:t>
      </w:r>
      <w:r>
        <w:rPr>
          <w:i/>
          <w:iCs/>
        </w:rPr>
        <w:t>iScience</w:t>
      </w:r>
      <w:r>
        <w:t xml:space="preserve">, </w:t>
      </w:r>
      <w:r>
        <w:rPr>
          <w:i/>
          <w:iCs/>
        </w:rPr>
        <w:t>27</w:t>
      </w:r>
      <w:r>
        <w:t xml:space="preserve">(5), 109713. </w:t>
      </w:r>
      <w:hyperlink r:id="rId41">
        <w:r>
          <w:rPr>
            <w:rStyle w:val="Hypertextovprepojenie"/>
          </w:rPr>
          <w:t>https://doi.org/10.1016/j.isci.2024.109713</w:t>
        </w:r>
      </w:hyperlink>
    </w:p>
    <w:p w14:paraId="6AF94500" w14:textId="77777777" w:rsidR="00E27D67" w:rsidRDefault="00000000">
      <w:pPr>
        <w:pStyle w:val="Bibliografia"/>
      </w:pPr>
      <w:bookmarkStart w:id="174" w:name="ref-mchugh2012InterraterReliabilityKappa"/>
      <w:bookmarkEnd w:id="173"/>
      <w:r>
        <w:t xml:space="preserve">McHugh, M. L. (2012). </w:t>
      </w:r>
      <w:hyperlink r:id="rId42">
        <w:r>
          <w:rPr>
            <w:rStyle w:val="Hypertextovprepojenie"/>
          </w:rPr>
          <w:t>Interrater Reliability: The Kappa Statistic</w:t>
        </w:r>
      </w:hyperlink>
      <w:r>
        <w:t xml:space="preserve">. </w:t>
      </w:r>
      <w:r>
        <w:rPr>
          <w:i/>
          <w:iCs/>
        </w:rPr>
        <w:t>Biochemia Medica</w:t>
      </w:r>
      <w:r>
        <w:t xml:space="preserve">, </w:t>
      </w:r>
      <w:r>
        <w:rPr>
          <w:i/>
          <w:iCs/>
        </w:rPr>
        <w:t>22</w:t>
      </w:r>
      <w:r>
        <w:t>(3), 276–282.</w:t>
      </w:r>
    </w:p>
    <w:p w14:paraId="77D90463" w14:textId="77777777" w:rsidR="00E27D67" w:rsidRDefault="00000000">
      <w:pPr>
        <w:pStyle w:val="Bibliografia"/>
      </w:pPr>
      <w:bookmarkStart w:id="175" w:name="ref-morrison2025virtuallypsychologist"/>
      <w:bookmarkEnd w:id="174"/>
      <w:r>
        <w:t xml:space="preserve">Morrison, B. W., Kelson, J., Morrison, N. M. V., &amp; Bennett, G. (2025). You’re Virtually a Psychologist: Enhancing Professional Psychology Education through Virtual Client Simulations. </w:t>
      </w:r>
      <w:r>
        <w:rPr>
          <w:i/>
          <w:iCs/>
        </w:rPr>
        <w:t>Australian Psychologist</w:t>
      </w:r>
      <w:r>
        <w:t xml:space="preserve">, </w:t>
      </w:r>
      <w:r>
        <w:rPr>
          <w:i/>
          <w:iCs/>
        </w:rPr>
        <w:t>61</w:t>
      </w:r>
      <w:r>
        <w:t xml:space="preserve">(1), 22–29. </w:t>
      </w:r>
      <w:hyperlink r:id="rId43">
        <w:r>
          <w:rPr>
            <w:rStyle w:val="Hypertextovprepojenie"/>
          </w:rPr>
          <w:t>https://doi.org/10.1080/00050067.2025.2547800</w:t>
        </w:r>
      </w:hyperlink>
    </w:p>
    <w:p w14:paraId="5B8A3FAD" w14:textId="77777777" w:rsidR="00E27D67" w:rsidRDefault="00000000">
      <w:pPr>
        <w:pStyle w:val="Bibliografia"/>
      </w:pPr>
      <w:bookmarkStart w:id="176" w:name="ref-nelson2015manyratersordinal"/>
      <w:bookmarkEnd w:id="175"/>
      <w:r>
        <w:lastRenderedPageBreak/>
        <w:t xml:space="preserve">Nelson, K. P., &amp; Edwards, D. (2015). Measures of Agreement between Many Raters for Ordinal Classifications. </w:t>
      </w:r>
      <w:r>
        <w:rPr>
          <w:i/>
          <w:iCs/>
        </w:rPr>
        <w:t>Statistics in Medicine</w:t>
      </w:r>
      <w:r>
        <w:t xml:space="preserve">, </w:t>
      </w:r>
      <w:r>
        <w:rPr>
          <w:i/>
          <w:iCs/>
        </w:rPr>
        <w:t>34</w:t>
      </w:r>
      <w:r>
        <w:t xml:space="preserve">(23), 3116–3132. </w:t>
      </w:r>
      <w:hyperlink r:id="rId44">
        <w:r>
          <w:rPr>
            <w:rStyle w:val="Hypertextovprepojenie"/>
          </w:rPr>
          <w:t>https://doi.org/10.1002/sim.6546</w:t>
        </w:r>
      </w:hyperlink>
    </w:p>
    <w:p w14:paraId="61B9B779" w14:textId="77777777" w:rsidR="00E27D67" w:rsidRDefault="00000000">
      <w:pPr>
        <w:pStyle w:val="Bibliografia"/>
      </w:pPr>
      <w:bookmarkStart w:id="177" w:name="ref-obradovich2024llmpsychiatry"/>
      <w:bookmarkEnd w:id="176"/>
      <w:r>
        <w:t xml:space="preserve">Obradovich, N., Khalsa, S. S., Khan, W. U., Suh, J., Perlis, R. H., Ajilore, O., &amp; Paulus, M. P. (2024). Opportunities and Risks of Large Language Models in Psychiatry. </w:t>
      </w:r>
      <w:r>
        <w:rPr>
          <w:i/>
          <w:iCs/>
        </w:rPr>
        <w:t>NPP—Digital Psychiatry and Neuroscience</w:t>
      </w:r>
      <w:r>
        <w:t xml:space="preserve">, </w:t>
      </w:r>
      <w:r>
        <w:rPr>
          <w:i/>
          <w:iCs/>
        </w:rPr>
        <w:t>2</w:t>
      </w:r>
      <w:r>
        <w:t xml:space="preserve">(1). </w:t>
      </w:r>
      <w:hyperlink r:id="rId45">
        <w:r>
          <w:rPr>
            <w:rStyle w:val="Hypertextovprepojenie"/>
          </w:rPr>
          <w:t>https://doi.org/10.1038/s44277-024-00010-z</w:t>
        </w:r>
      </w:hyperlink>
    </w:p>
    <w:p w14:paraId="2CC07ED1" w14:textId="77777777" w:rsidR="00E27D67" w:rsidRDefault="00000000">
      <w:pPr>
        <w:pStyle w:val="Bibliografia"/>
      </w:pPr>
      <w:bookmarkStart w:id="178" w:name="ref-polit2007cvi"/>
      <w:bookmarkEnd w:id="177"/>
      <w:r>
        <w:t xml:space="preserve">Polit, D. F., Beck, C. T., &amp; Owen, S. V. (2007). Is the CVI an Acceptable Indicator of Content Validity? Appraisal and Recommendations. </w:t>
      </w:r>
      <w:r>
        <w:rPr>
          <w:i/>
          <w:iCs/>
        </w:rPr>
        <w:t>Research in Nursing &amp; Health</w:t>
      </w:r>
      <w:r>
        <w:t xml:space="preserve">, </w:t>
      </w:r>
      <w:r>
        <w:rPr>
          <w:i/>
          <w:iCs/>
        </w:rPr>
        <w:t>30</w:t>
      </w:r>
      <w:r>
        <w:t xml:space="preserve">(4), 459–467. </w:t>
      </w:r>
      <w:hyperlink r:id="rId46">
        <w:r>
          <w:rPr>
            <w:rStyle w:val="Hypertextovprepojenie"/>
          </w:rPr>
          <w:t>https://doi.org/10.1002/nur.20199</w:t>
        </w:r>
      </w:hyperlink>
    </w:p>
    <w:p w14:paraId="6FCDD3F1" w14:textId="77777777" w:rsidR="00E27D67" w:rsidRDefault="00000000">
      <w:pPr>
        <w:pStyle w:val="Bibliografia"/>
      </w:pPr>
      <w:bookmarkStart w:id="179" w:name="ref-rice2022simulatedplacements"/>
      <w:bookmarkEnd w:id="178"/>
      <w:r>
        <w:t xml:space="preserve">Rice, K., Murray, C. V., Tully, P. J., Hone, A., Bartik, W. J., Newby, D., &amp; Cosh, S. M. (2022). Commentary: An Extension of the Australian Postgraduate Psychology Education Simulation Working Group Guidelines: Simulated Learning Activities Within Professional Psychology Placements. </w:t>
      </w:r>
      <w:r>
        <w:rPr>
          <w:i/>
          <w:iCs/>
        </w:rPr>
        <w:t>Frontiers in Education</w:t>
      </w:r>
      <w:r>
        <w:t xml:space="preserve">, </w:t>
      </w:r>
      <w:r>
        <w:rPr>
          <w:i/>
          <w:iCs/>
        </w:rPr>
        <w:t>7</w:t>
      </w:r>
      <w:r>
        <w:t xml:space="preserve">. </w:t>
      </w:r>
      <w:hyperlink r:id="rId47">
        <w:r>
          <w:rPr>
            <w:rStyle w:val="Hypertextovprepojenie"/>
          </w:rPr>
          <w:t>https://doi.org/10.3389/feduc.2022.840258</w:t>
        </w:r>
      </w:hyperlink>
    </w:p>
    <w:p w14:paraId="4648B159" w14:textId="77777777" w:rsidR="00E27D67" w:rsidRDefault="00000000">
      <w:pPr>
        <w:pStyle w:val="Bibliografia"/>
      </w:pPr>
      <w:bookmarkStart w:id="180" w:name="ref-roustan2025cliniciansguide"/>
      <w:bookmarkEnd w:id="179"/>
      <w:r>
        <w:t xml:space="preserve">Roustan, D., &amp; Bastardot, F. (2025). The Clinicians’ Guide to Large Language Models: A General Perspective With a Focus on Hallucinations. </w:t>
      </w:r>
      <w:r>
        <w:rPr>
          <w:i/>
          <w:iCs/>
        </w:rPr>
        <w:t>Interactive Journal of Medical Research</w:t>
      </w:r>
      <w:r>
        <w:t xml:space="preserve">, </w:t>
      </w:r>
      <w:r>
        <w:rPr>
          <w:i/>
          <w:iCs/>
        </w:rPr>
        <w:t>14</w:t>
      </w:r>
      <w:r>
        <w:t xml:space="preserve">, e59823. </w:t>
      </w:r>
      <w:hyperlink r:id="rId48">
        <w:r>
          <w:rPr>
            <w:rStyle w:val="Hypertextovprepojenie"/>
          </w:rPr>
          <w:t>https://doi.org/10.2196/59823</w:t>
        </w:r>
      </w:hyperlink>
    </w:p>
    <w:p w14:paraId="6DC87347" w14:textId="77777777" w:rsidR="00E27D67" w:rsidRDefault="00000000">
      <w:pPr>
        <w:pStyle w:val="Bibliografia"/>
      </w:pPr>
      <w:bookmarkStart w:id="181" w:name="ref-rutherfordhemming2015simulationcvi"/>
      <w:bookmarkEnd w:id="180"/>
      <w:r>
        <w:t xml:space="preserve">Rutherford-Hemming, T. (2015). Determining Content Validity and Reporting a Content Validity Index for Simulation Scenarios. </w:t>
      </w:r>
      <w:r>
        <w:rPr>
          <w:i/>
          <w:iCs/>
        </w:rPr>
        <w:t>Nursing Education Perspectives</w:t>
      </w:r>
      <w:r>
        <w:t xml:space="preserve">, </w:t>
      </w:r>
      <w:r>
        <w:rPr>
          <w:i/>
          <w:iCs/>
        </w:rPr>
        <w:t>36</w:t>
      </w:r>
      <w:r>
        <w:t xml:space="preserve">(6), 389–393. </w:t>
      </w:r>
      <w:hyperlink r:id="rId49">
        <w:r>
          <w:rPr>
            <w:rStyle w:val="Hypertextovprepojenie"/>
          </w:rPr>
          <w:t>https://doi.org/10.5480/15-1640</w:t>
        </w:r>
      </w:hyperlink>
    </w:p>
    <w:p w14:paraId="3DFB63BA" w14:textId="77777777" w:rsidR="00E27D67" w:rsidRDefault="00000000">
      <w:pPr>
        <w:pStyle w:val="Bibliografia"/>
      </w:pPr>
      <w:bookmarkStart w:id="182" w:name="ref-sheen2021simulationeducation"/>
      <w:bookmarkEnd w:id="181"/>
      <w:r>
        <w:t xml:space="preserve">Sheen, J., Sutherland-Smith, W., Thompson, E., Youssef, G. J., Dudley, A., King, R., Hall, K., Dowling, N., Gurtman, C., &amp; McGillivray, J. A. (2021). Evaluating the Impact of Simulation-Based Education on Clinical Psychology Students’ Confidence and Clinical Competence. </w:t>
      </w:r>
      <w:r>
        <w:rPr>
          <w:i/>
          <w:iCs/>
        </w:rPr>
        <w:t>Clinical Psychologist</w:t>
      </w:r>
      <w:r>
        <w:t xml:space="preserve">, </w:t>
      </w:r>
      <w:r>
        <w:rPr>
          <w:i/>
          <w:iCs/>
        </w:rPr>
        <w:t>25</w:t>
      </w:r>
      <w:r>
        <w:t xml:space="preserve">(3), 271–282. </w:t>
      </w:r>
      <w:hyperlink r:id="rId50">
        <w:r>
          <w:rPr>
            <w:rStyle w:val="Hypertextovprepojenie"/>
          </w:rPr>
          <w:t>https://doi.org/10.1080/13284207.2021.1923125</w:t>
        </w:r>
      </w:hyperlink>
    </w:p>
    <w:p w14:paraId="702DB6DA" w14:textId="77777777" w:rsidR="00E27D67" w:rsidRDefault="00000000">
      <w:pPr>
        <w:pStyle w:val="Bibliografia"/>
      </w:pPr>
      <w:bookmarkStart w:id="183" w:name="ref-schmidt2025client101"/>
      <w:bookmarkEnd w:id="182"/>
      <w:r>
        <w:t xml:space="preserve">Schmidt, S., Cabrera Lozoya, D., Kiropoulos, L., Conway, M., &amp; D’Alfonso, S. (2025). Psychology Student and Mental Health Practitioner Experiences of and Perspectives on Client101, a Virtual Client Chatbot Training Tool. </w:t>
      </w:r>
      <w:r>
        <w:rPr>
          <w:i/>
          <w:iCs/>
        </w:rPr>
        <w:t>BMC Medical Education</w:t>
      </w:r>
      <w:r>
        <w:t xml:space="preserve">, </w:t>
      </w:r>
      <w:r>
        <w:rPr>
          <w:i/>
          <w:iCs/>
        </w:rPr>
        <w:t>25</w:t>
      </w:r>
      <w:r>
        <w:t xml:space="preserve">(1). </w:t>
      </w:r>
      <w:hyperlink r:id="rId51">
        <w:r>
          <w:rPr>
            <w:rStyle w:val="Hypertextovprepojenie"/>
          </w:rPr>
          <w:t>https://doi.org/10.1186/s12909-025-07668-9</w:t>
        </w:r>
      </w:hyperlink>
    </w:p>
    <w:p w14:paraId="24CCB2B2" w14:textId="77777777" w:rsidR="00E27D67" w:rsidRDefault="00000000">
      <w:pPr>
        <w:pStyle w:val="Bibliografia"/>
      </w:pPr>
      <w:bookmarkStart w:id="184" w:name="ref-sim2019ShouldTreatmentEffects"/>
      <w:bookmarkEnd w:id="183"/>
      <w:r>
        <w:t xml:space="preserve">Sim, J. (2019). Should Treatment Effects Be Estimated in Pilot and Feasibility Studies? </w:t>
      </w:r>
      <w:r>
        <w:rPr>
          <w:i/>
          <w:iCs/>
        </w:rPr>
        <w:t>Pilot and Feasibility Studies</w:t>
      </w:r>
      <w:r>
        <w:t xml:space="preserve">, </w:t>
      </w:r>
      <w:r>
        <w:rPr>
          <w:i/>
          <w:iCs/>
        </w:rPr>
        <w:t>5</w:t>
      </w:r>
      <w:r>
        <w:t xml:space="preserve">, 107. </w:t>
      </w:r>
      <w:hyperlink r:id="rId52">
        <w:r>
          <w:rPr>
            <w:rStyle w:val="Hypertextovprepojenie"/>
          </w:rPr>
          <w:t>https://doi.org/10.1186/s40814-019-0493-7</w:t>
        </w:r>
      </w:hyperlink>
    </w:p>
    <w:p w14:paraId="5BF026E9" w14:textId="77777777" w:rsidR="00E27D67" w:rsidRDefault="00000000">
      <w:pPr>
        <w:pStyle w:val="Bibliografia"/>
      </w:pPr>
      <w:bookmarkStart w:id="185" w:name="ref-soukup2013SubstantiveSignificanceIts"/>
      <w:bookmarkEnd w:id="184"/>
      <w:r>
        <w:t xml:space="preserve">Soukup, P. (2013). Substantive significance and its measures. </w:t>
      </w:r>
      <w:r>
        <w:rPr>
          <w:i/>
          <w:iCs/>
        </w:rPr>
        <w:t>Data and Research – SDA Info</w:t>
      </w:r>
      <w:r>
        <w:t xml:space="preserve">, </w:t>
      </w:r>
      <w:r>
        <w:rPr>
          <w:i/>
          <w:iCs/>
        </w:rPr>
        <w:t>127</w:t>
      </w:r>
      <w:r>
        <w:t xml:space="preserve">(2), 125. </w:t>
      </w:r>
      <w:hyperlink r:id="rId53">
        <w:r>
          <w:rPr>
            <w:rStyle w:val="Hypertextovprepojenie"/>
          </w:rPr>
          <w:t>https://doi.org/10.13060/23362391.2013.127.2.41</w:t>
        </w:r>
      </w:hyperlink>
    </w:p>
    <w:p w14:paraId="2711A717" w14:textId="77777777" w:rsidR="00E27D67" w:rsidRDefault="00000000">
      <w:pPr>
        <w:pStyle w:val="Bibliografia"/>
      </w:pPr>
      <w:bookmarkStart w:id="186" w:name="Xb1380ca2da1dde24ecde6fa049e981ea2d3ad7e"/>
      <w:bookmarkEnd w:id="185"/>
      <w:r>
        <w:t xml:space="preserve">Terwee, C. B., Prinsen, C. A. C., Chiarotto, A., Westerman, M. J., Patrick, D. L., Alonso, J., Bouter, L. M., de Vet, H. C. W., &amp; Mokkink, L. B. (2018). COSMIN Methodology for Evaluating the Content Validity of Patient-Reported Outcome Measures: A Delphi Study. </w:t>
      </w:r>
      <w:r>
        <w:rPr>
          <w:i/>
          <w:iCs/>
        </w:rPr>
        <w:t>Quality of Life Research</w:t>
      </w:r>
      <w:r>
        <w:t xml:space="preserve">, </w:t>
      </w:r>
      <w:r>
        <w:rPr>
          <w:i/>
          <w:iCs/>
        </w:rPr>
        <w:t>27</w:t>
      </w:r>
      <w:r>
        <w:t xml:space="preserve">(5), 1159–1170. </w:t>
      </w:r>
      <w:hyperlink r:id="rId54">
        <w:r>
          <w:rPr>
            <w:rStyle w:val="Hypertextovprepojenie"/>
          </w:rPr>
          <w:t>https://doi.org/10.1007/s11136-018-1829-0</w:t>
        </w:r>
      </w:hyperlink>
    </w:p>
    <w:p w14:paraId="6B43ED27" w14:textId="77777777" w:rsidR="00E27D67" w:rsidRDefault="00000000">
      <w:pPr>
        <w:pStyle w:val="Bibliografia"/>
      </w:pPr>
      <w:bookmarkStart w:id="187" w:name="ref-wang2024patientpsi"/>
      <w:bookmarkEnd w:id="186"/>
      <w:r>
        <w:lastRenderedPageBreak/>
        <w:t>Wang, R., Milani, S., Chiu, J. C., Zhi, J., Eack, S. M., Labrum, T., Murphy, S. M., Jones, N., Hardy, K. V., Shen, H., Fang, F., &amp; Chen, Z. (2024). PATIENT-</w:t>
      </w:r>
      <m:oMath>
        <m:r>
          <w:rPr>
            <w:rFonts w:ascii="Cambria Math" w:hAnsi="Cambria Math"/>
          </w:rPr>
          <m:t>ψ</m:t>
        </m:r>
      </m:oMath>
      <w:r>
        <w:t xml:space="preserve">: Using Large Language Models to Simulate Patients for Training Mental Health Professionals. </w:t>
      </w:r>
      <w:r>
        <w:rPr>
          <w:i/>
          <w:iCs/>
        </w:rPr>
        <w:t>Proceedings of the 2024 Conference on Empirical Methods in Natural Language Processing</w:t>
      </w:r>
      <w:r>
        <w:t xml:space="preserve">, 12772–12797. </w:t>
      </w:r>
      <w:hyperlink r:id="rId55">
        <w:r>
          <w:rPr>
            <w:rStyle w:val="Hypertextovprepojenie"/>
          </w:rPr>
          <w:t>https://doi.org/10.18653/v1/2024.emnlp-main.711</w:t>
        </w:r>
      </w:hyperlink>
    </w:p>
    <w:p w14:paraId="27EDDC2B" w14:textId="77777777" w:rsidR="00E27D67" w:rsidRDefault="00000000">
      <w:pPr>
        <w:pStyle w:val="Bibliografia"/>
      </w:pPr>
      <w:bookmarkStart w:id="188" w:name="ref-williams2017simulationmentalhealth"/>
      <w:bookmarkEnd w:id="187"/>
      <w:r>
        <w:t xml:space="preserve">Williams, B., Reddy, P., Marshall, S., Beovich, B., &amp; McKarney, L. (2017). Simulation and Mental Health Outcomes: A Scoping Review. </w:t>
      </w:r>
      <w:r>
        <w:rPr>
          <w:i/>
          <w:iCs/>
        </w:rPr>
        <w:t>Advances in Simulation</w:t>
      </w:r>
      <w:r>
        <w:t xml:space="preserve">, </w:t>
      </w:r>
      <w:r>
        <w:rPr>
          <w:i/>
          <w:iCs/>
        </w:rPr>
        <w:t>2</w:t>
      </w:r>
      <w:r>
        <w:t xml:space="preserve">(1). </w:t>
      </w:r>
      <w:hyperlink r:id="rId56">
        <w:r>
          <w:rPr>
            <w:rStyle w:val="Hypertextovprepojenie"/>
          </w:rPr>
          <w:t>https://doi.org/10.1186/s41077-016-0035-9</w:t>
        </w:r>
      </w:hyperlink>
    </w:p>
    <w:p w14:paraId="6B241FC8" w14:textId="77777777" w:rsidR="00E27D67" w:rsidRDefault="00000000">
      <w:pPr>
        <w:pStyle w:val="Bibliografia"/>
      </w:pPr>
      <w:bookmarkStart w:id="189" w:name="ref-who2021ethicsaiforhealth"/>
      <w:bookmarkEnd w:id="188"/>
      <w:r>
        <w:t xml:space="preserve">World Health Organization. (2021). </w:t>
      </w:r>
      <w:r>
        <w:rPr>
          <w:i/>
          <w:iCs/>
        </w:rPr>
        <w:t>Ethics and Governance of Artificial Intelligence for Health</w:t>
      </w:r>
      <w:r>
        <w:t>. World Health Organization.</w:t>
      </w:r>
    </w:p>
    <w:p w14:paraId="63E42467" w14:textId="77777777" w:rsidR="00E27D67" w:rsidRDefault="00000000">
      <w:pPr>
        <w:pStyle w:val="Bibliografia"/>
      </w:pPr>
      <w:bookmarkStart w:id="190" w:name="ref-who2024lmmguidance"/>
      <w:bookmarkEnd w:id="189"/>
      <w:r>
        <w:t xml:space="preserve">World Health Organization. (2024). </w:t>
      </w:r>
      <w:r>
        <w:rPr>
          <w:i/>
          <w:iCs/>
        </w:rPr>
        <w:t>Ethics and Governance of Artificial Intelligence for Health: Guidance on Large Multi-Modal Models</w:t>
      </w:r>
      <w:r>
        <w:t>. World Health Organization.</w:t>
      </w:r>
    </w:p>
    <w:p w14:paraId="42558113" w14:textId="77777777" w:rsidR="00E27D67" w:rsidRDefault="00000000">
      <w:pPr>
        <w:pStyle w:val="Bibliografia"/>
      </w:pPr>
      <w:bookmarkStart w:id="191" w:name="ref-who2025depression"/>
      <w:bookmarkEnd w:id="190"/>
      <w:r>
        <w:t xml:space="preserve">World Health Organization. (2025). Depressive Disorder (Depression). V </w:t>
      </w:r>
      <w:r>
        <w:rPr>
          <w:i/>
          <w:iCs/>
        </w:rPr>
        <w:t>WHO fact sheets</w:t>
      </w:r>
      <w:r>
        <w:t>. https://www.who.int/news-room/fact-sheets/detail/depression; World Health Organization.</w:t>
      </w:r>
    </w:p>
    <w:p w14:paraId="654580D4" w14:textId="77777777" w:rsidR="00E27D67" w:rsidRDefault="00000000">
      <w:pPr>
        <w:pStyle w:val="Bibliografia"/>
      </w:pPr>
      <w:bookmarkStart w:id="192" w:name="ref-yu2025simulatedpatientsystems"/>
      <w:bookmarkEnd w:id="191"/>
      <w:r>
        <w:t xml:space="preserve">Yu, H., Zhou, J., Li, L., Chen, S., Gallifant, J., Shi, A., Sun, J., Li, X., He, J., Hua, W., Jin, M., Chen, G., Zhou, Y., Li, Z., Gupte, T., Chen, M.-L., Azizi, Z., Dou, Q., Yan, B. P., … Fan, L. (2025). Simulated Patient Systems Powered by Large Language Model-Based AI Agents Offer Potential for Transforming Medical Education. </w:t>
      </w:r>
      <w:r>
        <w:rPr>
          <w:i/>
          <w:iCs/>
        </w:rPr>
        <w:t>Communications Medicine</w:t>
      </w:r>
      <w:r>
        <w:t xml:space="preserve">, </w:t>
      </w:r>
      <w:r>
        <w:rPr>
          <w:i/>
          <w:iCs/>
        </w:rPr>
        <w:t>6</w:t>
      </w:r>
      <w:r>
        <w:t xml:space="preserve">(1). </w:t>
      </w:r>
      <w:hyperlink r:id="rId57">
        <w:r>
          <w:rPr>
            <w:rStyle w:val="Hypertextovprepojenie"/>
          </w:rPr>
          <w:t>https://doi.org/10.1038/s43856-025-01283-x</w:t>
        </w:r>
      </w:hyperlink>
      <w:bookmarkEnd w:id="146"/>
      <w:bookmarkEnd w:id="148"/>
      <w:bookmarkEnd w:id="192"/>
    </w:p>
    <w:sectPr w:rsidR="00E27D67">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c. Ing. Pavol Bielik" w:date="2026-04-21T14:10:00Z" w:initials="BIPB">
    <w:p w14:paraId="3CA6DCAF" w14:textId="77777777" w:rsidR="007F25DD" w:rsidRDefault="007F25DD" w:rsidP="007F25DD">
      <w:r>
        <w:rPr>
          <w:rStyle w:val="Odkaznakomentr"/>
        </w:rPr>
        <w:annotationRef/>
      </w:r>
      <w:r>
        <w:rPr>
          <w:sz w:val="20"/>
          <w:szCs w:val="20"/>
        </w:rPr>
        <w:t>prosím slovenskú alternatívu</w:t>
      </w:r>
    </w:p>
  </w:comment>
  <w:comment w:id="11" w:author="Bc. Ing. Pavol Bielik" w:date="2026-04-21T14:12:00Z" w:initials="BIPB">
    <w:p w14:paraId="2BA92979" w14:textId="77777777" w:rsidR="007F25DD" w:rsidRDefault="007F25DD" w:rsidP="007F25DD">
      <w:r>
        <w:rPr>
          <w:rStyle w:val="Odkaznakomentr"/>
        </w:rPr>
        <w:annotationRef/>
      </w:r>
      <w:r>
        <w:rPr>
          <w:sz w:val="20"/>
          <w:szCs w:val="20"/>
        </w:rPr>
        <w:t>Toto by som asi presunul do inej kaptioyl tam kde sa to dá napojiť na vinnety a kde vlastne vysveltujeme vinnety. Ale treba to mat uvedene v praci predtým než to používame.</w:t>
      </w:r>
    </w:p>
  </w:comment>
  <w:comment w:id="14" w:author="Bc. Ing. Pavol Bielik" w:date="2026-04-21T14:16:00Z" w:initials="BIPB">
    <w:p w14:paraId="67C58FBF" w14:textId="77777777" w:rsidR="007F25DD" w:rsidRDefault="007F25DD" w:rsidP="007F25DD">
      <w:r>
        <w:rPr>
          <w:rStyle w:val="Odkaznakomentr"/>
        </w:rPr>
        <w:annotationRef/>
      </w:r>
      <w:r>
        <w:rPr>
          <w:sz w:val="20"/>
          <w:szCs w:val="20"/>
        </w:rPr>
        <w:t>potrebujem slovenské slovo</w:t>
      </w:r>
    </w:p>
  </w:comment>
  <w:comment w:id="18" w:author="Bc. Ing. Pavol Bielik" w:date="2026-04-21T14:17:00Z" w:initials="BIPB">
    <w:p w14:paraId="75368B5C" w14:textId="77777777" w:rsidR="007F25DD" w:rsidRDefault="007F25DD" w:rsidP="007F25DD">
      <w:r>
        <w:rPr>
          <w:rStyle w:val="Odkaznakomentr"/>
        </w:rPr>
        <w:annotationRef/>
      </w:r>
      <w:r>
        <w:rPr>
          <w:sz w:val="20"/>
          <w:szCs w:val="20"/>
        </w:rPr>
        <w:t>Slovenskú alternatívu potrebujem.</w:t>
      </w:r>
    </w:p>
  </w:comment>
  <w:comment w:id="19" w:author="Bc. Ing. Pavol Bielik" w:date="2026-04-21T14:19:00Z" w:initials="BIPB">
    <w:p w14:paraId="49623E80" w14:textId="77777777" w:rsidR="007F25DD" w:rsidRDefault="007F25DD" w:rsidP="007F25DD">
      <w:r>
        <w:rPr>
          <w:rStyle w:val="Odkaznakomentr"/>
        </w:rPr>
        <w:annotationRef/>
      </w:r>
      <w:r>
        <w:rPr>
          <w:sz w:val="20"/>
          <w:szCs w:val="20"/>
        </w:rPr>
        <w:t xml:space="preserve">trošku to rozšír o čo ide, aby čitatel vedel </w:t>
      </w:r>
    </w:p>
  </w:comment>
  <w:comment w:id="20" w:author="Bc. Ing. Pavol Bielik" w:date="2026-04-21T14:19:00Z" w:initials="BIPB">
    <w:p w14:paraId="221BA269" w14:textId="77777777" w:rsidR="00871044" w:rsidRDefault="00871044" w:rsidP="00871044">
      <w:r>
        <w:rPr>
          <w:rStyle w:val="Odkaznakomentr"/>
        </w:rPr>
        <w:annotationRef/>
      </w:r>
      <w:r>
        <w:rPr>
          <w:sz w:val="20"/>
          <w:szCs w:val="20"/>
        </w:rPr>
        <w:t>Neviem či máme niekde popísané vignette a prípady, ale bolo by dobré refenrcovať kde aby citatel vedel co to je.</w:t>
      </w:r>
    </w:p>
  </w:comment>
  <w:comment w:id="21" w:author="Bc. Ing. Pavol Bielik" w:date="2026-04-21T14:23:00Z" w:initials="BIPB">
    <w:p w14:paraId="7C08F6D5" w14:textId="77777777" w:rsidR="00871044" w:rsidRDefault="00871044" w:rsidP="00871044">
      <w:r>
        <w:rPr>
          <w:rStyle w:val="Odkaznakomentr"/>
        </w:rPr>
        <w:annotationRef/>
      </w:r>
      <w:r>
        <w:rPr>
          <w:sz w:val="20"/>
          <w:szCs w:val="20"/>
        </w:rPr>
        <w:t xml:space="preserve">Treba v texte pouzivat vinety v cleje praci anmiesto vignette ale musi to by vusveltne, ze ide o modelovu situaciu. Ked budeme vysveltovat tu v praic vinety, mzoeme pozuit toto ako zdroj. </w:t>
      </w:r>
      <w:hyperlink r:id="rId1" w:history="1">
        <w:r w:rsidRPr="00F043D0">
          <w:rPr>
            <w:rStyle w:val="Hypertextovprepojenie"/>
            <w:sz w:val="20"/>
            <w:szCs w:val="20"/>
          </w:rPr>
          <w:t>https://www.sav.sk/journals/uploads/1006180404%20sn3_2016%20-%20miskovska-budzelova-jerotijevic.pdf</w:t>
        </w:r>
      </w:hyperlink>
      <w:r>
        <w:rPr>
          <w:sz w:val="20"/>
          <w:szCs w:val="20"/>
        </w:rPr>
        <w:t xml:space="preserve"> citekey, miskovskaMOZNOSTIVYUZITIAMODELOVUCH</w:t>
      </w:r>
    </w:p>
    <w:p w14:paraId="7EF239EB" w14:textId="77777777" w:rsidR="00871044" w:rsidRDefault="00871044" w:rsidP="00871044"/>
    <w:p w14:paraId="5F1198DE" w14:textId="77777777" w:rsidR="00871044" w:rsidRDefault="00871044" w:rsidP="00871044">
      <w:r>
        <w:rPr>
          <w:sz w:val="20"/>
          <w:szCs w:val="20"/>
        </w:rPr>
        <w:t>Prosím vytvor k tomu výpisky k tomuto novoemu zdorju.</w:t>
      </w:r>
    </w:p>
  </w:comment>
  <w:comment w:id="27" w:author="Bc. Ing. Pavol Bielik" w:date="2026-04-21T14:25:00Z" w:initials="BIPB">
    <w:p w14:paraId="20197B52" w14:textId="77777777" w:rsidR="00871044" w:rsidRDefault="00871044" w:rsidP="00871044">
      <w:r>
        <w:rPr>
          <w:rStyle w:val="Odkaznakomentr"/>
        </w:rPr>
        <w:annotationRef/>
      </w:r>
      <w:r>
        <w:rPr>
          <w:sz w:val="20"/>
          <w:szCs w:val="20"/>
        </w:rPr>
        <w:t>Co to je osce, aspon do zatvorky co ta skrakt aznamena terba vuest.</w:t>
      </w:r>
    </w:p>
  </w:comment>
  <w:comment w:id="31" w:author="Bc. Ing. Pavol Bielik" w:date="2026-04-21T14:30:00Z" w:initials="BIPB">
    <w:p w14:paraId="649D1921" w14:textId="77777777" w:rsidR="0067327F" w:rsidRDefault="0067327F" w:rsidP="0067327F">
      <w:r>
        <w:rPr>
          <w:rStyle w:val="Odkaznakomentr"/>
        </w:rPr>
        <w:annotationRef/>
      </w:r>
      <w:r>
        <w:rPr>
          <w:sz w:val="20"/>
          <w:szCs w:val="20"/>
        </w:rPr>
        <w:t>Tuto ma napadlo, že mi používame top modely ako gpt 5.4 mini a v rámic prírpavy seed scenárov a promptov sme robili stokvy simulovanych rozhovorv kde sme samo refeklkiným zhodnotením pomocou agento vylespovali prompty. Co je prinos prace tiez. Toto by bol niekde kde to je vhodne mozne v popise vyskumu uviest, kde uvadzam tuto v uvode ako to robili iny.</w:t>
      </w:r>
    </w:p>
  </w:comment>
  <w:comment w:id="35" w:author="Bc. Ing. Pavol Bielik" w:date="2026-04-21T14:32:00Z" w:initials="BIPB">
    <w:p w14:paraId="067A3A6B" w14:textId="77777777" w:rsidR="0067327F" w:rsidRDefault="0067327F" w:rsidP="0067327F">
      <w:r>
        <w:rPr>
          <w:rStyle w:val="Odkaznakomentr"/>
        </w:rPr>
        <w:annotationRef/>
      </w:r>
      <w:r>
        <w:rPr>
          <w:sz w:val="20"/>
          <w:szCs w:val="20"/>
        </w:rPr>
        <w:t>slovenske slovo prosim pouzit, teda take znamenejsie nejake.</w:t>
      </w:r>
    </w:p>
  </w:comment>
  <w:comment w:id="36" w:author="Bc. Ing. Pavol Bielik" w:date="2026-04-21T14:33:00Z" w:initials="BIPB">
    <w:p w14:paraId="17D3ED1A" w14:textId="77777777" w:rsidR="0067327F" w:rsidRDefault="0067327F" w:rsidP="0067327F">
      <w:r>
        <w:rPr>
          <w:rStyle w:val="Odkaznakomentr"/>
        </w:rPr>
        <w:annotationRef/>
      </w:r>
      <w:r>
        <w:rPr>
          <w:sz w:val="20"/>
          <w:szCs w:val="20"/>
        </w:rPr>
        <w:t>Pozuivajme radsej vsade prepisov rozhovorov namiesot transkriptov, nevime ci to je spsivone slovo.</w:t>
      </w:r>
    </w:p>
  </w:comment>
  <w:comment w:id="43" w:author="Bc. Ing. Pavol Bielik" w:date="2026-04-21T14:35:00Z" w:initials="BIPB">
    <w:p w14:paraId="58B6FBB2" w14:textId="77777777" w:rsidR="0067327F" w:rsidRDefault="0067327F" w:rsidP="0067327F">
      <w:r>
        <w:rPr>
          <w:rStyle w:val="Odkaznakomentr"/>
        </w:rPr>
        <w:annotationRef/>
      </w:r>
      <w:r>
        <w:rPr>
          <w:sz w:val="20"/>
          <w:szCs w:val="20"/>
        </w:rPr>
        <w:t>Použi prosím slovenske slovo alebo frázu.</w:t>
      </w:r>
    </w:p>
  </w:comment>
  <w:comment w:id="44" w:author="Bc. Ing. Pavol Bielik" w:date="2026-04-21T14:37:00Z" w:initials="BIPB">
    <w:p w14:paraId="3A24DE17" w14:textId="77777777" w:rsidR="0067327F" w:rsidRDefault="0067327F" w:rsidP="0067327F">
      <w:r>
        <w:rPr>
          <w:rStyle w:val="Odkaznakomentr"/>
        </w:rPr>
        <w:annotationRef/>
      </w:r>
      <w:r>
        <w:rPr>
          <w:sz w:val="20"/>
          <w:szCs w:val="20"/>
        </w:rPr>
        <w:t>Mozeme sa na to odvolat nizsie, kde sme praeze pirpravovali prompty a seedy poomocou agentov a niecoho ako LLM judge cez niekolko iteracii. Uz to spominam viac krat, ale je dobre na to elegantne nadviazat ako to ma aj tento autor.</w:t>
      </w:r>
    </w:p>
  </w:comment>
  <w:comment w:id="48" w:author="Bc. Ing. Pavol Bielik" w:date="2026-04-21T14:39:00Z" w:initials="BIPB">
    <w:p w14:paraId="1D981B87" w14:textId="77777777" w:rsidR="0067327F" w:rsidRDefault="0067327F" w:rsidP="0067327F">
      <w:r>
        <w:rPr>
          <w:rStyle w:val="Odkaznakomentr"/>
        </w:rPr>
        <w:annotationRef/>
      </w:r>
      <w:r>
        <w:rPr>
          <w:sz w:val="20"/>
          <w:szCs w:val="20"/>
        </w:rPr>
        <w:t>Dopln tam, ze nasich texto a halvne technologickych priloha sa moze spominat Guardrail a potom G off a on, ale to nechám na teba v ktorej kapiotle to presne uviesť.</w:t>
      </w:r>
    </w:p>
  </w:comment>
  <w:comment w:id="49" w:author="Bc. Ing. Pavol Bielik" w:date="2026-04-21T14:39:00Z" w:initials="BIPB">
    <w:p w14:paraId="6F947BDE" w14:textId="77777777" w:rsidR="0067327F" w:rsidRDefault="0067327F" w:rsidP="0067327F">
      <w:r>
        <w:rPr>
          <w:rStyle w:val="Odkaznakomentr"/>
        </w:rPr>
        <w:annotationRef/>
      </w:r>
      <w:r>
        <w:rPr>
          <w:sz w:val="20"/>
          <w:szCs w:val="20"/>
        </w:rPr>
        <w:t>Slovenske nazvy prosim.</w:t>
      </w:r>
    </w:p>
  </w:comment>
  <w:comment w:id="50" w:author="Bc. Ing. Pavol Bielik" w:date="2026-04-21T14:40:00Z" w:initials="BIPB">
    <w:p w14:paraId="406B2E93" w14:textId="77777777" w:rsidR="0067327F" w:rsidRDefault="0067327F" w:rsidP="0067327F">
      <w:r>
        <w:rPr>
          <w:rStyle w:val="Odkaznakomentr"/>
        </w:rPr>
        <w:annotationRef/>
      </w:r>
      <w:r>
        <w:rPr>
          <w:sz w:val="20"/>
          <w:szCs w:val="20"/>
        </w:rPr>
        <w:t>Slovenkse nazvu prosim</w:t>
      </w:r>
    </w:p>
  </w:comment>
  <w:comment w:id="51" w:author="Bc. Ing. Pavol Bielik" w:date="2026-04-21T14:41:00Z" w:initials="BIPB">
    <w:p w14:paraId="75CE0172" w14:textId="77777777" w:rsidR="006030EF" w:rsidRDefault="006030EF" w:rsidP="006030EF">
      <w:r>
        <w:rPr>
          <w:rStyle w:val="Odkaznakomentr"/>
        </w:rPr>
        <w:annotationRef/>
      </w:r>
      <w:r>
        <w:rPr>
          <w:sz w:val="20"/>
          <w:szCs w:val="20"/>
        </w:rPr>
        <w:t>Toto by sme mali dať do samotnej prĺohy a odkazať sa na tu prílou tu e akde je to reveventne.</w:t>
      </w:r>
    </w:p>
  </w:comment>
  <w:comment w:id="55" w:author="Bc. Ing. Pavol Bielik" w:date="2026-04-21T14:41:00Z" w:initials="BIPB">
    <w:p w14:paraId="697ECAB5" w14:textId="77777777" w:rsidR="006030EF" w:rsidRDefault="006030EF" w:rsidP="006030EF">
      <w:r>
        <w:rPr>
          <w:rStyle w:val="Odkaznakomentr"/>
        </w:rPr>
        <w:annotationRef/>
      </w:r>
      <w:r>
        <w:rPr>
          <w:sz w:val="20"/>
          <w:szCs w:val="20"/>
        </w:rPr>
        <w:t>Slovensku verziu prosim.</w:t>
      </w:r>
    </w:p>
  </w:comment>
  <w:comment w:id="70" w:author="Bc. Ing. Pavol Bielik" w:date="2026-04-21T15:23:00Z" w:initials="BIPB">
    <w:p w14:paraId="1D4AB099" w14:textId="77777777" w:rsidR="0090049B" w:rsidRDefault="0090049B" w:rsidP="0090049B">
      <w:r>
        <w:rPr>
          <w:rStyle w:val="Odkaznakomentr"/>
        </w:rPr>
        <w:annotationRef/>
      </w:r>
      <w:r>
        <w:rPr>
          <w:sz w:val="20"/>
          <w:szCs w:val="20"/>
        </w:rPr>
        <w:t>nahradiť frázou prepisov rozhovorov</w:t>
      </w:r>
    </w:p>
  </w:comment>
  <w:comment w:id="71" w:author="Bc. Ing. Pavol Bielik" w:date="2026-04-21T15:24:00Z" w:initials="BIPB">
    <w:p w14:paraId="4493D23C" w14:textId="77777777" w:rsidR="0090049B" w:rsidRDefault="0090049B" w:rsidP="0090049B">
      <w:r>
        <w:rPr>
          <w:rStyle w:val="Odkaznakomentr"/>
        </w:rPr>
        <w:annotationRef/>
      </w:r>
      <w:r>
        <w:rPr>
          <w:sz w:val="20"/>
          <w:szCs w:val="20"/>
        </w:rPr>
        <w:t>propsoím slovensku veriu slova.</w:t>
      </w:r>
    </w:p>
  </w:comment>
  <w:comment w:id="81" w:author="Bc. Ing. Pavol Bielik" w:date="2026-04-21T15:26:00Z" w:initials="BIPB">
    <w:p w14:paraId="67BD0B5B" w14:textId="77777777" w:rsidR="0090049B" w:rsidRDefault="0090049B" w:rsidP="0090049B">
      <w:r>
        <w:rPr>
          <w:rStyle w:val="Odkaznakomentr"/>
        </w:rPr>
        <w:annotationRef/>
      </w:r>
      <w:r>
        <w:rPr>
          <w:sz w:val="20"/>
          <w:szCs w:val="20"/>
        </w:rPr>
        <w:t>Viac popísať čo je ten blokovací faktor.</w:t>
      </w:r>
    </w:p>
  </w:comment>
  <w:comment w:id="86" w:author="Bc. Ing. Pavol Bielik" w:date="2026-04-21T15:28:00Z" w:initials="BIPB">
    <w:p w14:paraId="5DD730F0" w14:textId="77777777" w:rsidR="0090049B" w:rsidRDefault="0090049B" w:rsidP="0090049B">
      <w:r>
        <w:rPr>
          <w:rStyle w:val="Odkaznakomentr"/>
        </w:rPr>
        <w:annotationRef/>
      </w:r>
      <w:r>
        <w:rPr>
          <w:sz w:val="20"/>
          <w:szCs w:val="20"/>
        </w:rPr>
        <w:t>uviesť prosím aj slovenské labely, ktoré by sa mali aj vo výsledkoch a tabulkacha grafoch pozuivat. Niekde ten mapping tyhc labelbo srpavit, nie je vhodne mat potom neskor tieto raw popisy.</w:t>
      </w:r>
    </w:p>
  </w:comment>
  <w:comment w:id="89" w:author="Bc. Ing. Pavol Bielik" w:date="2026-04-21T15:31:00Z" w:initials="BIPB">
    <w:p w14:paraId="7C029010" w14:textId="77777777" w:rsidR="00F12DE9" w:rsidRDefault="00F12DE9" w:rsidP="00F12DE9">
      <w:r>
        <w:rPr>
          <w:rStyle w:val="Odkaznakomentr"/>
        </w:rPr>
        <w:annotationRef/>
      </w:r>
      <w:r>
        <w:rPr>
          <w:sz w:val="20"/>
          <w:szCs w:val="20"/>
        </w:rPr>
        <w:t xml:space="preserve">Ako ppíšem treba amť aj slovenské nazvy a labely, ktor pouzivame halvne v rpaci. </w:t>
      </w:r>
    </w:p>
  </w:comment>
  <w:comment w:id="107" w:author="Bc. Ing. Pavol Bielik" w:date="2026-04-21T15:33:00Z" w:initials="BIPB">
    <w:p w14:paraId="7AA5DF28" w14:textId="77777777" w:rsidR="00F12DE9" w:rsidRDefault="00F12DE9" w:rsidP="00F12DE9">
      <w:r>
        <w:rPr>
          <w:rStyle w:val="Odkaznakomentr"/>
        </w:rPr>
        <w:annotationRef/>
      </w:r>
      <w:r>
        <w:rPr>
          <w:sz w:val="20"/>
          <w:szCs w:val="20"/>
        </w:rPr>
        <w:t>treba pso slvoensky t  amž napísane.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A6DCAF" w15:done="0"/>
  <w15:commentEx w15:paraId="2BA92979" w15:done="0"/>
  <w15:commentEx w15:paraId="67C58FBF" w15:done="0"/>
  <w15:commentEx w15:paraId="75368B5C" w15:done="0"/>
  <w15:commentEx w15:paraId="49623E80" w15:done="0"/>
  <w15:commentEx w15:paraId="221BA269" w15:done="0"/>
  <w15:commentEx w15:paraId="5F1198DE" w15:done="0"/>
  <w15:commentEx w15:paraId="20197B52" w15:done="0"/>
  <w15:commentEx w15:paraId="649D1921" w15:done="0"/>
  <w15:commentEx w15:paraId="067A3A6B" w15:done="0"/>
  <w15:commentEx w15:paraId="17D3ED1A" w15:done="0"/>
  <w15:commentEx w15:paraId="58B6FBB2" w15:done="0"/>
  <w15:commentEx w15:paraId="3A24DE17" w15:done="0"/>
  <w15:commentEx w15:paraId="1D981B87" w15:done="0"/>
  <w15:commentEx w15:paraId="6F947BDE" w15:done="0"/>
  <w15:commentEx w15:paraId="406B2E93" w15:done="0"/>
  <w15:commentEx w15:paraId="75CE0172" w15:done="0"/>
  <w15:commentEx w15:paraId="697ECAB5" w15:done="0"/>
  <w15:commentEx w15:paraId="1D4AB099" w15:done="0"/>
  <w15:commentEx w15:paraId="4493D23C" w15:done="0"/>
  <w15:commentEx w15:paraId="67BD0B5B" w15:done="0"/>
  <w15:commentEx w15:paraId="5DD730F0" w15:done="0"/>
  <w15:commentEx w15:paraId="7C029010" w15:done="0"/>
  <w15:commentEx w15:paraId="7AA5D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724B2" w16cex:dateUtc="2026-04-21T12:10:00Z"/>
  <w16cex:commentExtensible w16cex:durableId="6761F9B8" w16cex:dateUtc="2026-04-21T12:12:00Z"/>
  <w16cex:commentExtensible w16cex:durableId="3A1D7424" w16cex:dateUtc="2026-04-21T12:16:00Z"/>
  <w16cex:commentExtensible w16cex:durableId="47DDC028" w16cex:dateUtc="2026-04-21T12:17:00Z"/>
  <w16cex:commentExtensible w16cex:durableId="7606A593" w16cex:dateUtc="2026-04-21T12:19:00Z"/>
  <w16cex:commentExtensible w16cex:durableId="0C70C8EE" w16cex:dateUtc="2026-04-21T12:19:00Z"/>
  <w16cex:commentExtensible w16cex:durableId="558DEF6D" w16cex:dateUtc="2026-04-21T12:23:00Z"/>
  <w16cex:commentExtensible w16cex:durableId="37DF43BF" w16cex:dateUtc="2026-04-21T12:25:00Z"/>
  <w16cex:commentExtensible w16cex:durableId="445F98EB" w16cex:dateUtc="2026-04-21T12:30:00Z"/>
  <w16cex:commentExtensible w16cex:durableId="5F9CC415" w16cex:dateUtc="2026-04-21T12:32:00Z"/>
  <w16cex:commentExtensible w16cex:durableId="16C9CE49" w16cex:dateUtc="2026-04-21T12:33:00Z"/>
  <w16cex:commentExtensible w16cex:durableId="32314E6B" w16cex:dateUtc="2026-04-21T12:35:00Z"/>
  <w16cex:commentExtensible w16cex:durableId="2895A06C" w16cex:dateUtc="2026-04-21T12:37:00Z"/>
  <w16cex:commentExtensible w16cex:durableId="42E898BE" w16cex:dateUtc="2026-04-21T12:39:00Z"/>
  <w16cex:commentExtensible w16cex:durableId="76BF86E7" w16cex:dateUtc="2026-04-21T12:39:00Z"/>
  <w16cex:commentExtensible w16cex:durableId="3BAF35B4" w16cex:dateUtc="2026-04-21T12:40:00Z"/>
  <w16cex:commentExtensible w16cex:durableId="70EBC3B5" w16cex:dateUtc="2026-04-21T12:41:00Z"/>
  <w16cex:commentExtensible w16cex:durableId="042A1DE0" w16cex:dateUtc="2026-04-21T12:41:00Z"/>
  <w16cex:commentExtensible w16cex:durableId="5DE58C2E" w16cex:dateUtc="2026-04-21T13:23:00Z"/>
  <w16cex:commentExtensible w16cex:durableId="1F5A555D" w16cex:dateUtc="2026-04-21T13:24:00Z"/>
  <w16cex:commentExtensible w16cex:durableId="4A0D1D49" w16cex:dateUtc="2026-04-21T13:26:00Z"/>
  <w16cex:commentExtensible w16cex:durableId="5004EB7F" w16cex:dateUtc="2026-04-21T13:28:00Z"/>
  <w16cex:commentExtensible w16cex:durableId="14BAC30A" w16cex:dateUtc="2026-04-21T13:31:00Z"/>
  <w16cex:commentExtensible w16cex:durableId="660F83B0" w16cex:dateUtc="2026-04-2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A6DCAF" w16cid:durableId="1CD724B2"/>
  <w16cid:commentId w16cid:paraId="2BA92979" w16cid:durableId="6761F9B8"/>
  <w16cid:commentId w16cid:paraId="67C58FBF" w16cid:durableId="3A1D7424"/>
  <w16cid:commentId w16cid:paraId="75368B5C" w16cid:durableId="47DDC028"/>
  <w16cid:commentId w16cid:paraId="49623E80" w16cid:durableId="7606A593"/>
  <w16cid:commentId w16cid:paraId="221BA269" w16cid:durableId="0C70C8EE"/>
  <w16cid:commentId w16cid:paraId="5F1198DE" w16cid:durableId="558DEF6D"/>
  <w16cid:commentId w16cid:paraId="20197B52" w16cid:durableId="37DF43BF"/>
  <w16cid:commentId w16cid:paraId="649D1921" w16cid:durableId="445F98EB"/>
  <w16cid:commentId w16cid:paraId="067A3A6B" w16cid:durableId="5F9CC415"/>
  <w16cid:commentId w16cid:paraId="17D3ED1A" w16cid:durableId="16C9CE49"/>
  <w16cid:commentId w16cid:paraId="58B6FBB2" w16cid:durableId="32314E6B"/>
  <w16cid:commentId w16cid:paraId="3A24DE17" w16cid:durableId="2895A06C"/>
  <w16cid:commentId w16cid:paraId="1D981B87" w16cid:durableId="42E898BE"/>
  <w16cid:commentId w16cid:paraId="6F947BDE" w16cid:durableId="76BF86E7"/>
  <w16cid:commentId w16cid:paraId="406B2E93" w16cid:durableId="3BAF35B4"/>
  <w16cid:commentId w16cid:paraId="75CE0172" w16cid:durableId="70EBC3B5"/>
  <w16cid:commentId w16cid:paraId="697ECAB5" w16cid:durableId="042A1DE0"/>
  <w16cid:commentId w16cid:paraId="1D4AB099" w16cid:durableId="5DE58C2E"/>
  <w16cid:commentId w16cid:paraId="4493D23C" w16cid:durableId="1F5A555D"/>
  <w16cid:commentId w16cid:paraId="67BD0B5B" w16cid:durableId="4A0D1D49"/>
  <w16cid:commentId w16cid:paraId="5DD730F0" w16cid:durableId="5004EB7F"/>
  <w16cid:commentId w16cid:paraId="7C029010" w16cid:durableId="14BAC30A"/>
  <w16cid:commentId w16cid:paraId="7AA5DF28" w16cid:durableId="660F83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D29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5CC5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7A70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6911579">
    <w:abstractNumId w:val="0"/>
  </w:num>
  <w:num w:numId="2" w16cid:durableId="552934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2336959">
    <w:abstractNumId w:val="1"/>
  </w:num>
  <w:num w:numId="4" w16cid:durableId="1946845091">
    <w:abstractNumId w:val="1"/>
  </w:num>
  <w:num w:numId="5" w16cid:durableId="1545019552">
    <w:abstractNumId w:val="1"/>
  </w:num>
  <w:num w:numId="6" w16cid:durableId="152381140">
    <w:abstractNumId w:val="1"/>
  </w:num>
  <w:num w:numId="7" w16cid:durableId="785201144">
    <w:abstractNumId w:val="1"/>
  </w:num>
  <w:num w:numId="8" w16cid:durableId="1057631279">
    <w:abstractNumId w:val="1"/>
  </w:num>
  <w:num w:numId="9" w16cid:durableId="1946617566">
    <w:abstractNumId w:val="1"/>
  </w:num>
  <w:num w:numId="10" w16cid:durableId="65347604">
    <w:abstractNumId w:val="1"/>
  </w:num>
  <w:num w:numId="11" w16cid:durableId="21051054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c. Ing. Pavol Bielik">
    <w15:presenceInfo w15:providerId="AD" w15:userId="S::xbielikp1@paneurouni.com::04663f65-9d70-440a-9e9e-66a6bcef0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67"/>
    <w:rsid w:val="00113CB3"/>
    <w:rsid w:val="00225639"/>
    <w:rsid w:val="006030EF"/>
    <w:rsid w:val="0067327F"/>
    <w:rsid w:val="007F25DD"/>
    <w:rsid w:val="00871044"/>
    <w:rsid w:val="0090049B"/>
    <w:rsid w:val="00E27D67"/>
    <w:rsid w:val="00F12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1041A8"/>
  <w15:docId w15:val="{17475A9F-3A20-614A-933D-034DECB3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k-SK"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style>
  <w:style w:type="paragraph" w:styleId="Nadpis1">
    <w:name w:val="heading 1"/>
    <w:basedOn w:val="Normlny"/>
    <w:next w:val="Zkladntext"/>
    <w:link w:val="Nadpis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Zkladntext"/>
    <w:link w:val="Nadpis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Zkladntext"/>
    <w:link w:val="Nadpis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Zkladntext"/>
    <w:link w:val="Nadpis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Zkladntext"/>
    <w:link w:val="Nadpis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Zkladntext"/>
    <w:link w:val="Nadpis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Zkladntext"/>
    <w:link w:val="Nadpis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Zkladntext"/>
    <w:link w:val="Nadpis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Zkladntext"/>
    <w:link w:val="Nadpis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Zkladntext">
    <w:name w:val="Body Text"/>
    <w:basedOn w:val="Normlny"/>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ov">
    <w:name w:val="Title"/>
    <w:basedOn w:val="Normlny"/>
    <w:next w:val="Zkladntext"/>
    <w:link w:val="Nzov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A10FD9"/>
    <w:rPr>
      <w:rFonts w:asciiTheme="majorHAnsi" w:eastAsiaTheme="majorEastAsia" w:hAnsiTheme="majorHAnsi" w:cstheme="majorBidi"/>
      <w:sz w:val="56"/>
      <w:szCs w:val="56"/>
    </w:rPr>
  </w:style>
  <w:style w:type="paragraph" w:styleId="Podtitul">
    <w:name w:val="Subtitle"/>
    <w:basedOn w:val="Nzov"/>
    <w:next w:val="Zkladntext"/>
    <w:link w:val="PodtitulChar"/>
    <w:uiPriority w:val="11"/>
    <w:qFormat/>
    <w:rsid w:val="00A10FD9"/>
    <w:pPr>
      <w:numPr>
        <w:ilvl w:val="1"/>
      </w:numPr>
    </w:pPr>
    <w:rPr>
      <w:spacing w:val="15"/>
      <w:sz w:val="28"/>
      <w:szCs w:val="28"/>
    </w:rPr>
  </w:style>
  <w:style w:type="character" w:customStyle="1" w:styleId="PodtitulChar">
    <w:name w:val="Podtitul Char"/>
    <w:basedOn w:val="Predvolenpsmoodseku"/>
    <w:link w:val="Podtitu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zov"/>
    <w:next w:val="Zkladntext"/>
    <w:qFormat/>
    <w:pPr>
      <w:keepNext/>
      <w:keepLines/>
    </w:pPr>
    <w:rPr>
      <w:sz w:val="24"/>
      <w:szCs w:val="24"/>
    </w:rPr>
  </w:style>
  <w:style w:type="paragraph" w:styleId="Dtum">
    <w:name w:val="Date"/>
    <w:basedOn w:val="Nzov"/>
    <w:next w:val="Zkladntext"/>
    <w:qFormat/>
    <w:pPr>
      <w:keepNext/>
      <w:keepLines/>
    </w:pPr>
    <w:rPr>
      <w:sz w:val="24"/>
      <w:szCs w:val="24"/>
    </w:rPr>
  </w:style>
  <w:style w:type="paragraph" w:customStyle="1" w:styleId="AbstractTitle">
    <w:name w:val="Abstract Title"/>
    <w:basedOn w:val="Normlny"/>
    <w:next w:val="Abstract"/>
    <w:qFormat/>
    <w:pPr>
      <w:keepNext/>
      <w:keepLines/>
      <w:spacing w:before="300" w:after="0"/>
      <w:jc w:val="center"/>
    </w:pPr>
    <w:rPr>
      <w:b/>
      <w:sz w:val="20"/>
      <w:szCs w:val="20"/>
    </w:rPr>
  </w:style>
  <w:style w:type="paragraph" w:customStyle="1" w:styleId="Abstract">
    <w:name w:val="Abstract"/>
    <w:basedOn w:val="Normlny"/>
    <w:next w:val="Zkladntext"/>
    <w:qFormat/>
    <w:pPr>
      <w:keepNext/>
      <w:keepLines/>
      <w:spacing w:before="100" w:after="300"/>
    </w:pPr>
    <w:rPr>
      <w:sz w:val="20"/>
      <w:szCs w:val="20"/>
    </w:rPr>
  </w:style>
  <w:style w:type="paragraph" w:styleId="Bibliografia">
    <w:name w:val="Bibliography"/>
    <w:basedOn w:val="Normlny"/>
    <w:qFormat/>
  </w:style>
  <w:style w:type="character" w:customStyle="1" w:styleId="Nadpis1Char">
    <w:name w:val="Nadpis 1 Char"/>
    <w:basedOn w:val="Predvolenpsmoodseku"/>
    <w:link w:val="Nadpis1"/>
    <w:uiPriority w:val="9"/>
    <w:rsid w:val="00A10FD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A10FD9"/>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A10FD9"/>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A10FD9"/>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A10FD9"/>
    <w:rPr>
      <w:rFonts w:eastAsiaTheme="majorEastAsia" w:cstheme="majorBidi"/>
      <w:color w:val="272727" w:themeColor="text1" w:themeTint="D8"/>
    </w:rPr>
  </w:style>
  <w:style w:type="paragraph" w:styleId="Oznaitext">
    <w:name w:val="Block Text"/>
    <w:basedOn w:val="Zkladntext"/>
    <w:next w:val="Zkladntext"/>
    <w:uiPriority w:val="9"/>
    <w:unhideWhenUsed/>
    <w:qFormat/>
    <w:pPr>
      <w:spacing w:before="100" w:after="100"/>
      <w:ind w:left="480" w:right="480"/>
    </w:pPr>
  </w:style>
  <w:style w:type="paragraph" w:styleId="Textpoznmkypodiarou">
    <w:name w:val="footnote text"/>
    <w:basedOn w:val="Normlny"/>
    <w:uiPriority w:val="9"/>
    <w:unhideWhenUsed/>
    <w:qFormat/>
  </w:style>
  <w:style w:type="paragraph" w:customStyle="1" w:styleId="FootnoteBlockText">
    <w:name w:val="Footnote Block Text"/>
    <w:basedOn w:val="Textpoznmkypodiarou"/>
    <w:next w:val="Textpoznmkypodi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lny"/>
    <w:next w:val="Definition"/>
    <w:pPr>
      <w:keepNext/>
      <w:keepLines/>
      <w:spacing w:after="0"/>
    </w:pPr>
    <w:rPr>
      <w:b/>
    </w:rPr>
  </w:style>
  <w:style w:type="paragraph" w:customStyle="1" w:styleId="Definition">
    <w:name w:val="Definition"/>
    <w:basedOn w:val="Normlny"/>
  </w:style>
  <w:style w:type="paragraph" w:styleId="Popis">
    <w:name w:val="caption"/>
    <w:basedOn w:val="Normlny"/>
    <w:link w:val="PopisChar"/>
    <w:pPr>
      <w:spacing w:after="120"/>
    </w:pPr>
    <w:rPr>
      <w:i/>
    </w:rPr>
  </w:style>
  <w:style w:type="paragraph" w:customStyle="1" w:styleId="TableCaption">
    <w:name w:val="Table Caption"/>
    <w:basedOn w:val="Popis"/>
    <w:pPr>
      <w:keepNext/>
    </w:pPr>
  </w:style>
  <w:style w:type="paragraph" w:customStyle="1" w:styleId="ImageCaption">
    <w:name w:val="Image Caption"/>
    <w:basedOn w:val="Popis"/>
  </w:style>
  <w:style w:type="paragraph" w:customStyle="1" w:styleId="Figure">
    <w:name w:val="Figure"/>
    <w:basedOn w:val="Normlny"/>
  </w:style>
  <w:style w:type="paragraph" w:customStyle="1" w:styleId="CaptionedFigure">
    <w:name w:val="Captioned Figure"/>
    <w:basedOn w:val="Figure"/>
    <w:pPr>
      <w:keepNext/>
    </w:pPr>
  </w:style>
  <w:style w:type="character" w:customStyle="1" w:styleId="PopisChar">
    <w:name w:val="Popis Char"/>
    <w:basedOn w:val="Predvolenpsmoodseku"/>
    <w:link w:val="Popis"/>
  </w:style>
  <w:style w:type="character" w:customStyle="1" w:styleId="VerbatimChar">
    <w:name w:val="Verbatim Char"/>
    <w:basedOn w:val="PopisChar"/>
    <w:link w:val="SourceCode"/>
    <w:rPr>
      <w:rFonts w:ascii="Consolas" w:hAnsi="Consolas"/>
      <w:sz w:val="22"/>
    </w:rPr>
  </w:style>
  <w:style w:type="character" w:customStyle="1" w:styleId="SectionNumber">
    <w:name w:val="Section Number"/>
    <w:basedOn w:val="PopisChar"/>
  </w:style>
  <w:style w:type="character" w:styleId="Odkaznapoznmkupodiarou">
    <w:name w:val="footnote reference"/>
    <w:basedOn w:val="PopisChar"/>
    <w:rPr>
      <w:vertAlign w:val="superscript"/>
    </w:rPr>
  </w:style>
  <w:style w:type="character" w:styleId="Hypertextovprepojenie">
    <w:name w:val="Hyperlink"/>
    <w:basedOn w:val="PopisChar"/>
    <w:rPr>
      <w:color w:val="156082" w:themeColor="accent1"/>
    </w:rPr>
  </w:style>
  <w:style w:type="paragraph" w:styleId="Hlavika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zia">
    <w:name w:val="Revision"/>
    <w:hidden/>
    <w:rsid w:val="00225639"/>
    <w:pPr>
      <w:spacing w:after="0"/>
    </w:pPr>
  </w:style>
  <w:style w:type="character" w:styleId="Odkaznakomentr">
    <w:name w:val="annotation reference"/>
    <w:basedOn w:val="Predvolenpsmoodseku"/>
    <w:rsid w:val="007F25DD"/>
    <w:rPr>
      <w:sz w:val="16"/>
      <w:szCs w:val="16"/>
    </w:rPr>
  </w:style>
  <w:style w:type="paragraph" w:styleId="Textkomentra">
    <w:name w:val="annotation text"/>
    <w:basedOn w:val="Normlny"/>
    <w:link w:val="TextkomentraChar"/>
    <w:rsid w:val="007F25DD"/>
    <w:rPr>
      <w:sz w:val="20"/>
      <w:szCs w:val="20"/>
    </w:rPr>
  </w:style>
  <w:style w:type="character" w:customStyle="1" w:styleId="TextkomentraChar">
    <w:name w:val="Text komentára Char"/>
    <w:basedOn w:val="Predvolenpsmoodseku"/>
    <w:link w:val="Textkomentra"/>
    <w:rsid w:val="007F25DD"/>
    <w:rPr>
      <w:sz w:val="20"/>
      <w:szCs w:val="20"/>
    </w:rPr>
  </w:style>
  <w:style w:type="paragraph" w:styleId="Predmetkomentra">
    <w:name w:val="annotation subject"/>
    <w:basedOn w:val="Textkomentra"/>
    <w:next w:val="Textkomentra"/>
    <w:link w:val="PredmetkomentraChar"/>
    <w:rsid w:val="007F25DD"/>
    <w:rPr>
      <w:b/>
      <w:bCs/>
    </w:rPr>
  </w:style>
  <w:style w:type="character" w:customStyle="1" w:styleId="PredmetkomentraChar">
    <w:name w:val="Predmet komentára Char"/>
    <w:basedOn w:val="TextkomentraChar"/>
    <w:link w:val="Predmetkomentra"/>
    <w:rsid w:val="007F25DD"/>
    <w:rPr>
      <w:b/>
      <w:bCs/>
      <w:sz w:val="20"/>
      <w:szCs w:val="20"/>
    </w:rPr>
  </w:style>
  <w:style w:type="character" w:styleId="Nevyrieenzmienka">
    <w:name w:val="Unresolved Mention"/>
    <w:basedOn w:val="Predvolenpsmoodseku"/>
    <w:uiPriority w:val="99"/>
    <w:semiHidden/>
    <w:unhideWhenUsed/>
    <w:rsid w:val="00871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av.sk/journals/uploads/1006180404%20sn3_2016%20-%20miskovska-budzelova-jerotijevic.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4103/ipj.ipj_377_24" TargetMode="External"/><Relationship Id="rId26" Type="http://schemas.openxmlformats.org/officeDocument/2006/relationships/hyperlink" Target="https://doi.org/10.1016/j.ijchp.2014.12.001" TargetMode="External"/><Relationship Id="rId39" Type="http://schemas.openxmlformats.org/officeDocument/2006/relationships/hyperlink" Target="https://doi.org/10.1002/wps.20771" TargetMode="External"/><Relationship Id="rId21" Type="http://schemas.openxmlformats.org/officeDocument/2006/relationships/hyperlink" Target="https://doi.org/10.1111/bjop.12577" TargetMode="External"/><Relationship Id="rId34" Type="http://schemas.openxmlformats.org/officeDocument/2006/relationships/hyperlink" Target="https://doi.org/10.18653/v1/2025.findings-acl.1332" TargetMode="External"/><Relationship Id="rId42" Type="http://schemas.openxmlformats.org/officeDocument/2006/relationships/hyperlink" Target="https://www.ncbi.nlm.nih.gov/pmc/articles/PMC3900052" TargetMode="External"/><Relationship Id="rId47" Type="http://schemas.openxmlformats.org/officeDocument/2006/relationships/hyperlink" Target="https://doi.org/10.3389/feduc.2022.840258" TargetMode="External"/><Relationship Id="rId50" Type="http://schemas.openxmlformats.org/officeDocument/2006/relationships/hyperlink" Target="https://doi.org/10.1080/13284207.2021.1923125" TargetMode="External"/><Relationship Id="rId55" Type="http://schemas.openxmlformats.org/officeDocument/2006/relationships/hyperlink" Target="https://doi.org/10.18653/v1/2024.emnlp-main.711"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46/j.1365-2648.2000.t01-1-01567.x" TargetMode="External"/><Relationship Id="rId11" Type="http://schemas.openxmlformats.org/officeDocument/2006/relationships/image" Target="media/image3.png"/><Relationship Id="rId24" Type="http://schemas.openxmlformats.org/officeDocument/2006/relationships/hyperlink" Target="https://doi.org/10.3390/nursrep14020107" TargetMode="External"/><Relationship Id="rId32" Type="http://schemas.openxmlformats.org/officeDocument/2006/relationships/hyperlink" Target="https://doi.org/10.3389/frvir.2022.827312" TargetMode="External"/><Relationship Id="rId37" Type="http://schemas.openxmlformats.org/officeDocument/2006/relationships/hyperlink" Target="https://doi.org/10.18653/v1/2025.findings-acl.118" TargetMode="External"/><Relationship Id="rId40" Type="http://schemas.openxmlformats.org/officeDocument/2006/relationships/hyperlink" Target="https://doi.org/10.5817/TF2016-7-90" TargetMode="External"/><Relationship Id="rId45" Type="http://schemas.openxmlformats.org/officeDocument/2006/relationships/hyperlink" Target="https://doi.org/10.1038/s44277-024-00010-z" TargetMode="External"/><Relationship Id="rId53" Type="http://schemas.openxmlformats.org/officeDocument/2006/relationships/hyperlink" Target="https://doi.org/10.13060/23362391.2013.127.2.41" TargetMode="External"/><Relationship Id="rId58" Type="http://schemas.openxmlformats.org/officeDocument/2006/relationships/fontTable" Target="fontTable.xml"/><Relationship Id="rId5" Type="http://schemas.openxmlformats.org/officeDocument/2006/relationships/comments" Target="comments.xml"/><Relationship Id="rId19" Type="http://schemas.openxmlformats.org/officeDocument/2006/relationships/hyperlink" Target="https://doi.org/10.1038/s41746-025-01670-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3389/fpubh.2018.00149" TargetMode="External"/><Relationship Id="rId27" Type="http://schemas.openxmlformats.org/officeDocument/2006/relationships/hyperlink" Target="https://doi.org/10.1177/14757257221093490" TargetMode="External"/><Relationship Id="rId30" Type="http://schemas.openxmlformats.org/officeDocument/2006/relationships/hyperlink" Target="https://doi.org/10.1007/s10742-016-0145-9" TargetMode="External"/><Relationship Id="rId35" Type="http://schemas.openxmlformats.org/officeDocument/2006/relationships/hyperlink" Target="https://doi.org/10.2196/14676" TargetMode="External"/><Relationship Id="rId43" Type="http://schemas.openxmlformats.org/officeDocument/2006/relationships/hyperlink" Target="https://doi.org/10.1080/00050067.2025.2547800" TargetMode="External"/><Relationship Id="rId48" Type="http://schemas.openxmlformats.org/officeDocument/2006/relationships/hyperlink" Target="https://doi.org/10.2196/59823" TargetMode="External"/><Relationship Id="rId56" Type="http://schemas.openxmlformats.org/officeDocument/2006/relationships/hyperlink" Target="https://doi.org/10.1186/s41077-016-0035-9" TargetMode="External"/><Relationship Id="rId8" Type="http://schemas.microsoft.com/office/2018/08/relationships/commentsExtensible" Target="commentsExtensible.xml"/><Relationship Id="rId51" Type="http://schemas.openxmlformats.org/officeDocument/2006/relationships/hyperlink" Target="https://doi.org/10.1186/s12909-025-07668-9"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088/JCP.ot18043ah2" TargetMode="External"/><Relationship Id="rId33" Type="http://schemas.openxmlformats.org/officeDocument/2006/relationships/hyperlink" Target="https://doi.org/10.31887/DCNS.2008.10.3/shkennedy" TargetMode="External"/><Relationship Id="rId38" Type="http://schemas.openxmlformats.org/officeDocument/2006/relationships/hyperlink" Target="https://doi.org/10.48550/arXiv.2404.13066" TargetMode="External"/><Relationship Id="rId46" Type="http://schemas.openxmlformats.org/officeDocument/2006/relationships/hyperlink" Target="https://doi.org/10.1002/nur.20199" TargetMode="External"/><Relationship Id="rId59" Type="http://schemas.microsoft.com/office/2011/relationships/people" Target="people.xml"/><Relationship Id="rId20" Type="http://schemas.openxmlformats.org/officeDocument/2006/relationships/hyperlink" Target="https://doi.org/10.3389/feduc.2021.653269" TargetMode="External"/><Relationship Id="rId41" Type="http://schemas.openxmlformats.org/officeDocument/2006/relationships/hyperlink" Target="https://doi.org/10.1016/j.isci.2024.109713" TargetMode="External"/><Relationship Id="rId54" Type="http://schemas.openxmlformats.org/officeDocument/2006/relationships/hyperlink" Target="https://doi.org/10.1007/s11136-018-1829-0"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hyperlink" Target="https://doi.org/10.1186/s12909-024-06399-7" TargetMode="External"/><Relationship Id="rId28" Type="http://schemas.openxmlformats.org/officeDocument/2006/relationships/hyperlink" Target="https://doi.org/10.1159/000317532" TargetMode="External"/><Relationship Id="rId36" Type="http://schemas.openxmlformats.org/officeDocument/2006/relationships/hyperlink" Target="https://doi.org/10.1046/j.1525-1497.2001.016009606.x" TargetMode="External"/><Relationship Id="rId49" Type="http://schemas.openxmlformats.org/officeDocument/2006/relationships/hyperlink" Target="https://doi.org/10.5480/15-1640" TargetMode="External"/><Relationship Id="rId57" Type="http://schemas.openxmlformats.org/officeDocument/2006/relationships/hyperlink" Target="https://doi.org/10.1038/s43856-025-01283-x" TargetMode="External"/><Relationship Id="rId10" Type="http://schemas.openxmlformats.org/officeDocument/2006/relationships/image" Target="media/image2.png"/><Relationship Id="rId31" Type="http://schemas.openxmlformats.org/officeDocument/2006/relationships/hyperlink" Target="https://doi.org/10.1016/S0165-0327(14)70004-7" TargetMode="External"/><Relationship Id="rId44" Type="http://schemas.openxmlformats.org/officeDocument/2006/relationships/hyperlink" Target="https://doi.org/10.1002/sim.6546" TargetMode="External"/><Relationship Id="rId52" Type="http://schemas.openxmlformats.org/officeDocument/2006/relationships/hyperlink" Target="https://doi.org/10.1186/s40814-019-0493-7"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61</Pages>
  <Words>22645</Words>
  <Characters>129077</Characters>
  <Application>Microsoft Office Word</Application>
  <DocSecurity>0</DocSecurity>
  <Lines>1075</Lines>
  <Paragraphs>302</Paragraphs>
  <ScaleCrop>false</ScaleCrop>
  <Company/>
  <LinksUpToDate>false</LinksUpToDate>
  <CharactersWithSpaces>151420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Bc. Ing. Pavol Bielik</dc:creator>
  <cp:keywords/>
  <cp:lastModifiedBy>Bc. Ing. Pavol Bielik</cp:lastModifiedBy>
  <cp:revision>3</cp:revision>
  <dcterms:created xsi:type="dcterms:W3CDTF">2026-04-21T12:42:00Z</dcterms:created>
  <dcterms:modified xsi:type="dcterms:W3CDTF">2026-04-21T13:36:00Z</dcterms:modified>
  <dc:language>sk-SK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